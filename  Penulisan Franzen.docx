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9E32" w14:textId="4BEF3371" w:rsidR="00BE6C11" w:rsidRPr="00BB0106" w:rsidRDefault="00E527C9" w:rsidP="00715AF2">
      <w:pPr>
        <w:spacing w:line="240" w:lineRule="auto"/>
        <w:ind w:firstLine="0"/>
        <w:jc w:val="center"/>
        <w:rPr>
          <w:b/>
          <w:bCs/>
          <w:noProof/>
          <w:sz w:val="28"/>
          <w:szCs w:val="28"/>
          <w:lang w:val="id-ID"/>
          <w:rPrChange w:id="11" w:author="Andries Pandia" w:date="2025-08-26T08:27:00Z">
            <w:rPr>
              <w:b/>
              <w:bCs/>
              <w:sz w:val="28"/>
              <w:szCs w:val="28"/>
            </w:rPr>
          </w:rPrChange>
        </w:rPr>
      </w:pPr>
      <w:r w:rsidRPr="00BB0106">
        <w:rPr>
          <w:b/>
          <w:bCs/>
          <w:noProof/>
          <w:sz w:val="28"/>
          <w:szCs w:val="28"/>
          <w:lang w:val="id-ID"/>
          <w:rPrChange w:id="12" w:author="Andries Pandia" w:date="2025-08-26T08:27:00Z">
            <w:rPr>
              <w:b/>
              <w:bCs/>
              <w:sz w:val="28"/>
              <w:szCs w:val="28"/>
            </w:rPr>
          </w:rPrChange>
        </w:rPr>
        <w:t>UNIVERSITAS GUNADARMA</w:t>
      </w:r>
    </w:p>
    <w:p w14:paraId="479BB6CF" w14:textId="44485190" w:rsidR="00BE6C11" w:rsidRPr="00BB0106" w:rsidRDefault="00715AF2" w:rsidP="00715AF2">
      <w:pPr>
        <w:spacing w:line="240" w:lineRule="auto"/>
        <w:ind w:firstLine="0"/>
        <w:jc w:val="center"/>
        <w:rPr>
          <w:b/>
          <w:bCs/>
          <w:noProof/>
          <w:kern w:val="2"/>
          <w:lang w:val="id-ID"/>
          <w14:ligatures w14:val="standardContextual"/>
          <w:rPrChange w:id="13" w:author="Andries Pandia" w:date="2025-08-26T08:27:00Z">
            <w:rPr>
              <w:b/>
              <w:bCs/>
              <w:sz w:val="28"/>
              <w:szCs w:val="28"/>
            </w:rPr>
          </w:rPrChange>
        </w:rPr>
      </w:pPr>
      <w:r w:rsidRPr="00BB0106">
        <w:rPr>
          <w:b/>
          <w:bCs/>
          <w:noProof/>
          <w:lang w:val="id-ID"/>
          <w:rPrChange w:id="14" w:author="Andries Pandia" w:date="2025-08-26T08:27:00Z">
            <w:rPr>
              <w:b/>
              <w:bCs/>
            </w:rPr>
          </w:rPrChange>
        </w:rPr>
        <w:t xml:space="preserve">Fakultas Ilmu Komputer </w:t>
      </w:r>
      <w:del w:id="15" w:author="Andries Pandia" w:date="2025-08-21T14:15:00Z">
        <w:r w:rsidR="00CE4C16" w:rsidRPr="00BB0106" w:rsidDel="00CE4C16">
          <w:rPr>
            <w:b/>
            <w:bCs/>
            <w:noProof/>
            <w:lang w:val="id-ID"/>
            <w:rPrChange w:id="16" w:author="Andries Pandia" w:date="2025-08-26T08:27:00Z">
              <w:rPr>
                <w:b/>
                <w:bCs/>
              </w:rPr>
            </w:rPrChange>
          </w:rPr>
          <w:delText xml:space="preserve">Dan </w:delText>
        </w:r>
      </w:del>
      <w:r w:rsidRPr="00BB0106">
        <w:rPr>
          <w:b/>
          <w:bCs/>
          <w:lang w:val="en-ID"/>
          <w:rPrChange w:id="17" w:author="Andries Pandia" w:date="2025-08-26T08:27:00Z">
            <w:rPr>
              <w:b/>
              <w:bCs/>
              <w:lang w:val="en-US"/>
            </w:rPr>
          </w:rPrChange>
        </w:rPr>
        <w:t>dan</w:t>
      </w:r>
      <w:ins w:id="18" w:author="Andries Pandia" w:date="2025-08-21T14:15:00Z">
        <w:r w:rsidRPr="00BB0106">
          <w:rPr>
            <w:b/>
            <w:bCs/>
          </w:rPr>
          <w:t xml:space="preserve"> </w:t>
        </w:r>
      </w:ins>
      <w:proofErr w:type="spellStart"/>
      <w:r w:rsidRPr="00BB0106">
        <w:rPr>
          <w:b/>
          <w:bCs/>
        </w:rPr>
        <w:t>Teknologi</w:t>
      </w:r>
      <w:proofErr w:type="spellEnd"/>
      <w:r w:rsidRPr="00BB0106">
        <w:rPr>
          <w:b/>
          <w:bCs/>
        </w:rPr>
        <w:t xml:space="preserve"> </w:t>
      </w:r>
      <w:proofErr w:type="spellStart"/>
      <w:r w:rsidRPr="00BB0106">
        <w:rPr>
          <w:b/>
          <w:bCs/>
        </w:rPr>
        <w:t>Informasi</w:t>
      </w:r>
      <w:proofErr w:type="spellEnd"/>
    </w:p>
    <w:p w14:paraId="343B0A59" w14:textId="77777777" w:rsidR="00867577" w:rsidRPr="00BB0106" w:rsidRDefault="00867577">
      <w:pPr>
        <w:spacing w:line="240" w:lineRule="auto"/>
        <w:ind w:firstLine="0"/>
        <w:jc w:val="center"/>
        <w:rPr>
          <w:noProof/>
          <w:bdr w:val="none" w:sz="0" w:space="0" w:color="auto" w:frame="1"/>
          <w:lang w:val="id-ID"/>
          <w:rPrChange w:id="19" w:author="Andries Pandia" w:date="2025-08-26T08:27:00Z">
            <w:rPr>
              <w:bdr w:val="none" w:sz="0" w:space="0" w:color="auto" w:frame="1"/>
            </w:rPr>
          </w:rPrChange>
        </w:rPr>
        <w:pPrChange w:id="20" w:author="Andries Pandia" w:date="2025-08-25T19:27:00Z">
          <w:pPr/>
        </w:pPrChange>
      </w:pPr>
    </w:p>
    <w:p w14:paraId="47F1EC5B" w14:textId="77777777" w:rsidR="00BE7416" w:rsidRPr="00BB0106" w:rsidRDefault="00BE7416" w:rsidP="00715AF2">
      <w:pPr>
        <w:spacing w:line="240" w:lineRule="auto"/>
        <w:ind w:firstLine="0"/>
        <w:jc w:val="center"/>
        <w:rPr>
          <w:noProof/>
          <w:bdr w:val="none" w:sz="0" w:space="0" w:color="auto" w:frame="1"/>
          <w:lang w:val="id-ID"/>
          <w:rPrChange w:id="21" w:author="Andries Pandia" w:date="2025-08-26T08:27:00Z">
            <w:rPr>
              <w:bdr w:val="none" w:sz="0" w:space="0" w:color="auto" w:frame="1"/>
              <w:lang w:val="en-US"/>
            </w:rPr>
          </w:rPrChange>
        </w:rPr>
      </w:pPr>
    </w:p>
    <w:p w14:paraId="13E8C87F" w14:textId="77777777" w:rsidR="00715AF2" w:rsidRPr="00BB0106" w:rsidRDefault="00715AF2">
      <w:pPr>
        <w:spacing w:line="240" w:lineRule="auto"/>
        <w:ind w:firstLine="0"/>
        <w:jc w:val="center"/>
        <w:rPr>
          <w:noProof/>
          <w:bdr w:val="none" w:sz="0" w:space="0" w:color="auto" w:frame="1"/>
          <w:lang w:val="id-ID"/>
          <w:rPrChange w:id="22" w:author="Andries Pandia" w:date="2025-08-26T08:27:00Z">
            <w:rPr>
              <w:bdr w:val="none" w:sz="0" w:space="0" w:color="auto" w:frame="1"/>
              <w:lang w:val="en-US"/>
            </w:rPr>
          </w:rPrChange>
        </w:rPr>
        <w:pPrChange w:id="23" w:author="Andries Pandia" w:date="2025-08-25T19:27:00Z">
          <w:pPr/>
        </w:pPrChange>
      </w:pPr>
    </w:p>
    <w:p w14:paraId="7CE9B9D1" w14:textId="2FDD7505" w:rsidR="00867577" w:rsidRPr="00BB0106" w:rsidRDefault="00867577" w:rsidP="00A96BCD">
      <w:pPr>
        <w:spacing w:line="240" w:lineRule="auto"/>
        <w:ind w:firstLine="0"/>
        <w:rPr>
          <w:noProof/>
          <w:bdr w:val="none" w:sz="0" w:space="0" w:color="auto" w:frame="1"/>
          <w:lang w:val="id-ID"/>
          <w:rPrChange w:id="24" w:author="Andries Pandia" w:date="2025-08-26T08:27:00Z">
            <w:rPr>
              <w:bdr w:val="none" w:sz="0" w:space="0" w:color="auto" w:frame="1"/>
            </w:rPr>
          </w:rPrChange>
        </w:rPr>
      </w:pPr>
      <w:r w:rsidRPr="00BB0106">
        <w:rPr>
          <w:noProof/>
          <w:bdr w:val="none" w:sz="0" w:space="0" w:color="auto" w:frame="1"/>
          <w:lang w:val="id-ID"/>
          <w:rPrChange w:id="25" w:author="Andries Pandia" w:date="2025-08-26T08:27:00Z">
            <w:rPr>
              <w:bdr w:val="none" w:sz="0" w:space="0" w:color="auto" w:frame="1"/>
              <w:lang w:val="en-US"/>
            </w:rPr>
          </w:rPrChange>
        </w:rPr>
        <w:drawing>
          <wp:anchor distT="0" distB="0" distL="114300" distR="114300" simplePos="0" relativeHeight="251654144" behindDoc="0" locked="0" layoutInCell="1" allowOverlap="1" wp14:anchorId="116E99E7" wp14:editId="5DDF1782">
            <wp:simplePos x="0" y="0"/>
            <wp:positionH relativeFrom="margin">
              <wp:align>center</wp:align>
            </wp:positionH>
            <wp:positionV relativeFrom="paragraph">
              <wp:posOffset>3810</wp:posOffset>
            </wp:positionV>
            <wp:extent cx="2349500" cy="2258695"/>
            <wp:effectExtent l="0" t="0" r="0" b="0"/>
            <wp:wrapThrough wrapText="bothSides">
              <wp:wrapPolygon edited="0">
                <wp:start x="9983" y="0"/>
                <wp:lineTo x="6130" y="1457"/>
                <wp:lineTo x="4729" y="2186"/>
                <wp:lineTo x="4729" y="2915"/>
                <wp:lineTo x="3328" y="4008"/>
                <wp:lineTo x="1401" y="5830"/>
                <wp:lineTo x="0" y="7651"/>
                <wp:lineTo x="0" y="9109"/>
                <wp:lineTo x="701" y="11659"/>
                <wp:lineTo x="525" y="13117"/>
                <wp:lineTo x="1226" y="16214"/>
                <wp:lineTo x="2277" y="18946"/>
                <wp:lineTo x="4554" y="20404"/>
                <wp:lineTo x="6480" y="21315"/>
                <wp:lineTo x="15587" y="21315"/>
                <wp:lineTo x="15937" y="20586"/>
                <wp:lineTo x="16638" y="20404"/>
                <wp:lineTo x="19265" y="18764"/>
                <wp:lineTo x="19615" y="17489"/>
                <wp:lineTo x="20141" y="14574"/>
                <wp:lineTo x="21016" y="12570"/>
                <wp:lineTo x="21366" y="9109"/>
                <wp:lineTo x="21366" y="7469"/>
                <wp:lineTo x="16813" y="2733"/>
                <wp:lineTo x="13310" y="729"/>
                <wp:lineTo x="11384" y="0"/>
                <wp:lineTo x="9983" y="0"/>
              </wp:wrapPolygon>
            </wp:wrapThrough>
            <wp:docPr id="86556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0" cy="225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940046" w14:textId="03034793" w:rsidR="00867577" w:rsidRPr="00BB0106" w:rsidRDefault="00867577" w:rsidP="00715AF2">
      <w:pPr>
        <w:spacing w:line="240" w:lineRule="auto"/>
        <w:ind w:firstLine="0"/>
        <w:rPr>
          <w:noProof/>
          <w:bdr w:val="none" w:sz="0" w:space="0" w:color="auto" w:frame="1"/>
          <w:lang w:val="id-ID"/>
          <w:rPrChange w:id="26" w:author="Andries Pandia" w:date="2025-08-26T08:27:00Z">
            <w:rPr>
              <w:bdr w:val="none" w:sz="0" w:space="0" w:color="auto" w:frame="1"/>
            </w:rPr>
          </w:rPrChange>
        </w:rPr>
      </w:pPr>
    </w:p>
    <w:p w14:paraId="4AF7A081" w14:textId="77777777" w:rsidR="00867577" w:rsidRPr="00BB0106" w:rsidRDefault="00867577" w:rsidP="00715AF2">
      <w:pPr>
        <w:spacing w:line="240" w:lineRule="auto"/>
        <w:ind w:firstLine="0"/>
        <w:rPr>
          <w:noProof/>
          <w:bdr w:val="none" w:sz="0" w:space="0" w:color="auto" w:frame="1"/>
          <w:lang w:val="id-ID"/>
          <w:rPrChange w:id="27" w:author="Andries Pandia" w:date="2025-08-26T08:27:00Z">
            <w:rPr>
              <w:bdr w:val="none" w:sz="0" w:space="0" w:color="auto" w:frame="1"/>
            </w:rPr>
          </w:rPrChange>
        </w:rPr>
      </w:pPr>
    </w:p>
    <w:p w14:paraId="3BC10A73" w14:textId="5FA7CA60" w:rsidR="00BE6C11" w:rsidRPr="00BB0106" w:rsidRDefault="00BE6C11" w:rsidP="00715AF2">
      <w:pPr>
        <w:spacing w:line="240" w:lineRule="auto"/>
        <w:ind w:firstLine="0"/>
        <w:rPr>
          <w:noProof/>
          <w:lang w:val="id-ID"/>
          <w:rPrChange w:id="28" w:author="Andries Pandia" w:date="2025-08-26T08:27:00Z">
            <w:rPr/>
          </w:rPrChange>
        </w:rPr>
      </w:pPr>
    </w:p>
    <w:p w14:paraId="0B4CB920" w14:textId="6ABDE2C3" w:rsidR="00867577" w:rsidRPr="00BB0106" w:rsidRDefault="00867577" w:rsidP="00715AF2">
      <w:pPr>
        <w:spacing w:line="240" w:lineRule="auto"/>
        <w:ind w:firstLine="0"/>
        <w:rPr>
          <w:noProof/>
          <w:lang w:val="id-ID"/>
          <w:rPrChange w:id="29" w:author="Andries Pandia" w:date="2025-08-26T08:27:00Z">
            <w:rPr/>
          </w:rPrChange>
        </w:rPr>
      </w:pPr>
    </w:p>
    <w:p w14:paraId="11B133E0" w14:textId="3686F3D6" w:rsidR="00867577" w:rsidRPr="00BB0106" w:rsidRDefault="00867577">
      <w:pPr>
        <w:spacing w:line="240" w:lineRule="auto"/>
        <w:ind w:firstLine="0"/>
        <w:jc w:val="center"/>
        <w:rPr>
          <w:noProof/>
          <w:lang w:val="id-ID"/>
          <w:rPrChange w:id="30" w:author="Andries Pandia" w:date="2025-08-26T08:27:00Z">
            <w:rPr/>
          </w:rPrChange>
        </w:rPr>
        <w:pPrChange w:id="31" w:author="grace bellandina" w:date="2025-08-26T09:50:00Z" w16du:dateUtc="2025-08-26T02:50:00Z">
          <w:pPr>
            <w:spacing w:line="240" w:lineRule="auto"/>
            <w:ind w:firstLine="0"/>
          </w:pPr>
        </w:pPrChange>
      </w:pPr>
    </w:p>
    <w:p w14:paraId="1E26CCFF" w14:textId="51931E77" w:rsidR="00867577" w:rsidRPr="00BB0106" w:rsidRDefault="00867577" w:rsidP="00715AF2">
      <w:pPr>
        <w:spacing w:line="240" w:lineRule="auto"/>
        <w:ind w:firstLine="0"/>
        <w:rPr>
          <w:noProof/>
          <w:lang w:val="id-ID"/>
          <w:rPrChange w:id="32" w:author="Andries Pandia" w:date="2025-08-26T08:27:00Z">
            <w:rPr/>
          </w:rPrChange>
        </w:rPr>
      </w:pPr>
    </w:p>
    <w:p w14:paraId="14048E2E" w14:textId="77777777" w:rsidR="00867577" w:rsidRPr="00BB0106" w:rsidRDefault="00867577" w:rsidP="00715AF2">
      <w:pPr>
        <w:spacing w:line="240" w:lineRule="auto"/>
        <w:ind w:firstLine="0"/>
        <w:rPr>
          <w:noProof/>
          <w:lang w:val="id-ID"/>
          <w:rPrChange w:id="33" w:author="Andries Pandia" w:date="2025-08-26T08:27:00Z">
            <w:rPr/>
          </w:rPrChange>
        </w:rPr>
      </w:pPr>
    </w:p>
    <w:p w14:paraId="77BAC327" w14:textId="0023876E" w:rsidR="00BE6C11" w:rsidRPr="00BB0106" w:rsidRDefault="0024292E" w:rsidP="00715AF2">
      <w:pPr>
        <w:spacing w:line="240" w:lineRule="auto"/>
        <w:ind w:firstLine="0"/>
        <w:rPr>
          <w:noProof/>
          <w:bdr w:val="none" w:sz="0" w:space="0" w:color="auto" w:frame="1"/>
          <w:lang w:val="id-ID"/>
          <w:rPrChange w:id="34" w:author="Andries Pandia" w:date="2025-08-26T08:27:00Z">
            <w:rPr>
              <w:bdr w:val="none" w:sz="0" w:space="0" w:color="auto" w:frame="1"/>
            </w:rPr>
          </w:rPrChange>
        </w:rPr>
      </w:pPr>
      <w:r w:rsidRPr="00A96BCD">
        <w:rPr>
          <w:noProof/>
          <w:bdr w:val="none" w:sz="0" w:space="0" w:color="auto" w:frame="1"/>
          <w:lang w:val="id-ID"/>
          <w:rPrChange w:id="35" w:author="Andries Pandia" w:date="2025-08-26T08:27:00Z">
            <w:rPr>
              <w:bdr w:val="none" w:sz="0" w:space="0" w:color="auto" w:frame="1"/>
            </w:rPr>
          </w:rPrChange>
        </w:rPr>
        <w:fldChar w:fldCharType="begin"/>
      </w:r>
      <w:r w:rsidRPr="00BB0106">
        <w:rPr>
          <w:noProof/>
          <w:bdr w:val="none" w:sz="0" w:space="0" w:color="auto" w:frame="1"/>
          <w:lang w:val="id-ID"/>
          <w:rPrChange w:id="36" w:author="Andries Pandia" w:date="2025-08-26T08:27:00Z">
            <w:rPr>
              <w:bdr w:val="none" w:sz="0" w:space="0" w:color="auto" w:frame="1"/>
            </w:rPr>
          </w:rPrChange>
        </w:rPr>
        <w:instrText xml:space="preserve"> INCLUDEPICTURE "https://lh7-rt.googleusercontent.com/docsz/AD_4nXcpjh24J3xX17kOZQCouBHtsULKw57LdDlQ0s3Nsce5iVFb9C4oltmmwmzM7FZuAL0vH9dB9Rz2bmAG0-ztyamunRWYrci6PDrn49fehasv9-ZRqlg2Q_rLFU4GOEEp15uTCKgwNw?key=IUHGiJkXBwG_rVIovp3JxBvW" \* MERGEFORMATINET </w:instrText>
      </w:r>
      <w:r w:rsidRPr="00A96BCD">
        <w:rPr>
          <w:bdr w:val="none" w:sz="0" w:space="0" w:color="auto" w:frame="1"/>
        </w:rPr>
        <w:fldChar w:fldCharType="end"/>
      </w:r>
    </w:p>
    <w:p w14:paraId="52DDA627" w14:textId="46DB5552" w:rsidR="0055469C" w:rsidRPr="00BB0106" w:rsidRDefault="0055469C" w:rsidP="00715AF2">
      <w:pPr>
        <w:spacing w:line="240" w:lineRule="auto"/>
        <w:ind w:firstLine="0"/>
        <w:jc w:val="center"/>
        <w:rPr>
          <w:noProof/>
          <w:lang w:val="id-ID"/>
          <w:rPrChange w:id="37" w:author="Andries Pandia" w:date="2025-08-26T08:27:00Z">
            <w:rPr>
              <w:lang w:val="en-US"/>
            </w:rPr>
          </w:rPrChange>
        </w:rPr>
      </w:pPr>
    </w:p>
    <w:p w14:paraId="0D365ADF" w14:textId="77777777" w:rsidR="00715AF2" w:rsidRPr="00BB0106" w:rsidRDefault="00715AF2" w:rsidP="00715AF2">
      <w:pPr>
        <w:spacing w:line="240" w:lineRule="auto"/>
        <w:ind w:firstLine="0"/>
        <w:jc w:val="center"/>
        <w:rPr>
          <w:noProof/>
          <w:lang w:val="id-ID"/>
          <w:rPrChange w:id="38" w:author="Andries Pandia" w:date="2025-08-26T08:27:00Z">
            <w:rPr>
              <w:lang w:val="en-US"/>
            </w:rPr>
          </w:rPrChange>
        </w:rPr>
      </w:pPr>
    </w:p>
    <w:p w14:paraId="7948D55B" w14:textId="77777777" w:rsidR="00715AF2" w:rsidRPr="00BB0106" w:rsidRDefault="00715AF2" w:rsidP="00715AF2">
      <w:pPr>
        <w:spacing w:line="240" w:lineRule="auto"/>
        <w:ind w:firstLine="0"/>
        <w:jc w:val="center"/>
        <w:rPr>
          <w:noProof/>
          <w:lang w:val="id-ID"/>
          <w:rPrChange w:id="39" w:author="Andries Pandia" w:date="2025-08-26T08:27:00Z">
            <w:rPr>
              <w:lang w:val="en-US"/>
            </w:rPr>
          </w:rPrChange>
        </w:rPr>
      </w:pPr>
    </w:p>
    <w:p w14:paraId="7A2DF4AC" w14:textId="77777777" w:rsidR="00715AF2" w:rsidRPr="00BB0106" w:rsidRDefault="00715AF2" w:rsidP="00715AF2">
      <w:pPr>
        <w:spacing w:line="240" w:lineRule="auto"/>
        <w:ind w:firstLine="0"/>
        <w:jc w:val="center"/>
        <w:rPr>
          <w:noProof/>
          <w:lang w:val="id-ID"/>
          <w:rPrChange w:id="40" w:author="Andries Pandia" w:date="2025-08-26T08:27:00Z">
            <w:rPr>
              <w:lang w:val="en-US"/>
            </w:rPr>
          </w:rPrChange>
        </w:rPr>
      </w:pPr>
    </w:p>
    <w:p w14:paraId="50106AFC" w14:textId="77777777" w:rsidR="00715AF2" w:rsidRPr="00BB0106" w:rsidRDefault="00715AF2" w:rsidP="00715AF2">
      <w:pPr>
        <w:spacing w:line="240" w:lineRule="auto"/>
        <w:ind w:firstLine="0"/>
        <w:jc w:val="center"/>
        <w:rPr>
          <w:noProof/>
          <w:lang w:val="id-ID"/>
          <w:rPrChange w:id="41" w:author="Andries Pandia" w:date="2025-08-26T08:27:00Z">
            <w:rPr>
              <w:lang w:val="en-US"/>
            </w:rPr>
          </w:rPrChange>
        </w:rPr>
      </w:pPr>
    </w:p>
    <w:p w14:paraId="20E5332B" w14:textId="77777777" w:rsidR="00715AF2" w:rsidRPr="00BB0106" w:rsidRDefault="00715AF2" w:rsidP="00715AF2">
      <w:pPr>
        <w:spacing w:line="240" w:lineRule="auto"/>
        <w:ind w:firstLine="0"/>
        <w:jc w:val="center"/>
        <w:rPr>
          <w:noProof/>
          <w:lang w:val="id-ID"/>
          <w:rPrChange w:id="42" w:author="Andries Pandia" w:date="2025-08-26T08:27:00Z">
            <w:rPr>
              <w:lang w:val="en-US"/>
            </w:rPr>
          </w:rPrChange>
        </w:rPr>
      </w:pPr>
    </w:p>
    <w:p w14:paraId="426ED847" w14:textId="77777777" w:rsidR="00715AF2" w:rsidRPr="00BB0106" w:rsidRDefault="00715AF2" w:rsidP="00715AF2">
      <w:pPr>
        <w:spacing w:line="240" w:lineRule="auto"/>
        <w:ind w:firstLine="0"/>
        <w:jc w:val="center"/>
        <w:rPr>
          <w:noProof/>
          <w:lang w:val="id-ID"/>
          <w:rPrChange w:id="43" w:author="Andries Pandia" w:date="2025-08-26T08:27:00Z">
            <w:rPr>
              <w:lang w:val="en-US"/>
            </w:rPr>
          </w:rPrChange>
        </w:rPr>
      </w:pPr>
    </w:p>
    <w:p w14:paraId="64607BBD" w14:textId="77777777" w:rsidR="00715AF2" w:rsidRPr="00BB0106" w:rsidDel="009F0CE8" w:rsidRDefault="00715AF2" w:rsidP="00715AF2">
      <w:pPr>
        <w:spacing w:line="240" w:lineRule="auto"/>
        <w:ind w:firstLine="0"/>
        <w:jc w:val="center"/>
        <w:rPr>
          <w:del w:id="44" w:author="Andries Pandia" w:date="2025-08-25T19:27:00Z"/>
          <w:noProof/>
          <w:lang w:val="id-ID"/>
          <w:rPrChange w:id="45" w:author="Andries Pandia" w:date="2025-08-26T08:27:00Z">
            <w:rPr>
              <w:del w:id="46" w:author="Andries Pandia" w:date="2025-08-25T19:27:00Z"/>
              <w:lang w:val="en-US"/>
            </w:rPr>
          </w:rPrChange>
        </w:rPr>
      </w:pPr>
    </w:p>
    <w:p w14:paraId="47480280" w14:textId="6764F9FC" w:rsidR="00BE7416" w:rsidRPr="00BB0106" w:rsidDel="009F0CE8" w:rsidRDefault="00BE7416" w:rsidP="00715AF2">
      <w:pPr>
        <w:spacing w:line="240" w:lineRule="auto"/>
        <w:ind w:firstLine="0"/>
        <w:jc w:val="center"/>
        <w:rPr>
          <w:del w:id="47" w:author="Andries Pandia" w:date="2025-08-25T19:27:00Z"/>
          <w:noProof/>
          <w:lang w:val="id-ID"/>
          <w:rPrChange w:id="48" w:author="Andries Pandia" w:date="2025-08-26T08:27:00Z">
            <w:rPr>
              <w:del w:id="49" w:author="Andries Pandia" w:date="2025-08-25T19:27:00Z"/>
            </w:rPr>
          </w:rPrChange>
        </w:rPr>
      </w:pPr>
    </w:p>
    <w:p w14:paraId="3094C018" w14:textId="27D73887" w:rsidR="00BE7416" w:rsidRPr="00BB0106" w:rsidDel="009F0CE8" w:rsidRDefault="00BE7416" w:rsidP="00715AF2">
      <w:pPr>
        <w:spacing w:line="240" w:lineRule="auto"/>
        <w:ind w:firstLine="0"/>
        <w:jc w:val="center"/>
        <w:rPr>
          <w:del w:id="50" w:author="Andries Pandia" w:date="2025-08-25T19:27:00Z"/>
          <w:noProof/>
          <w:lang w:val="id-ID"/>
          <w:rPrChange w:id="51" w:author="Andries Pandia" w:date="2025-08-26T08:27:00Z">
            <w:rPr>
              <w:del w:id="52" w:author="Andries Pandia" w:date="2025-08-25T19:27:00Z"/>
            </w:rPr>
          </w:rPrChange>
        </w:rPr>
      </w:pPr>
    </w:p>
    <w:p w14:paraId="559A1928" w14:textId="06A04FD0" w:rsidR="00BE7416" w:rsidRPr="00BB0106" w:rsidDel="009F0CE8" w:rsidRDefault="00BE7416" w:rsidP="00FF12A3">
      <w:pPr>
        <w:spacing w:line="240" w:lineRule="auto"/>
        <w:ind w:firstLine="0"/>
        <w:jc w:val="center"/>
        <w:rPr>
          <w:del w:id="53" w:author="Andries Pandia" w:date="2025-08-25T19:27:00Z"/>
          <w:noProof/>
          <w:lang w:val="id-ID"/>
          <w:rPrChange w:id="54" w:author="Andries Pandia" w:date="2025-08-26T08:27:00Z">
            <w:rPr>
              <w:del w:id="55" w:author="Andries Pandia" w:date="2025-08-25T19:27:00Z"/>
            </w:rPr>
          </w:rPrChange>
        </w:rPr>
      </w:pPr>
    </w:p>
    <w:p w14:paraId="13C3F577" w14:textId="4F229DF4" w:rsidR="00BE7416" w:rsidRPr="00BB0106" w:rsidDel="009F0CE8" w:rsidRDefault="00BE7416" w:rsidP="00FF3423">
      <w:pPr>
        <w:spacing w:line="240" w:lineRule="auto"/>
        <w:ind w:firstLine="0"/>
        <w:jc w:val="center"/>
        <w:rPr>
          <w:del w:id="56" w:author="Andries Pandia" w:date="2025-08-25T19:27:00Z"/>
          <w:noProof/>
          <w:lang w:val="id-ID"/>
          <w:rPrChange w:id="57" w:author="Andries Pandia" w:date="2025-08-26T08:27:00Z">
            <w:rPr>
              <w:del w:id="58" w:author="Andries Pandia" w:date="2025-08-25T19:27:00Z"/>
            </w:rPr>
          </w:rPrChange>
        </w:rPr>
      </w:pPr>
    </w:p>
    <w:p w14:paraId="5FAC9937" w14:textId="7E1266BD" w:rsidR="00BE7416" w:rsidRPr="00BB0106" w:rsidDel="009F0CE8" w:rsidRDefault="00BE7416" w:rsidP="00DF54B0">
      <w:pPr>
        <w:spacing w:line="240" w:lineRule="auto"/>
        <w:ind w:firstLine="0"/>
        <w:jc w:val="center"/>
        <w:rPr>
          <w:del w:id="59" w:author="Andries Pandia" w:date="2025-08-25T19:27:00Z"/>
          <w:noProof/>
          <w:lang w:val="id-ID"/>
          <w:rPrChange w:id="60" w:author="Andries Pandia" w:date="2025-08-26T08:27:00Z">
            <w:rPr>
              <w:del w:id="61" w:author="Andries Pandia" w:date="2025-08-25T19:27:00Z"/>
            </w:rPr>
          </w:rPrChange>
        </w:rPr>
      </w:pPr>
    </w:p>
    <w:p w14:paraId="131D641A" w14:textId="77777777" w:rsidR="00572860" w:rsidRPr="00BB0106" w:rsidRDefault="00572860" w:rsidP="00FF12A3">
      <w:pPr>
        <w:spacing w:line="240" w:lineRule="auto"/>
        <w:ind w:firstLine="0"/>
        <w:jc w:val="center"/>
        <w:rPr>
          <w:noProof/>
          <w:lang w:val="id-ID"/>
          <w:rPrChange w:id="62" w:author="Andries Pandia" w:date="2025-08-26T08:27:00Z">
            <w:rPr/>
          </w:rPrChange>
        </w:rPr>
      </w:pPr>
    </w:p>
    <w:p w14:paraId="41371F96" w14:textId="79FE1D79" w:rsidR="00BE6C11" w:rsidRPr="00BB0106" w:rsidRDefault="00BE6C11" w:rsidP="00FF3423">
      <w:pPr>
        <w:spacing w:line="240" w:lineRule="auto"/>
        <w:ind w:firstLine="0"/>
        <w:jc w:val="center"/>
        <w:rPr>
          <w:b/>
          <w:bCs/>
          <w:noProof/>
          <w:sz w:val="28"/>
          <w:szCs w:val="28"/>
          <w:lang w:val="id-ID"/>
          <w:rPrChange w:id="63" w:author="Andries Pandia" w:date="2025-08-26T08:27:00Z">
            <w:rPr>
              <w:b/>
              <w:bCs/>
            </w:rPr>
          </w:rPrChange>
        </w:rPr>
      </w:pPr>
      <w:bookmarkStart w:id="64" w:name="_Toc205544963"/>
      <w:bookmarkStart w:id="65" w:name="_Toc205546218"/>
      <w:bookmarkStart w:id="66" w:name="_Toc205565570"/>
      <w:bookmarkStart w:id="67" w:name="_Toc205823092"/>
      <w:bookmarkStart w:id="68" w:name="_Toc205823166"/>
      <w:r w:rsidRPr="00BB0106">
        <w:rPr>
          <w:b/>
          <w:bCs/>
          <w:noProof/>
          <w:sz w:val="28"/>
          <w:szCs w:val="28"/>
          <w:lang w:val="id-ID"/>
          <w:rPrChange w:id="69" w:author="Andries Pandia" w:date="2025-08-26T08:27:00Z">
            <w:rPr>
              <w:b/>
              <w:bCs/>
            </w:rPr>
          </w:rPrChange>
        </w:rPr>
        <w:t>TULISAN ILMIAH</w:t>
      </w:r>
      <w:bookmarkEnd w:id="64"/>
      <w:bookmarkEnd w:id="65"/>
      <w:bookmarkEnd w:id="66"/>
      <w:bookmarkEnd w:id="67"/>
      <w:bookmarkEnd w:id="68"/>
    </w:p>
    <w:p w14:paraId="0DC34ED0" w14:textId="7DC62A74" w:rsidR="00AF4743" w:rsidRPr="00BB0106" w:rsidRDefault="00AF4743" w:rsidP="00DF54B0">
      <w:pPr>
        <w:spacing w:line="240" w:lineRule="auto"/>
        <w:ind w:firstLine="0"/>
        <w:jc w:val="center"/>
        <w:rPr>
          <w:ins w:id="70" w:author="Andries Pandia" w:date="2025-08-21T14:23:00Z"/>
          <w:b/>
          <w:bCs/>
          <w:noProof/>
          <w:kern w:val="2"/>
          <w:sz w:val="28"/>
          <w:szCs w:val="28"/>
          <w:lang w:val="id-ID"/>
          <w14:ligatures w14:val="standardContextual"/>
          <w:rPrChange w:id="71" w:author="Andries Pandia" w:date="2025-08-26T08:27:00Z">
            <w:rPr>
              <w:ins w:id="72" w:author="Andries Pandia" w:date="2025-08-21T14:23:00Z"/>
              <w:b/>
              <w:bCs/>
              <w:sz w:val="28"/>
              <w:szCs w:val="28"/>
              <w:lang w:val="en-US"/>
            </w:rPr>
          </w:rPrChange>
        </w:rPr>
      </w:pPr>
      <w:r w:rsidRPr="00BB0106">
        <w:rPr>
          <w:b/>
          <w:bCs/>
          <w:noProof/>
          <w:sz w:val="28"/>
          <w:szCs w:val="28"/>
          <w:lang w:val="id-ID"/>
          <w:rPrChange w:id="73" w:author="Andries Pandia" w:date="2025-08-26T08:27:00Z">
            <w:rPr>
              <w:b/>
              <w:bCs/>
            </w:rPr>
          </w:rPrChange>
        </w:rPr>
        <w:t>ANALISIS KUANTITATIF DAN VISUALISASI HUMAN TRAFFIC</w:t>
      </w:r>
      <w:ins w:id="74" w:author="Andries Pandia" w:date="2025-08-21T14:16:00Z">
        <w:r w:rsidR="00CE4C16" w:rsidRPr="00BB0106">
          <w:rPr>
            <w:b/>
            <w:bCs/>
            <w:noProof/>
            <w:sz w:val="28"/>
            <w:szCs w:val="28"/>
            <w:lang w:val="id-ID"/>
            <w:rPrChange w:id="75" w:author="Andries Pandia" w:date="2025-08-26T08:27:00Z">
              <w:rPr>
                <w:b/>
                <w:bCs/>
                <w:sz w:val="28"/>
                <w:szCs w:val="28"/>
                <w:lang w:val="en-US"/>
              </w:rPr>
            </w:rPrChange>
          </w:rPr>
          <w:t>K</w:t>
        </w:r>
      </w:ins>
      <w:r w:rsidRPr="00BB0106">
        <w:rPr>
          <w:b/>
          <w:bCs/>
          <w:noProof/>
          <w:sz w:val="28"/>
          <w:szCs w:val="28"/>
          <w:lang w:val="id-ID"/>
          <w:rPrChange w:id="76" w:author="Andries Pandia" w:date="2025-08-26T08:27:00Z">
            <w:rPr>
              <w:b/>
              <w:bCs/>
            </w:rPr>
          </w:rPrChange>
        </w:rPr>
        <w:t>ING</w:t>
      </w:r>
    </w:p>
    <w:p w14:paraId="6E2018D4" w14:textId="2E1A7AC5" w:rsidR="00CE4C16" w:rsidRPr="00BB0106" w:rsidRDefault="00CE4C16" w:rsidP="00715AF2">
      <w:pPr>
        <w:spacing w:line="240" w:lineRule="auto"/>
        <w:ind w:firstLine="0"/>
        <w:jc w:val="left"/>
        <w:rPr>
          <w:b/>
          <w:bCs/>
          <w:noProof/>
          <w:sz w:val="28"/>
          <w:szCs w:val="28"/>
          <w:lang w:val="id-ID"/>
          <w:rPrChange w:id="77" w:author="Andries Pandia" w:date="2025-08-26T08:27:00Z">
            <w:rPr>
              <w:b/>
              <w:bCs/>
              <w:sz w:val="28"/>
              <w:szCs w:val="28"/>
              <w:lang w:val="en-US"/>
            </w:rPr>
          </w:rPrChange>
        </w:rPr>
      </w:pPr>
    </w:p>
    <w:p w14:paraId="6477E610" w14:textId="77777777" w:rsidR="00715AF2" w:rsidRPr="00BB0106" w:rsidRDefault="00715AF2" w:rsidP="00715AF2">
      <w:pPr>
        <w:spacing w:line="240" w:lineRule="auto"/>
        <w:ind w:firstLine="0"/>
        <w:jc w:val="left"/>
        <w:rPr>
          <w:b/>
          <w:bCs/>
          <w:noProof/>
          <w:sz w:val="28"/>
          <w:szCs w:val="28"/>
          <w:lang w:val="id-ID"/>
          <w:rPrChange w:id="78" w:author="Andries Pandia" w:date="2025-08-26T08:27:00Z">
            <w:rPr>
              <w:b/>
              <w:bCs/>
              <w:sz w:val="28"/>
              <w:szCs w:val="28"/>
              <w:lang w:val="en-US"/>
            </w:rPr>
          </w:rPrChange>
        </w:rPr>
      </w:pPr>
    </w:p>
    <w:p w14:paraId="35882136" w14:textId="77777777" w:rsidR="00715AF2" w:rsidRPr="00BB0106" w:rsidDel="009F0CE8" w:rsidRDefault="00715AF2">
      <w:pPr>
        <w:spacing w:line="240" w:lineRule="auto"/>
        <w:ind w:left="851" w:firstLine="0"/>
        <w:rPr>
          <w:del w:id="79" w:author="Andries Pandia" w:date="2025-08-21T14:23:00Z"/>
          <w:b/>
          <w:bCs/>
          <w:noProof/>
          <w:sz w:val="28"/>
          <w:szCs w:val="28"/>
          <w:lang w:val="id-ID"/>
          <w:rPrChange w:id="80" w:author="Andries Pandia" w:date="2025-08-26T08:27:00Z">
            <w:rPr>
              <w:del w:id="81" w:author="Andries Pandia" w:date="2025-08-21T14:23:00Z"/>
              <w:b/>
              <w:bCs/>
              <w:sz w:val="28"/>
              <w:szCs w:val="28"/>
              <w:lang w:val="en-US"/>
            </w:rPr>
          </w:rPrChange>
        </w:rPr>
        <w:pPrChange w:id="82" w:author="Andries Pandia" w:date="2025-08-25T19:28:00Z">
          <w:pPr>
            <w:jc w:val="center"/>
          </w:pPr>
        </w:pPrChange>
      </w:pPr>
    </w:p>
    <w:p w14:paraId="45F0C3DB" w14:textId="77777777" w:rsidR="009F0CE8" w:rsidRPr="00BB0106" w:rsidRDefault="009F0CE8">
      <w:pPr>
        <w:spacing w:line="240" w:lineRule="auto"/>
        <w:ind w:firstLine="0"/>
        <w:jc w:val="left"/>
        <w:rPr>
          <w:ins w:id="83" w:author="Andries Pandia" w:date="2025-08-25T19:28:00Z"/>
          <w:b/>
          <w:bCs/>
          <w:noProof/>
          <w:sz w:val="28"/>
          <w:szCs w:val="28"/>
          <w:lang w:val="id-ID"/>
          <w:rPrChange w:id="84" w:author="Andries Pandia" w:date="2025-08-26T08:27:00Z">
            <w:rPr>
              <w:ins w:id="85" w:author="Andries Pandia" w:date="2025-08-25T19:28:00Z"/>
              <w:b/>
              <w:bCs/>
              <w:sz w:val="28"/>
              <w:szCs w:val="28"/>
              <w:lang w:val="en-US"/>
            </w:rPr>
          </w:rPrChange>
        </w:rPr>
        <w:pPrChange w:id="86" w:author="Andries Pandia" w:date="2025-08-25T19:28:00Z">
          <w:pPr>
            <w:jc w:val="center"/>
          </w:pPr>
        </w:pPrChange>
      </w:pPr>
    </w:p>
    <w:p w14:paraId="409684DF" w14:textId="77777777" w:rsidR="009F0CE8" w:rsidRPr="00BB0106" w:rsidRDefault="009F0CE8">
      <w:pPr>
        <w:spacing w:line="240" w:lineRule="auto"/>
        <w:ind w:firstLine="0"/>
        <w:jc w:val="left"/>
        <w:rPr>
          <w:ins w:id="87" w:author="Andries Pandia" w:date="2025-08-25T19:28:00Z"/>
          <w:b/>
          <w:bCs/>
          <w:noProof/>
          <w:sz w:val="28"/>
          <w:szCs w:val="28"/>
          <w:lang w:val="id-ID"/>
          <w:rPrChange w:id="88" w:author="Andries Pandia" w:date="2025-08-26T08:27:00Z">
            <w:rPr>
              <w:ins w:id="89" w:author="Andries Pandia" w:date="2025-08-25T19:28:00Z"/>
              <w:b/>
              <w:bCs/>
              <w:sz w:val="28"/>
              <w:szCs w:val="28"/>
              <w:lang w:val="en-US"/>
            </w:rPr>
          </w:rPrChange>
        </w:rPr>
        <w:pPrChange w:id="90" w:author="Andries Pandia" w:date="2025-08-25T19:28:00Z">
          <w:pPr>
            <w:jc w:val="center"/>
          </w:pPr>
        </w:pPrChange>
      </w:pPr>
    </w:p>
    <w:p w14:paraId="63E1ED9C" w14:textId="5F7D5895" w:rsidR="00CE4C16" w:rsidRPr="00BB0106" w:rsidRDefault="00CE4C16">
      <w:pPr>
        <w:spacing w:line="240" w:lineRule="auto"/>
        <w:ind w:left="851" w:firstLine="0"/>
        <w:rPr>
          <w:ins w:id="91" w:author="Andries Pandia" w:date="2025-08-21T14:24:00Z"/>
          <w:b/>
          <w:noProof/>
          <w:kern w:val="2"/>
          <w:lang w:val="id-ID"/>
          <w14:ligatures w14:val="standardContextual"/>
          <w:rPrChange w:id="92" w:author="Andries Pandia" w:date="2025-08-26T08:27:00Z">
            <w:rPr>
              <w:ins w:id="93" w:author="Andries Pandia" w:date="2025-08-21T14:24:00Z"/>
              <w:lang w:val="en-US"/>
            </w:rPr>
          </w:rPrChange>
        </w:rPr>
        <w:pPrChange w:id="94" w:author="Andries Pandia" w:date="2025-08-25T19:28:00Z">
          <w:pPr>
            <w:jc w:val="center"/>
          </w:pPr>
        </w:pPrChange>
      </w:pPr>
      <w:ins w:id="95" w:author="Andries Pandia" w:date="2025-08-21T14:24:00Z">
        <w:r w:rsidRPr="00BB0106">
          <w:rPr>
            <w:b/>
            <w:noProof/>
            <w:lang w:val="id-ID"/>
            <w:rPrChange w:id="96" w:author="Andries Pandia" w:date="2025-08-26T08:27:00Z">
              <w:rPr>
                <w:lang w:val="en-US"/>
              </w:rPr>
            </w:rPrChange>
          </w:rPr>
          <w:t>Nama</w:t>
        </w:r>
      </w:ins>
      <w:ins w:id="97" w:author="Andries Pandia" w:date="2025-08-21T14:25:00Z">
        <w:r w:rsidRPr="00BB0106">
          <w:rPr>
            <w:b/>
            <w:noProof/>
            <w:lang w:val="id-ID"/>
            <w:rPrChange w:id="98" w:author="Andries Pandia" w:date="2025-08-26T08:27:00Z">
              <w:rPr>
                <w:lang w:val="en-US"/>
              </w:rPr>
            </w:rPrChange>
          </w:rPr>
          <w:tab/>
        </w:r>
        <w:r w:rsidRPr="00BB0106">
          <w:rPr>
            <w:b/>
            <w:noProof/>
            <w:lang w:val="id-ID"/>
            <w:rPrChange w:id="99" w:author="Andries Pandia" w:date="2025-08-26T08:27:00Z">
              <w:rPr>
                <w:lang w:val="en-US"/>
              </w:rPr>
            </w:rPrChange>
          </w:rPr>
          <w:tab/>
        </w:r>
      </w:ins>
      <w:ins w:id="100" w:author="Andries Pandia" w:date="2025-08-21T14:24:00Z">
        <w:r w:rsidRPr="00BB0106">
          <w:rPr>
            <w:b/>
            <w:noProof/>
            <w:lang w:val="id-ID"/>
            <w:rPrChange w:id="101" w:author="Andries Pandia" w:date="2025-08-26T08:27:00Z">
              <w:rPr>
                <w:lang w:val="en-US"/>
              </w:rPr>
            </w:rPrChange>
          </w:rPr>
          <w:t>: Franzen Alexander Samuel Wattimena</w:t>
        </w:r>
      </w:ins>
    </w:p>
    <w:p w14:paraId="7797B5B4" w14:textId="01D2B19C" w:rsidR="00CE4C16" w:rsidRPr="00BB0106" w:rsidRDefault="00CE4C16">
      <w:pPr>
        <w:spacing w:line="240" w:lineRule="auto"/>
        <w:ind w:left="851" w:firstLine="0"/>
        <w:rPr>
          <w:ins w:id="102" w:author="Andries Pandia" w:date="2025-08-21T14:25:00Z"/>
          <w:b/>
          <w:noProof/>
          <w:kern w:val="2"/>
          <w:lang w:val="id-ID"/>
          <w14:ligatures w14:val="standardContextual"/>
          <w:rPrChange w:id="103" w:author="Andries Pandia" w:date="2025-08-26T08:27:00Z">
            <w:rPr>
              <w:ins w:id="104" w:author="Andries Pandia" w:date="2025-08-21T14:25:00Z"/>
              <w:lang w:val="en-US"/>
            </w:rPr>
          </w:rPrChange>
        </w:rPr>
        <w:pPrChange w:id="105" w:author="Andries Pandia" w:date="2025-08-25T19:28:00Z">
          <w:pPr/>
        </w:pPrChange>
      </w:pPr>
      <w:ins w:id="106" w:author="Andries Pandia" w:date="2025-08-21T14:25:00Z">
        <w:r w:rsidRPr="00BB0106">
          <w:rPr>
            <w:b/>
            <w:noProof/>
            <w:lang w:val="id-ID"/>
            <w:rPrChange w:id="107" w:author="Andries Pandia" w:date="2025-08-26T08:27:00Z">
              <w:rPr>
                <w:lang w:val="en-US"/>
              </w:rPr>
            </w:rPrChange>
          </w:rPr>
          <w:t>NPM</w:t>
        </w:r>
        <w:r w:rsidRPr="00BB0106">
          <w:rPr>
            <w:b/>
            <w:noProof/>
            <w:lang w:val="id-ID"/>
            <w:rPrChange w:id="108" w:author="Andries Pandia" w:date="2025-08-26T08:27:00Z">
              <w:rPr>
                <w:lang w:val="en-US"/>
              </w:rPr>
            </w:rPrChange>
          </w:rPr>
          <w:tab/>
        </w:r>
        <w:r w:rsidRPr="00BB0106">
          <w:rPr>
            <w:b/>
            <w:noProof/>
            <w:lang w:val="id-ID"/>
            <w:rPrChange w:id="109" w:author="Andries Pandia" w:date="2025-08-26T08:27:00Z">
              <w:rPr>
                <w:lang w:val="en-US"/>
              </w:rPr>
            </w:rPrChange>
          </w:rPr>
          <w:tab/>
        </w:r>
        <w:r w:rsidRPr="00BB0106">
          <w:rPr>
            <w:b/>
            <w:noProof/>
            <w:lang w:val="id-ID"/>
            <w:rPrChange w:id="110" w:author="Andries Pandia" w:date="2025-08-26T08:27:00Z">
              <w:rPr>
                <w:lang w:val="en-US"/>
              </w:rPr>
            </w:rPrChange>
          </w:rPr>
          <w:tab/>
          <w:t>: 10122525</w:t>
        </w:r>
      </w:ins>
    </w:p>
    <w:p w14:paraId="1222A6F7" w14:textId="027D2E8D" w:rsidR="00CE4C16" w:rsidRPr="00BB0106" w:rsidRDefault="00CE4C16">
      <w:pPr>
        <w:spacing w:line="240" w:lineRule="auto"/>
        <w:ind w:left="851" w:firstLine="0"/>
        <w:rPr>
          <w:ins w:id="111" w:author="Andries Pandia" w:date="2025-08-21T14:25:00Z"/>
          <w:b/>
          <w:noProof/>
          <w:kern w:val="2"/>
          <w:lang w:val="id-ID"/>
          <w14:ligatures w14:val="standardContextual"/>
          <w:rPrChange w:id="112" w:author="Andries Pandia" w:date="2025-08-26T08:27:00Z">
            <w:rPr>
              <w:ins w:id="113" w:author="Andries Pandia" w:date="2025-08-21T14:25:00Z"/>
              <w:lang w:val="en-US"/>
            </w:rPr>
          </w:rPrChange>
        </w:rPr>
        <w:pPrChange w:id="114" w:author="Andries Pandia" w:date="2025-08-25T19:28:00Z">
          <w:pPr/>
        </w:pPrChange>
      </w:pPr>
      <w:ins w:id="115" w:author="Andries Pandia" w:date="2025-08-21T14:25:00Z">
        <w:r w:rsidRPr="00BB0106">
          <w:rPr>
            <w:b/>
            <w:noProof/>
            <w:lang w:val="id-ID"/>
            <w:rPrChange w:id="116" w:author="Andries Pandia" w:date="2025-08-26T08:27:00Z">
              <w:rPr>
                <w:lang w:val="en-US"/>
              </w:rPr>
            </w:rPrChange>
          </w:rPr>
          <w:t>Program Studi</w:t>
        </w:r>
      </w:ins>
      <w:ins w:id="117" w:author="Andries Pandia" w:date="2025-08-21T14:26:00Z">
        <w:r w:rsidR="00DF7794" w:rsidRPr="00BB0106">
          <w:rPr>
            <w:b/>
            <w:noProof/>
            <w:lang w:val="id-ID"/>
            <w:rPrChange w:id="118" w:author="Andries Pandia" w:date="2025-08-26T08:27:00Z">
              <w:rPr>
                <w:lang w:val="en-US"/>
              </w:rPr>
            </w:rPrChange>
          </w:rPr>
          <w:tab/>
        </w:r>
      </w:ins>
      <w:ins w:id="119" w:author="Andries Pandia" w:date="2025-08-21T14:25:00Z">
        <w:r w:rsidRPr="00BB0106">
          <w:rPr>
            <w:b/>
            <w:noProof/>
            <w:lang w:val="id-ID"/>
            <w:rPrChange w:id="120" w:author="Andries Pandia" w:date="2025-08-26T08:27:00Z">
              <w:rPr>
                <w:lang w:val="en-US"/>
              </w:rPr>
            </w:rPrChange>
          </w:rPr>
          <w:t>: Sistem Informasi</w:t>
        </w:r>
      </w:ins>
    </w:p>
    <w:p w14:paraId="7AC3A20B" w14:textId="63ECC22C" w:rsidR="00BE6C11" w:rsidRPr="00BB0106" w:rsidDel="00DF7794" w:rsidRDefault="00CE4C16">
      <w:pPr>
        <w:spacing w:line="240" w:lineRule="auto"/>
        <w:ind w:left="851" w:firstLine="0"/>
        <w:rPr>
          <w:del w:id="121" w:author="Andries Pandia" w:date="2025-08-21T14:25:00Z"/>
          <w:noProof/>
          <w:kern w:val="2"/>
          <w:lang w:val="id-ID"/>
          <w14:ligatures w14:val="standardContextual"/>
          <w:rPrChange w:id="122" w:author="Andries Pandia" w:date="2025-08-26T08:27:00Z">
            <w:rPr>
              <w:del w:id="123" w:author="Andries Pandia" w:date="2025-08-21T14:25:00Z"/>
            </w:rPr>
          </w:rPrChange>
        </w:rPr>
        <w:pPrChange w:id="124" w:author="Andries Pandia" w:date="2025-08-25T19:28:00Z">
          <w:pPr/>
        </w:pPrChange>
      </w:pPr>
      <w:ins w:id="125" w:author="Andries Pandia" w:date="2025-08-21T14:25:00Z">
        <w:r w:rsidRPr="00BB0106">
          <w:rPr>
            <w:b/>
            <w:noProof/>
            <w:lang w:val="id-ID"/>
            <w:rPrChange w:id="126" w:author="Andries Pandia" w:date="2025-08-26T08:27:00Z">
              <w:rPr>
                <w:lang w:val="en-US"/>
              </w:rPr>
            </w:rPrChange>
          </w:rPr>
          <w:t>Pembimbing</w:t>
        </w:r>
        <w:r w:rsidRPr="00BB0106">
          <w:rPr>
            <w:b/>
            <w:noProof/>
            <w:lang w:val="id-ID"/>
            <w:rPrChange w:id="127" w:author="Andries Pandia" w:date="2025-08-26T08:27:00Z">
              <w:rPr>
                <w:lang w:val="en-US"/>
              </w:rPr>
            </w:rPrChange>
          </w:rPr>
          <w:tab/>
        </w:r>
        <w:r w:rsidRPr="00BB0106">
          <w:rPr>
            <w:b/>
            <w:noProof/>
            <w:lang w:val="id-ID"/>
            <w:rPrChange w:id="128" w:author="Andries Pandia" w:date="2025-08-26T08:27:00Z">
              <w:rPr>
                <w:lang w:val="en-US"/>
              </w:rPr>
            </w:rPrChange>
          </w:rPr>
          <w:tab/>
          <w:t xml:space="preserve">: </w:t>
        </w:r>
      </w:ins>
      <w:ins w:id="129" w:author="Andries Pandia" w:date="2025-08-21T15:22:00Z">
        <w:r w:rsidR="00133E1E" w:rsidRPr="00BB0106">
          <w:rPr>
            <w:b/>
            <w:lang w:val="en-ID"/>
            <w:rPrChange w:id="130" w:author="Andries Pandia" w:date="2025-08-26T08:27:00Z">
              <w:rPr>
                <w:b/>
                <w:lang w:val="en-US"/>
              </w:rPr>
            </w:rPrChange>
          </w:rPr>
          <w:t xml:space="preserve">Ibu </w:t>
        </w:r>
      </w:ins>
      <w:ins w:id="131" w:author="Andries Pandia" w:date="2025-08-21T14:25:00Z">
        <w:r w:rsidRPr="00BB0106">
          <w:rPr>
            <w:b/>
            <w:lang w:val="en-ID"/>
            <w:rPrChange w:id="132" w:author="Andries Pandia" w:date="2025-08-26T08:27:00Z">
              <w:rPr>
                <w:lang w:val="en-US"/>
              </w:rPr>
            </w:rPrChange>
          </w:rPr>
          <w:t xml:space="preserve">Widya </w:t>
        </w:r>
        <w:proofErr w:type="spellStart"/>
        <w:r w:rsidRPr="00BB0106">
          <w:rPr>
            <w:b/>
            <w:rPrChange w:id="133" w:author="Andries Pandia" w:date="2025-08-26T08:27:00Z">
              <w:rPr>
                <w:lang w:val="en-US"/>
              </w:rPr>
            </w:rPrChange>
          </w:rPr>
          <w:t>Khafa</w:t>
        </w:r>
        <w:proofErr w:type="spellEnd"/>
        <w:r w:rsidRPr="00BB0106">
          <w:rPr>
            <w:b/>
            <w:rPrChange w:id="134" w:author="Andries Pandia" w:date="2025-08-26T08:27:00Z">
              <w:rPr>
                <w:lang w:val="en-US"/>
              </w:rPr>
            </w:rPrChange>
          </w:rPr>
          <w:t xml:space="preserve"> </w:t>
        </w:r>
        <w:proofErr w:type="spellStart"/>
        <w:r w:rsidRPr="00BB0106">
          <w:rPr>
            <w:b/>
            <w:rPrChange w:id="135" w:author="Andries Pandia" w:date="2025-08-26T08:27:00Z">
              <w:rPr>
                <w:lang w:val="en-US"/>
              </w:rPr>
            </w:rPrChange>
          </w:rPr>
          <w:t>Nofa</w:t>
        </w:r>
        <w:proofErr w:type="spellEnd"/>
        <w:r w:rsidRPr="00BB0106">
          <w:rPr>
            <w:b/>
            <w:rPrChange w:id="136" w:author="Andries Pandia" w:date="2025-08-26T08:27:00Z">
              <w:rPr>
                <w:lang w:val="en-US"/>
              </w:rPr>
            </w:rPrChange>
          </w:rPr>
          <w:t xml:space="preserve">, </w:t>
        </w:r>
        <w:proofErr w:type="spellStart"/>
        <w:r w:rsidRPr="00BB0106">
          <w:rPr>
            <w:b/>
            <w:rPrChange w:id="137" w:author="Andries Pandia" w:date="2025-08-26T08:27:00Z">
              <w:rPr>
                <w:lang w:val="en-US"/>
              </w:rPr>
            </w:rPrChange>
          </w:rPr>
          <w:t>S.Kom</w:t>
        </w:r>
        <w:proofErr w:type="spellEnd"/>
        <w:r w:rsidRPr="00BB0106">
          <w:rPr>
            <w:b/>
            <w:rPrChange w:id="138" w:author="Andries Pandia" w:date="2025-08-26T08:27:00Z">
              <w:rPr>
                <w:lang w:val="en-US"/>
              </w:rPr>
            </w:rPrChange>
          </w:rPr>
          <w:t>., MMSI</w:t>
        </w:r>
      </w:ins>
      <w:del w:id="139" w:author="Andries Pandia" w:date="2025-08-21T14:22:00Z">
        <w:r w:rsidR="0055469C" w:rsidRPr="00BB0106" w:rsidDel="00CE4C16">
          <w:rPr>
            <w:lang w:val="en-ID"/>
            <w:rPrChange w:id="140" w:author="Andries Pandia" w:date="2025-08-26T08:27:00Z">
              <w:rPr>
                <w:lang w:val="en-US"/>
              </w:rPr>
            </w:rPrChange>
          </w:rPr>
          <mc:AlternateContent>
            <mc:Choice Requires="wps">
              <w:drawing>
                <wp:anchor distT="0" distB="0" distL="114300" distR="114300" simplePos="0" relativeHeight="251651072" behindDoc="0" locked="0" layoutInCell="1" allowOverlap="1" wp14:anchorId="01C3E3D9" wp14:editId="69D6BD11">
                  <wp:simplePos x="0" y="0"/>
                  <wp:positionH relativeFrom="column">
                    <wp:posOffset>388620</wp:posOffset>
                  </wp:positionH>
                  <wp:positionV relativeFrom="paragraph">
                    <wp:posOffset>262890</wp:posOffset>
                  </wp:positionV>
                  <wp:extent cx="4307205" cy="1178560"/>
                  <wp:effectExtent l="0" t="0" r="0" b="2540"/>
                  <wp:wrapNone/>
                  <wp:docPr id="1087348475" name="Text Box 1"/>
                  <wp:cNvGraphicFramePr/>
                  <a:graphic xmlns:a="http://schemas.openxmlformats.org/drawingml/2006/main">
                    <a:graphicData uri="http://schemas.microsoft.com/office/word/2010/wordprocessingShape">
                      <wps:wsp>
                        <wps:cNvSpPr txBox="1"/>
                        <wps:spPr>
                          <a:xfrm>
                            <a:off x="0" y="0"/>
                            <a:ext cx="4307205" cy="1178560"/>
                          </a:xfrm>
                          <a:prstGeom prst="rect">
                            <a:avLst/>
                          </a:prstGeom>
                          <a:solidFill>
                            <a:schemeClr val="lt1"/>
                          </a:solidFill>
                          <a:ln w="6350">
                            <a:noFill/>
                          </a:ln>
                        </wps:spPr>
                        <wps:txbx>
                          <w:txbxContent>
                            <w:p w14:paraId="518C271B" w14:textId="781DD09F" w:rsidR="0026797C" w:rsidRPr="0050435B" w:rsidRDefault="0026797C" w:rsidP="006A4ECB">
                              <w:r w:rsidRPr="0050435B">
                                <w:t>Nama</w:t>
                              </w:r>
                              <w:r w:rsidRPr="0050435B">
                                <w:tab/>
                              </w:r>
                              <w:r w:rsidRPr="0050435B">
                                <w:tab/>
                                <w:t xml:space="preserve">: </w:t>
                              </w:r>
                              <w:r>
                                <w:t>Franzen Alexander Samuel Wattimena</w:t>
                              </w:r>
                            </w:p>
                            <w:p w14:paraId="08C51A18" w14:textId="0407AC07" w:rsidR="0026797C" w:rsidRPr="0050435B" w:rsidRDefault="0026797C" w:rsidP="006A4ECB">
                              <w:r w:rsidRPr="0050435B">
                                <w:t>NPM</w:t>
                              </w:r>
                              <w:r w:rsidRPr="0050435B">
                                <w:tab/>
                              </w:r>
                              <w:r w:rsidRPr="0050435B">
                                <w:tab/>
                                <w:t>: 101225</w:t>
                              </w:r>
                              <w:r>
                                <w:t>25</w:t>
                              </w:r>
                            </w:p>
                            <w:p w14:paraId="0C86B1AF" w14:textId="2D9E3360" w:rsidR="0026797C" w:rsidRPr="0050435B" w:rsidRDefault="0026797C" w:rsidP="006A4ECB">
                              <w:r>
                                <w:t>Program Studi</w:t>
                              </w:r>
                              <w:r w:rsidRPr="0050435B">
                                <w:tab/>
                                <w:t>: Sistem Informasi</w:t>
                              </w:r>
                            </w:p>
                            <w:p w14:paraId="265B4B6F" w14:textId="48F79E55" w:rsidR="0026797C" w:rsidRPr="0050435B" w:rsidRDefault="0026797C" w:rsidP="006A4ECB">
                              <w:r w:rsidRPr="0050435B">
                                <w:t>Pembimbing</w:t>
                              </w:r>
                              <w:r w:rsidRPr="0050435B">
                                <w:tab/>
                                <w:t xml:space="preserve">: </w:t>
                              </w:r>
                              <w:r w:rsidRPr="00FA51AE">
                                <w:t>Ibu Widya Khafa Nofa,S.Kom.,MMSI</w:t>
                              </w:r>
                            </w:p>
                            <w:p w14:paraId="1769B865" w14:textId="77777777" w:rsidR="0026797C" w:rsidRDefault="0026797C" w:rsidP="006A4E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C3E3D9" id="_x0000_t202" coordsize="21600,21600" o:spt="202" path="m,l,21600r21600,l21600,xe">
                  <v:stroke joinstyle="miter"/>
                  <v:path gradientshapeok="t" o:connecttype="rect"/>
                </v:shapetype>
                <v:shape id="Text Box 1" o:spid="_x0000_s1026" type="#_x0000_t202" style="position:absolute;left:0;text-align:left;margin-left:30.6pt;margin-top:20.7pt;width:339.15pt;height:92.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" fillcolor="white [3201]" stroked="f" strokeweight=".5pt">
                  <v:textbox>
                    <w:txbxContent>
                      <w:p w14:paraId="518C271B" w14:textId="781DD09F" w:rsidR="0026797C" w:rsidRPr="0050435B" w:rsidRDefault="0026797C" w:rsidP="006A4ECB">
                        <w:r w:rsidRPr="0050435B">
                          <w:t>Nama</w:t>
                        </w:r>
                        <w:r w:rsidRPr="0050435B">
                          <w:tab/>
                        </w:r>
                        <w:r w:rsidRPr="0050435B">
                          <w:tab/>
                          <w:t xml:space="preserve">: </w:t>
                        </w:r>
                        <w:r>
                          <w:t>Franzen Alexander Samuel Wattimena</w:t>
                        </w:r>
                      </w:p>
                      <w:p w14:paraId="08C51A18" w14:textId="0407AC07" w:rsidR="0026797C" w:rsidRPr="0050435B" w:rsidRDefault="0026797C" w:rsidP="006A4ECB">
                        <w:r w:rsidRPr="0050435B">
                          <w:t>NPM</w:t>
                        </w:r>
                        <w:r w:rsidRPr="0050435B">
                          <w:tab/>
                        </w:r>
                        <w:r w:rsidRPr="0050435B">
                          <w:tab/>
                          <w:t>: 101225</w:t>
                        </w:r>
                        <w:r>
                          <w:t>25</w:t>
                        </w:r>
                      </w:p>
                      <w:p w14:paraId="0C86B1AF" w14:textId="2D9E3360" w:rsidR="0026797C" w:rsidRPr="0050435B" w:rsidRDefault="0026797C" w:rsidP="006A4ECB">
                        <w:r>
                          <w:t>Program Studi</w:t>
                        </w:r>
                        <w:r w:rsidRPr="0050435B">
                          <w:tab/>
                          <w:t>: Sistem Informasi</w:t>
                        </w:r>
                      </w:p>
                      <w:p w14:paraId="265B4B6F" w14:textId="48F79E55" w:rsidR="0026797C" w:rsidRPr="0050435B" w:rsidRDefault="0026797C" w:rsidP="006A4ECB">
                        <w:r w:rsidRPr="0050435B">
                          <w:t>Pembimbing</w:t>
                        </w:r>
                        <w:r w:rsidRPr="0050435B">
                          <w:tab/>
                          <w:t xml:space="preserve">: </w:t>
                        </w:r>
                        <w:r w:rsidRPr="00FA51AE">
                          <w:t>Ibu Widya Khafa Nofa,S.Kom.,MMSI</w:t>
                        </w:r>
                      </w:p>
                      <w:p w14:paraId="1769B865" w14:textId="77777777" w:rsidR="0026797C" w:rsidRDefault="0026797C" w:rsidP="006A4ECB"/>
                    </w:txbxContent>
                  </v:textbox>
                </v:shape>
              </w:pict>
            </mc:Fallback>
          </mc:AlternateContent>
        </w:r>
      </w:del>
    </w:p>
    <w:p w14:paraId="3E2C770F" w14:textId="60C434BE" w:rsidR="0055469C" w:rsidRPr="00BB0106" w:rsidDel="00DF7794" w:rsidRDefault="0055469C">
      <w:pPr>
        <w:spacing w:line="240" w:lineRule="auto"/>
        <w:ind w:left="851" w:firstLine="0"/>
        <w:rPr>
          <w:del w:id="141" w:author="Andries Pandia" w:date="2025-08-21T14:25:00Z"/>
          <w:noProof/>
          <w:lang w:val="id-ID"/>
          <w:rPrChange w:id="142" w:author="Andries Pandia" w:date="2025-08-26T08:27:00Z">
            <w:rPr>
              <w:del w:id="143" w:author="Andries Pandia" w:date="2025-08-21T14:25:00Z"/>
            </w:rPr>
          </w:rPrChange>
        </w:rPr>
        <w:pPrChange w:id="144" w:author="Andries Pandia" w:date="2025-08-25T19:28:00Z">
          <w:pPr/>
        </w:pPrChange>
      </w:pPr>
    </w:p>
    <w:p w14:paraId="4AE0460D" w14:textId="6228501D" w:rsidR="0055469C" w:rsidRPr="00BB0106" w:rsidDel="00DF7794" w:rsidRDefault="0055469C">
      <w:pPr>
        <w:spacing w:line="240" w:lineRule="auto"/>
        <w:ind w:left="851" w:firstLine="0"/>
        <w:rPr>
          <w:del w:id="145" w:author="Andries Pandia" w:date="2025-08-21T14:25:00Z"/>
          <w:noProof/>
          <w:lang w:val="id-ID"/>
          <w:rPrChange w:id="146" w:author="Andries Pandia" w:date="2025-08-26T08:27:00Z">
            <w:rPr>
              <w:del w:id="147" w:author="Andries Pandia" w:date="2025-08-21T14:25:00Z"/>
            </w:rPr>
          </w:rPrChange>
        </w:rPr>
        <w:pPrChange w:id="148" w:author="Andries Pandia" w:date="2025-08-25T19:28:00Z">
          <w:pPr/>
        </w:pPrChange>
      </w:pPr>
    </w:p>
    <w:p w14:paraId="18EC4521" w14:textId="77777777" w:rsidR="0055469C" w:rsidRPr="00BB0106" w:rsidRDefault="0055469C">
      <w:pPr>
        <w:spacing w:line="240" w:lineRule="auto"/>
        <w:ind w:left="851" w:firstLine="0"/>
        <w:rPr>
          <w:noProof/>
          <w:lang w:val="id-ID"/>
          <w:rPrChange w:id="149" w:author="Andries Pandia" w:date="2025-08-26T08:27:00Z">
            <w:rPr/>
          </w:rPrChange>
        </w:rPr>
        <w:pPrChange w:id="150" w:author="Andries Pandia" w:date="2025-08-25T19:28:00Z">
          <w:pPr/>
        </w:pPrChange>
      </w:pPr>
    </w:p>
    <w:p w14:paraId="3B24C5C0" w14:textId="69743075" w:rsidR="0055469C" w:rsidRPr="00BB0106" w:rsidDel="009F0CE8" w:rsidRDefault="0055469C">
      <w:pPr>
        <w:spacing w:line="240" w:lineRule="auto"/>
        <w:ind w:firstLine="0"/>
        <w:jc w:val="center"/>
        <w:rPr>
          <w:del w:id="151" w:author="Andries Pandia" w:date="2025-08-25T19:28:00Z"/>
          <w:noProof/>
          <w:lang w:val="id-ID"/>
          <w:rPrChange w:id="152" w:author="Andries Pandia" w:date="2025-08-26T08:27:00Z">
            <w:rPr>
              <w:del w:id="153" w:author="Andries Pandia" w:date="2025-08-25T19:28:00Z"/>
            </w:rPr>
          </w:rPrChange>
        </w:rPr>
        <w:pPrChange w:id="154" w:author="Andries Pandia" w:date="2025-08-25T19:28:00Z">
          <w:pPr/>
        </w:pPrChange>
      </w:pPr>
    </w:p>
    <w:p w14:paraId="0CC32A86" w14:textId="2973E35A" w:rsidR="0055469C" w:rsidRPr="00BB0106" w:rsidDel="009F0CE8" w:rsidRDefault="0055469C">
      <w:pPr>
        <w:spacing w:line="240" w:lineRule="auto"/>
        <w:ind w:firstLine="0"/>
        <w:jc w:val="center"/>
        <w:rPr>
          <w:del w:id="155" w:author="Andries Pandia" w:date="2025-08-25T19:28:00Z"/>
          <w:noProof/>
          <w:lang w:val="id-ID"/>
          <w:rPrChange w:id="156" w:author="Andries Pandia" w:date="2025-08-26T08:27:00Z">
            <w:rPr>
              <w:del w:id="157" w:author="Andries Pandia" w:date="2025-08-25T19:28:00Z"/>
            </w:rPr>
          </w:rPrChange>
        </w:rPr>
        <w:pPrChange w:id="158" w:author="Andries Pandia" w:date="2025-08-25T19:28:00Z">
          <w:pPr/>
        </w:pPrChange>
      </w:pPr>
    </w:p>
    <w:p w14:paraId="36430D01" w14:textId="5DE5CE48" w:rsidR="0055469C" w:rsidRPr="00BB0106" w:rsidDel="009F0CE8" w:rsidRDefault="0055469C" w:rsidP="00715AF2">
      <w:pPr>
        <w:spacing w:line="240" w:lineRule="auto"/>
        <w:ind w:firstLine="0"/>
        <w:jc w:val="center"/>
        <w:rPr>
          <w:del w:id="159" w:author="Andries Pandia" w:date="2025-08-25T19:28:00Z"/>
          <w:noProof/>
          <w:lang w:val="id-ID"/>
          <w:rPrChange w:id="160" w:author="Andries Pandia" w:date="2025-08-26T08:27:00Z">
            <w:rPr>
              <w:del w:id="161" w:author="Andries Pandia" w:date="2025-08-25T19:28:00Z"/>
            </w:rPr>
          </w:rPrChange>
        </w:rPr>
      </w:pPr>
    </w:p>
    <w:p w14:paraId="4556AD4A" w14:textId="50576989" w:rsidR="00BE6C11" w:rsidRPr="00BB0106" w:rsidDel="00DF7794" w:rsidRDefault="00DF7794" w:rsidP="00715AF2">
      <w:pPr>
        <w:spacing w:line="240" w:lineRule="auto"/>
        <w:ind w:firstLine="0"/>
        <w:jc w:val="center"/>
        <w:rPr>
          <w:del w:id="162" w:author="Andries Pandia" w:date="2025-08-21T14:34:00Z"/>
          <w:b/>
          <w:bCs/>
          <w:noProof/>
          <w:kern w:val="2"/>
          <w:lang w:val="id-ID"/>
          <w14:ligatures w14:val="standardContextual"/>
          <w:rPrChange w:id="163" w:author="Andries Pandia" w:date="2025-08-26T08:27:00Z">
            <w:rPr>
              <w:del w:id="164" w:author="Andries Pandia" w:date="2025-08-21T14:34:00Z"/>
              <w:b/>
              <w:bCs/>
            </w:rPr>
          </w:rPrChange>
        </w:rPr>
      </w:pPr>
      <w:del w:id="165" w:author="Andries Pandia" w:date="2025-08-21T14:34:00Z">
        <w:r w:rsidRPr="00BB0106" w:rsidDel="00DF7794">
          <w:rPr>
            <w:b/>
            <w:bCs/>
            <w:noProof/>
            <w:lang w:val="id-ID"/>
            <w:rPrChange w:id="166" w:author="Andries Pandia" w:date="2025-08-26T08:27:00Z">
              <w:rPr>
                <w:b/>
                <w:bCs/>
              </w:rPr>
            </w:rPrChange>
          </w:rPr>
          <w:delText>Diajukan Guna Melengkapi Sebagian Syarat Dalam Mencapai</w:delText>
        </w:r>
      </w:del>
    </w:p>
    <w:p w14:paraId="260A09EE" w14:textId="54279126" w:rsidR="00DF7794" w:rsidRPr="00BB0106" w:rsidRDefault="00DF7794" w:rsidP="00715AF2">
      <w:pPr>
        <w:spacing w:line="240" w:lineRule="auto"/>
        <w:ind w:firstLine="0"/>
        <w:jc w:val="center"/>
        <w:rPr>
          <w:ins w:id="167" w:author="Andries Pandia" w:date="2025-08-21T14:33:00Z"/>
          <w:b/>
          <w:bCs/>
          <w:noProof/>
          <w:kern w:val="2"/>
          <w:lang w:val="id-ID"/>
          <w14:ligatures w14:val="standardContextual"/>
          <w:rPrChange w:id="168" w:author="Andries Pandia" w:date="2025-08-26T08:27:00Z">
            <w:rPr>
              <w:ins w:id="169" w:author="Andries Pandia" w:date="2025-08-21T14:33:00Z"/>
              <w:b/>
              <w:bCs/>
              <w:lang w:val="en-US"/>
            </w:rPr>
          </w:rPrChange>
        </w:rPr>
      </w:pPr>
      <w:del w:id="170" w:author="Andries Pandia" w:date="2025-08-21T14:34:00Z">
        <w:r w:rsidRPr="00BB0106" w:rsidDel="00DF7794">
          <w:rPr>
            <w:b/>
            <w:bCs/>
            <w:noProof/>
            <w:lang w:val="id-ID"/>
            <w:rPrChange w:id="171" w:author="Andries Pandia" w:date="2025-08-26T08:27:00Z">
              <w:rPr>
                <w:b/>
                <w:bCs/>
              </w:rPr>
            </w:rPrChange>
          </w:rPr>
          <w:delText>Gelar Setara Sarjana Muda</w:delText>
        </w:r>
      </w:del>
    </w:p>
    <w:p w14:paraId="62F846B6" w14:textId="77777777" w:rsidR="00DF7794" w:rsidRPr="00BB0106" w:rsidRDefault="00DF7794" w:rsidP="00FF12A3">
      <w:pPr>
        <w:spacing w:line="240" w:lineRule="auto"/>
        <w:ind w:firstLine="0"/>
        <w:jc w:val="center"/>
        <w:rPr>
          <w:ins w:id="172" w:author="Andries Pandia" w:date="2025-08-21T14:33:00Z"/>
          <w:b/>
          <w:bCs/>
          <w:noProof/>
          <w:lang w:val="id-ID"/>
          <w:rPrChange w:id="173" w:author="Andries Pandia" w:date="2025-08-26T08:27:00Z">
            <w:rPr>
              <w:ins w:id="174" w:author="Andries Pandia" w:date="2025-08-21T14:33:00Z"/>
              <w:b/>
              <w:bCs/>
              <w:lang w:val="en-US"/>
            </w:rPr>
          </w:rPrChange>
        </w:rPr>
      </w:pPr>
    </w:p>
    <w:p w14:paraId="2B88B1B1" w14:textId="77777777" w:rsidR="00715AF2" w:rsidRPr="00BB0106" w:rsidRDefault="00715AF2" w:rsidP="00715AF2">
      <w:pPr>
        <w:spacing w:line="240" w:lineRule="auto"/>
        <w:ind w:firstLine="0"/>
        <w:jc w:val="center"/>
        <w:rPr>
          <w:b/>
          <w:bCs/>
          <w:noProof/>
          <w:lang w:val="id-ID"/>
          <w:rPrChange w:id="175" w:author="Andries Pandia" w:date="2025-08-26T08:27:00Z">
            <w:rPr>
              <w:b/>
              <w:bCs/>
              <w:lang w:val="en-US"/>
            </w:rPr>
          </w:rPrChange>
        </w:rPr>
      </w:pPr>
    </w:p>
    <w:p w14:paraId="3615A13A" w14:textId="77777777" w:rsidR="00715AF2" w:rsidRPr="00BB0106" w:rsidRDefault="00715AF2" w:rsidP="00715AF2">
      <w:pPr>
        <w:spacing w:line="240" w:lineRule="auto"/>
        <w:ind w:firstLine="0"/>
        <w:jc w:val="center"/>
        <w:rPr>
          <w:b/>
          <w:bCs/>
          <w:noProof/>
          <w:lang w:val="id-ID"/>
          <w:rPrChange w:id="176" w:author="Andries Pandia" w:date="2025-08-26T08:27:00Z">
            <w:rPr>
              <w:b/>
              <w:bCs/>
              <w:lang w:val="en-US"/>
            </w:rPr>
          </w:rPrChange>
        </w:rPr>
      </w:pPr>
    </w:p>
    <w:p w14:paraId="76D7044F" w14:textId="77777777" w:rsidR="00715AF2" w:rsidRPr="00BB0106" w:rsidRDefault="00715AF2" w:rsidP="00715AF2">
      <w:pPr>
        <w:spacing w:line="240" w:lineRule="auto"/>
        <w:ind w:firstLine="0"/>
        <w:jc w:val="center"/>
        <w:rPr>
          <w:b/>
          <w:bCs/>
          <w:noProof/>
          <w:lang w:val="id-ID"/>
          <w:rPrChange w:id="177" w:author="Andries Pandia" w:date="2025-08-26T08:27:00Z">
            <w:rPr>
              <w:b/>
              <w:bCs/>
              <w:lang w:val="en-US"/>
            </w:rPr>
          </w:rPrChange>
        </w:rPr>
      </w:pPr>
    </w:p>
    <w:p w14:paraId="31CD4D86" w14:textId="77777777" w:rsidR="00715AF2" w:rsidRPr="00BB0106" w:rsidRDefault="00715AF2" w:rsidP="00715AF2">
      <w:pPr>
        <w:spacing w:line="240" w:lineRule="auto"/>
        <w:ind w:firstLine="0"/>
        <w:jc w:val="center"/>
        <w:rPr>
          <w:b/>
          <w:bCs/>
          <w:noProof/>
          <w:lang w:val="id-ID"/>
          <w:rPrChange w:id="178" w:author="Andries Pandia" w:date="2025-08-26T08:27:00Z">
            <w:rPr>
              <w:b/>
              <w:bCs/>
              <w:lang w:val="en-US"/>
            </w:rPr>
          </w:rPrChange>
        </w:rPr>
      </w:pPr>
    </w:p>
    <w:p w14:paraId="794A616A" w14:textId="77777777" w:rsidR="00715AF2" w:rsidRPr="00BB0106" w:rsidRDefault="00715AF2" w:rsidP="00FF12A3">
      <w:pPr>
        <w:spacing w:line="240" w:lineRule="auto"/>
        <w:ind w:firstLine="0"/>
        <w:jc w:val="center"/>
        <w:rPr>
          <w:ins w:id="179" w:author="Andries Pandia" w:date="2025-08-21T14:33:00Z"/>
          <w:b/>
          <w:bCs/>
          <w:noProof/>
          <w:lang w:val="id-ID"/>
          <w:rPrChange w:id="180" w:author="Andries Pandia" w:date="2025-08-26T08:27:00Z">
            <w:rPr>
              <w:ins w:id="181" w:author="Andries Pandia" w:date="2025-08-21T14:33:00Z"/>
              <w:b/>
              <w:bCs/>
              <w:lang w:val="en-US"/>
            </w:rPr>
          </w:rPrChange>
        </w:rPr>
      </w:pPr>
    </w:p>
    <w:p w14:paraId="2B509FB6" w14:textId="77777777" w:rsidR="00DF7794" w:rsidRPr="00BB0106" w:rsidRDefault="00DF7794" w:rsidP="00FF12A3">
      <w:pPr>
        <w:spacing w:line="240" w:lineRule="auto"/>
        <w:ind w:firstLine="0"/>
        <w:jc w:val="center"/>
        <w:rPr>
          <w:b/>
          <w:bCs/>
          <w:noProof/>
          <w:lang w:val="id-ID"/>
          <w:rPrChange w:id="182" w:author="Andries Pandia" w:date="2025-08-26T08:27:00Z">
            <w:rPr>
              <w:b/>
              <w:bCs/>
            </w:rPr>
          </w:rPrChange>
        </w:rPr>
      </w:pPr>
    </w:p>
    <w:p w14:paraId="7B05A95F" w14:textId="0CF8355A" w:rsidR="00BE6C11" w:rsidRPr="00BB0106" w:rsidDel="009F0CE8" w:rsidRDefault="005F3F80" w:rsidP="00FF3423">
      <w:pPr>
        <w:spacing w:line="240" w:lineRule="auto"/>
        <w:ind w:firstLine="0"/>
        <w:jc w:val="center"/>
        <w:rPr>
          <w:del w:id="183" w:author="Andries Pandia" w:date="2025-08-25T19:28:00Z"/>
          <w:b/>
          <w:bCs/>
          <w:noProof/>
          <w:kern w:val="2"/>
          <w:lang w:val="id-ID"/>
          <w14:ligatures w14:val="standardContextual"/>
          <w:rPrChange w:id="184" w:author="Andries Pandia" w:date="2025-08-26T08:27:00Z">
            <w:rPr>
              <w:del w:id="185" w:author="Andries Pandia" w:date="2025-08-25T19:28:00Z"/>
              <w:b/>
              <w:bCs/>
            </w:rPr>
          </w:rPrChange>
        </w:rPr>
      </w:pPr>
      <w:r w:rsidRPr="00BB0106">
        <w:rPr>
          <w:b/>
          <w:bCs/>
          <w:noProof/>
          <w:lang w:val="id-ID"/>
          <w:rPrChange w:id="186" w:author="Andries Pandia" w:date="2025-08-26T08:27:00Z">
            <w:rPr>
              <w:b/>
              <w:bCs/>
            </w:rPr>
          </w:rPrChange>
        </w:rPr>
        <w:t>JAKARTA</w:t>
      </w:r>
    </w:p>
    <w:p w14:paraId="2923694E" w14:textId="77777777" w:rsidR="009F0CE8" w:rsidRPr="00BB0106" w:rsidRDefault="009F0CE8" w:rsidP="00DF54B0">
      <w:pPr>
        <w:spacing w:line="240" w:lineRule="auto"/>
        <w:ind w:firstLine="0"/>
        <w:jc w:val="center"/>
        <w:rPr>
          <w:ins w:id="187" w:author="Andries Pandia" w:date="2025-08-25T19:28:00Z"/>
          <w:b/>
          <w:bCs/>
          <w:noProof/>
          <w:lang w:val="id-ID"/>
          <w:rPrChange w:id="188" w:author="Andries Pandia" w:date="2025-08-26T08:27:00Z">
            <w:rPr>
              <w:ins w:id="189" w:author="Andries Pandia" w:date="2025-08-25T19:28:00Z"/>
              <w:b/>
              <w:bCs/>
              <w:lang w:val="en-US"/>
            </w:rPr>
          </w:rPrChange>
        </w:rPr>
      </w:pPr>
    </w:p>
    <w:p w14:paraId="3C68C761" w14:textId="59375E71" w:rsidR="00DF7794" w:rsidRPr="00BB0106" w:rsidRDefault="00DF7794" w:rsidP="00DF54B0">
      <w:pPr>
        <w:spacing w:line="240" w:lineRule="auto"/>
        <w:ind w:firstLine="0"/>
        <w:jc w:val="center"/>
        <w:rPr>
          <w:ins w:id="190" w:author="Andries Pandia" w:date="2025-08-21T14:32:00Z"/>
          <w:b/>
          <w:bCs/>
          <w:noProof/>
          <w:kern w:val="2"/>
          <w:lang w:val="id-ID"/>
          <w14:ligatures w14:val="standardContextual"/>
          <w:rPrChange w:id="191" w:author="Andries Pandia" w:date="2025-08-26T08:27:00Z">
            <w:rPr>
              <w:ins w:id="192" w:author="Andries Pandia" w:date="2025-08-21T14:32:00Z"/>
              <w:b/>
              <w:bCs/>
            </w:rPr>
          </w:rPrChange>
        </w:rPr>
      </w:pPr>
      <w:r w:rsidRPr="00BB0106">
        <w:rPr>
          <w:b/>
          <w:bCs/>
          <w:noProof/>
          <w:lang w:val="id-ID"/>
          <w:rPrChange w:id="193" w:author="Andries Pandia" w:date="2025-08-26T08:27:00Z">
            <w:rPr>
              <w:b/>
              <w:bCs/>
            </w:rPr>
          </w:rPrChange>
        </w:rPr>
        <w:t>2025</w:t>
      </w:r>
      <w:ins w:id="194" w:author="Andries Pandia" w:date="2025-08-21T14:32:00Z">
        <w:r w:rsidRPr="00BB0106">
          <w:rPr>
            <w:b/>
            <w:bCs/>
            <w:noProof/>
            <w:lang w:val="id-ID"/>
            <w:rPrChange w:id="195" w:author="Andries Pandia" w:date="2025-08-26T08:27:00Z">
              <w:rPr>
                <w:b/>
                <w:bCs/>
              </w:rPr>
            </w:rPrChange>
          </w:rPr>
          <w:br w:type="page"/>
        </w:r>
      </w:ins>
    </w:p>
    <w:p w14:paraId="3C2EF615" w14:textId="70A36615" w:rsidR="00AD0982" w:rsidRPr="00BB0106" w:rsidDel="00DF7794" w:rsidRDefault="00AD0982">
      <w:pPr>
        <w:ind w:firstLine="0"/>
        <w:jc w:val="center"/>
        <w:outlineLvl w:val="0"/>
        <w:rPr>
          <w:del w:id="196" w:author="Andries Pandia" w:date="2025-08-21T14:32:00Z"/>
          <w:b/>
          <w:noProof/>
          <w:lang w:val="id-ID"/>
          <w:rPrChange w:id="197" w:author="Andries Pandia" w:date="2025-08-26T08:27:00Z">
            <w:rPr>
              <w:del w:id="198" w:author="Andries Pandia" w:date="2025-08-21T14:32:00Z"/>
            </w:rPr>
          </w:rPrChange>
        </w:rPr>
        <w:pPrChange w:id="199" w:author="Andries Pandia" w:date="2025-08-25T19:29:00Z">
          <w:pPr>
            <w:jc w:val="center"/>
          </w:pPr>
        </w:pPrChange>
      </w:pPr>
    </w:p>
    <w:p w14:paraId="6ED3D1AA" w14:textId="47902765" w:rsidR="00AD0982" w:rsidRPr="00BB0106" w:rsidDel="00DF7794" w:rsidRDefault="00AD0982">
      <w:pPr>
        <w:ind w:firstLine="0"/>
        <w:jc w:val="center"/>
        <w:outlineLvl w:val="0"/>
        <w:rPr>
          <w:del w:id="200" w:author="Andries Pandia" w:date="2025-08-21T14:32:00Z"/>
          <w:b/>
          <w:noProof/>
          <w:lang w:val="id-ID"/>
          <w:rPrChange w:id="201" w:author="Andries Pandia" w:date="2025-08-26T08:27:00Z">
            <w:rPr>
              <w:del w:id="202" w:author="Andries Pandia" w:date="2025-08-21T14:32:00Z"/>
            </w:rPr>
          </w:rPrChange>
        </w:rPr>
        <w:pPrChange w:id="203" w:author="Andries Pandia" w:date="2025-08-25T19:29:00Z">
          <w:pPr>
            <w:jc w:val="center"/>
          </w:pPr>
        </w:pPrChange>
      </w:pPr>
    </w:p>
    <w:p w14:paraId="215B5DEF" w14:textId="77D74A0C" w:rsidR="00BE6C11" w:rsidRPr="00BB0106" w:rsidRDefault="00BE6C11">
      <w:pPr>
        <w:ind w:firstLine="0"/>
        <w:jc w:val="center"/>
        <w:outlineLvl w:val="0"/>
        <w:rPr>
          <w:lang w:val="id-ID"/>
          <w:rPrChange w:id="204" w:author="Andries Pandia" w:date="2025-08-26T08:27:00Z">
            <w:rPr/>
          </w:rPrChange>
        </w:rPr>
        <w:pPrChange w:id="205" w:author="Andries Pandia" w:date="2025-08-25T19:29:00Z">
          <w:pPr>
            <w:pStyle w:val="Heading2"/>
            <w:jc w:val="center"/>
          </w:pPr>
        </w:pPrChange>
      </w:pPr>
      <w:bookmarkStart w:id="206" w:name="_Toc205544964"/>
      <w:bookmarkStart w:id="207" w:name="_Toc205546219"/>
      <w:bookmarkStart w:id="208" w:name="_Toc205565571"/>
      <w:bookmarkStart w:id="209" w:name="_Toc205823093"/>
      <w:bookmarkStart w:id="210" w:name="_Toc206166248"/>
      <w:bookmarkStart w:id="211" w:name="_Toc206780679"/>
      <w:r w:rsidRPr="00BB0106">
        <w:rPr>
          <w:b/>
          <w:noProof/>
          <w:lang w:val="id-ID"/>
          <w:rPrChange w:id="212" w:author="Andries Pandia" w:date="2025-08-26T08:27:00Z">
            <w:rPr>
              <w:rFonts w:eastAsiaTheme="majorEastAsia" w:cstheme="majorBidi"/>
              <w:b/>
              <w:color w:val="000000"/>
              <w:spacing w:val="15"/>
              <w:szCs w:val="28"/>
              <w:lang w:val="en-US"/>
            </w:rPr>
          </w:rPrChange>
        </w:rPr>
        <w:t xml:space="preserve">PERNYATAAN ORSINALITAS </w:t>
      </w:r>
      <w:r w:rsidR="00FF4EB1" w:rsidRPr="00BB0106">
        <w:rPr>
          <w:b/>
          <w:noProof/>
          <w:lang w:val="id-ID"/>
          <w:rPrChange w:id="213" w:author="Andries Pandia" w:date="2025-08-26T08:27:00Z">
            <w:rPr>
              <w:rFonts w:eastAsiaTheme="majorEastAsia" w:cstheme="majorBidi"/>
              <w:b/>
              <w:color w:val="000000"/>
              <w:spacing w:val="15"/>
              <w:szCs w:val="28"/>
              <w:lang w:val="en-US"/>
            </w:rPr>
          </w:rPrChange>
        </w:rPr>
        <w:t>DAN</w:t>
      </w:r>
      <w:r w:rsidRPr="00BB0106">
        <w:rPr>
          <w:b/>
          <w:noProof/>
          <w:lang w:val="id-ID"/>
          <w:rPrChange w:id="214" w:author="Andries Pandia" w:date="2025-08-26T08:27:00Z">
            <w:rPr>
              <w:rFonts w:eastAsiaTheme="majorEastAsia" w:cstheme="majorBidi"/>
              <w:b/>
              <w:color w:val="000000"/>
              <w:spacing w:val="15"/>
              <w:szCs w:val="28"/>
              <w:lang w:val="en-US"/>
            </w:rPr>
          </w:rPrChange>
        </w:rPr>
        <w:t xml:space="preserve"> PUBLIKASI</w:t>
      </w:r>
      <w:bookmarkEnd w:id="206"/>
      <w:bookmarkEnd w:id="207"/>
      <w:bookmarkEnd w:id="208"/>
      <w:bookmarkEnd w:id="209"/>
      <w:bookmarkEnd w:id="210"/>
      <w:bookmarkEnd w:id="211"/>
    </w:p>
    <w:p w14:paraId="492F6A39" w14:textId="77777777" w:rsidR="0024292E" w:rsidRPr="00BB0106" w:rsidRDefault="0024292E" w:rsidP="009C6C36">
      <w:pPr>
        <w:ind w:firstLine="0"/>
        <w:rPr>
          <w:noProof/>
          <w:lang w:val="id-ID"/>
          <w:rPrChange w:id="215" w:author="Andries Pandia" w:date="2025-08-26T08:27:00Z">
            <w:rPr/>
          </w:rPrChange>
        </w:rPr>
      </w:pPr>
    </w:p>
    <w:p w14:paraId="3B0AE2BA" w14:textId="513FEC2B" w:rsidR="00BE6C11" w:rsidRPr="00BB0106" w:rsidRDefault="00BE6C11" w:rsidP="00715AF2">
      <w:pPr>
        <w:ind w:firstLine="0"/>
        <w:rPr>
          <w:noProof/>
          <w:kern w:val="2"/>
          <w:lang w:val="id-ID"/>
          <w14:ligatures w14:val="standardContextual"/>
          <w:rPrChange w:id="216" w:author="Andries Pandia" w:date="2025-08-26T08:27:00Z">
            <w:rPr/>
          </w:rPrChange>
        </w:rPr>
      </w:pPr>
      <w:r w:rsidRPr="00BB0106">
        <w:rPr>
          <w:noProof/>
          <w:lang w:val="id-ID"/>
          <w:rPrChange w:id="217" w:author="Andries Pandia" w:date="2025-08-26T08:27:00Z">
            <w:rPr/>
          </w:rPrChange>
        </w:rPr>
        <w:t>Saya yang bertanda tangan di bawah</w:t>
      </w:r>
      <w:ins w:id="218" w:author="Andries Pandia" w:date="2025-08-25T19:29:00Z">
        <w:r w:rsidR="009F0CE8" w:rsidRPr="00BB0106">
          <w:rPr>
            <w:noProof/>
            <w:lang w:val="id-ID"/>
            <w:rPrChange w:id="219" w:author="Andries Pandia" w:date="2025-08-26T08:27:00Z">
              <w:rPr>
                <w:lang w:val="en-US"/>
              </w:rPr>
            </w:rPrChange>
          </w:rPr>
          <w:t xml:space="preserve"> </w:t>
        </w:r>
      </w:ins>
      <w:del w:id="220" w:author="Andries Pandia" w:date="2025-08-25T19:29:00Z">
        <w:r w:rsidRPr="00BB0106" w:rsidDel="009F0CE8">
          <w:rPr>
            <w:noProof/>
            <w:lang w:val="id-ID"/>
            <w:rPrChange w:id="221" w:author="Andries Pandia" w:date="2025-08-26T08:27:00Z">
              <w:rPr/>
            </w:rPrChange>
          </w:rPr>
          <w:delText xml:space="preserve"> </w:delText>
        </w:r>
      </w:del>
      <w:r w:rsidRPr="00BB0106">
        <w:rPr>
          <w:noProof/>
          <w:lang w:val="id-ID"/>
          <w:rPrChange w:id="222" w:author="Andries Pandia" w:date="2025-08-26T08:27:00Z">
            <w:rPr/>
          </w:rPrChange>
        </w:rPr>
        <w:t>ini,</w:t>
      </w:r>
    </w:p>
    <w:p w14:paraId="04BFD4CD" w14:textId="77777777" w:rsidR="00867577" w:rsidRPr="00BB0106" w:rsidRDefault="00867577" w:rsidP="00715AF2">
      <w:pPr>
        <w:ind w:firstLine="0"/>
        <w:rPr>
          <w:noProof/>
          <w:lang w:val="id-ID"/>
          <w:rPrChange w:id="223" w:author="Andries Pandia" w:date="2025-08-26T08:27:00Z">
            <w:rPr/>
          </w:rPrChange>
        </w:rPr>
      </w:pPr>
    </w:p>
    <w:p w14:paraId="0405D460" w14:textId="20E025E2" w:rsidR="00BE6C11" w:rsidRPr="00BB0106" w:rsidRDefault="00BE6C11" w:rsidP="00FF12A3">
      <w:pPr>
        <w:ind w:firstLine="0"/>
        <w:rPr>
          <w:noProof/>
          <w:kern w:val="2"/>
          <w:lang w:val="id-ID"/>
          <w14:ligatures w14:val="standardContextual"/>
          <w:rPrChange w:id="224" w:author="Andries Pandia" w:date="2025-08-26T08:27:00Z">
            <w:rPr/>
          </w:rPrChange>
        </w:rPr>
      </w:pPr>
      <w:r w:rsidRPr="00BB0106">
        <w:rPr>
          <w:noProof/>
          <w:lang w:val="id-ID"/>
          <w:rPrChange w:id="225" w:author="Andries Pandia" w:date="2025-08-26T08:27:00Z">
            <w:rPr/>
          </w:rPrChange>
        </w:rPr>
        <w:t xml:space="preserve">Nama </w:t>
      </w:r>
      <w:r w:rsidRPr="00BB0106">
        <w:rPr>
          <w:noProof/>
          <w:lang w:val="id-ID"/>
          <w:rPrChange w:id="226" w:author="Andries Pandia" w:date="2025-08-26T08:27:00Z">
            <w:rPr/>
          </w:rPrChange>
        </w:rPr>
        <w:tab/>
      </w:r>
      <w:r w:rsidRPr="00BB0106">
        <w:rPr>
          <w:noProof/>
          <w:lang w:val="id-ID"/>
          <w:rPrChange w:id="227" w:author="Andries Pandia" w:date="2025-08-26T08:27:00Z">
            <w:rPr/>
          </w:rPrChange>
        </w:rPr>
        <w:tab/>
      </w:r>
      <w:r w:rsidRPr="00BB0106">
        <w:rPr>
          <w:noProof/>
          <w:lang w:val="id-ID"/>
          <w:rPrChange w:id="228" w:author="Andries Pandia" w:date="2025-08-26T08:27:00Z">
            <w:rPr/>
          </w:rPrChange>
        </w:rPr>
        <w:tab/>
        <w:t xml:space="preserve">: </w:t>
      </w:r>
      <w:r w:rsidR="00FC6597" w:rsidRPr="00BB0106">
        <w:t>Franzen Alexander Samuel Wattimena</w:t>
      </w:r>
    </w:p>
    <w:p w14:paraId="6EB121FE" w14:textId="700748FD" w:rsidR="00BE6C11" w:rsidRPr="00BB0106" w:rsidRDefault="00BE6C11" w:rsidP="00FF12A3">
      <w:pPr>
        <w:ind w:firstLine="0"/>
        <w:rPr>
          <w:noProof/>
          <w:kern w:val="2"/>
          <w:lang w:val="id-ID"/>
          <w14:ligatures w14:val="standardContextual"/>
          <w:rPrChange w:id="229" w:author="Andries Pandia" w:date="2025-08-26T08:27:00Z">
            <w:rPr/>
          </w:rPrChange>
        </w:rPr>
      </w:pPr>
      <w:r w:rsidRPr="00BB0106">
        <w:rPr>
          <w:noProof/>
          <w:lang w:val="id-ID"/>
          <w:rPrChange w:id="230" w:author="Andries Pandia" w:date="2025-08-26T08:27:00Z">
            <w:rPr/>
          </w:rPrChange>
        </w:rPr>
        <w:t xml:space="preserve">NPM </w:t>
      </w:r>
      <w:r w:rsidRPr="00BB0106">
        <w:rPr>
          <w:noProof/>
          <w:lang w:val="id-ID"/>
          <w:rPrChange w:id="231" w:author="Andries Pandia" w:date="2025-08-26T08:27:00Z">
            <w:rPr/>
          </w:rPrChange>
        </w:rPr>
        <w:tab/>
      </w:r>
      <w:r w:rsidRPr="00BB0106">
        <w:rPr>
          <w:noProof/>
          <w:lang w:val="id-ID"/>
          <w:rPrChange w:id="232" w:author="Andries Pandia" w:date="2025-08-26T08:27:00Z">
            <w:rPr/>
          </w:rPrChange>
        </w:rPr>
        <w:tab/>
      </w:r>
      <w:r w:rsidRPr="00BB0106">
        <w:rPr>
          <w:noProof/>
          <w:lang w:val="id-ID"/>
          <w:rPrChange w:id="233" w:author="Andries Pandia" w:date="2025-08-26T08:27:00Z">
            <w:rPr/>
          </w:rPrChange>
        </w:rPr>
        <w:tab/>
        <w:t>: 101225</w:t>
      </w:r>
      <w:r w:rsidR="00FC6597" w:rsidRPr="00BB0106">
        <w:rPr>
          <w:rPrChange w:id="234" w:author="Andries Pandia" w:date="2025-08-26T08:27:00Z">
            <w:rPr>
              <w:highlight w:val="yellow"/>
            </w:rPr>
          </w:rPrChange>
        </w:rPr>
        <w:t>25</w:t>
      </w:r>
    </w:p>
    <w:p w14:paraId="7DFFC349" w14:textId="59B3D570" w:rsidR="00867577" w:rsidRPr="00BB0106" w:rsidDel="00FF4EB1" w:rsidRDefault="00BE6C11" w:rsidP="00FF3423">
      <w:pPr>
        <w:ind w:firstLine="0"/>
        <w:rPr>
          <w:del w:id="235" w:author="Andries Pandia" w:date="2025-08-21T14:48:00Z"/>
          <w:noProof/>
          <w:kern w:val="2"/>
          <w:lang w:val="id-ID"/>
          <w14:ligatures w14:val="standardContextual"/>
          <w:rPrChange w:id="236" w:author="Andries Pandia" w:date="2025-08-26T08:27:00Z">
            <w:rPr>
              <w:del w:id="237" w:author="Andries Pandia" w:date="2025-08-21T14:48:00Z"/>
            </w:rPr>
          </w:rPrChange>
        </w:rPr>
      </w:pPr>
      <w:r w:rsidRPr="00BB0106">
        <w:rPr>
          <w:noProof/>
          <w:lang w:val="id-ID"/>
          <w:rPrChange w:id="238" w:author="Andries Pandia" w:date="2025-08-26T08:27:00Z">
            <w:rPr/>
          </w:rPrChange>
        </w:rPr>
        <w:t xml:space="preserve">Judul PI </w:t>
      </w:r>
      <w:r w:rsidRPr="00BB0106">
        <w:rPr>
          <w:noProof/>
          <w:lang w:val="id-ID"/>
          <w:rPrChange w:id="239" w:author="Andries Pandia" w:date="2025-08-26T08:27:00Z">
            <w:rPr/>
          </w:rPrChange>
        </w:rPr>
        <w:tab/>
      </w:r>
      <w:r w:rsidRPr="00BB0106">
        <w:rPr>
          <w:noProof/>
          <w:lang w:val="id-ID"/>
          <w:rPrChange w:id="240" w:author="Andries Pandia" w:date="2025-08-26T08:27:00Z">
            <w:rPr/>
          </w:rPrChange>
        </w:rPr>
        <w:tab/>
        <w:t xml:space="preserve">: </w:t>
      </w:r>
      <w:del w:id="241" w:author="Andries Pandia" w:date="2025-08-21T14:49:00Z">
        <w:r w:rsidR="0024292E" w:rsidRPr="00BB0106" w:rsidDel="00FF4EB1">
          <w:delText xml:space="preserve"> </w:delText>
        </w:r>
      </w:del>
      <w:proofErr w:type="spellStart"/>
      <w:r w:rsidR="00AF4743" w:rsidRPr="00BB0106">
        <w:t>Analisis</w:t>
      </w:r>
      <w:proofErr w:type="spellEnd"/>
      <w:r w:rsidR="00AF4743" w:rsidRPr="00BB0106">
        <w:t xml:space="preserve"> </w:t>
      </w:r>
      <w:proofErr w:type="spellStart"/>
      <w:r w:rsidR="00AF4743" w:rsidRPr="00BB0106">
        <w:t>Kuantitatif</w:t>
      </w:r>
      <w:proofErr w:type="spellEnd"/>
      <w:r w:rsidR="00AF4743" w:rsidRPr="00BB0106">
        <w:t xml:space="preserve"> dan </w:t>
      </w:r>
      <w:proofErr w:type="spellStart"/>
      <w:r w:rsidR="00AF4743" w:rsidRPr="00BB0106">
        <w:t>Visualisasi</w:t>
      </w:r>
      <w:proofErr w:type="spellEnd"/>
      <w:r w:rsidR="00AF4743" w:rsidRPr="00BB0106">
        <w:t xml:space="preserve"> Human Traffic</w:t>
      </w:r>
      <w:ins w:id="242" w:author="Andries Pandia" w:date="2025-08-21T14:48:00Z">
        <w:r w:rsidR="00FF4EB1" w:rsidRPr="00BB0106">
          <w:rPr>
            <w:lang w:val="en-ID"/>
            <w:rPrChange w:id="243" w:author="Andries Pandia" w:date="2025-08-26T08:27:00Z">
              <w:rPr>
                <w:rFonts w:eastAsiaTheme="majorEastAsia" w:cstheme="majorBidi"/>
                <w:b/>
                <w:color w:val="000000"/>
                <w:spacing w:val="15"/>
                <w:szCs w:val="28"/>
                <w:lang w:val="en-US"/>
              </w:rPr>
            </w:rPrChange>
          </w:rPr>
          <w:t>k</w:t>
        </w:r>
      </w:ins>
      <w:r w:rsidR="00AF4743" w:rsidRPr="00BB0106">
        <w:rPr>
          <w:noProof/>
          <w:lang w:val="id-ID"/>
          <w:rPrChange w:id="244" w:author="Andries Pandia" w:date="2025-08-26T08:27:00Z">
            <w:rPr/>
          </w:rPrChange>
        </w:rPr>
        <w:t>ing</w:t>
      </w:r>
    </w:p>
    <w:p w14:paraId="1CCF040B" w14:textId="748AA5A8" w:rsidR="0055469C" w:rsidRPr="00BB0106" w:rsidRDefault="00867577">
      <w:pPr>
        <w:ind w:firstLine="0"/>
        <w:rPr>
          <w:noProof/>
          <w:kern w:val="2"/>
          <w:lang w:val="id-ID"/>
          <w14:ligatures w14:val="standardContextual"/>
          <w:rPrChange w:id="245" w:author="Andries Pandia" w:date="2025-08-26T08:27:00Z">
            <w:rPr/>
          </w:rPrChange>
        </w:rPr>
        <w:pPrChange w:id="246" w:author="Andries Pandia" w:date="2025-08-25T19:29:00Z">
          <w:pPr>
            <w:ind w:left="2160"/>
          </w:pPr>
        </w:pPrChange>
      </w:pPr>
      <w:r w:rsidRPr="00BB0106">
        <w:rPr>
          <w:noProof/>
          <w:lang w:val="id-ID"/>
          <w:rPrChange w:id="247" w:author="Andries Pandia" w:date="2025-08-26T08:27:00Z">
            <w:rPr>
              <w:lang w:val="en-US"/>
            </w:rPr>
          </w:rPrChange>
        </w:rPr>
        <w:t xml:space="preserve">  </w:t>
      </w:r>
    </w:p>
    <w:p w14:paraId="4CDAD7D0" w14:textId="42B65299" w:rsidR="00BE6C11" w:rsidRPr="00BB0106" w:rsidRDefault="00BE6C11" w:rsidP="00715AF2">
      <w:pPr>
        <w:ind w:firstLine="0"/>
        <w:rPr>
          <w:noProof/>
          <w:kern w:val="2"/>
          <w:lang w:val="id-ID"/>
          <w14:ligatures w14:val="standardContextual"/>
          <w:rPrChange w:id="248" w:author="Andries Pandia" w:date="2025-08-26T08:27:00Z">
            <w:rPr/>
          </w:rPrChange>
        </w:rPr>
      </w:pPr>
      <w:r w:rsidRPr="00BB0106">
        <w:rPr>
          <w:noProof/>
          <w:lang w:val="id-ID"/>
          <w:rPrChange w:id="249" w:author="Andries Pandia" w:date="2025-08-26T08:27:00Z">
            <w:rPr/>
          </w:rPrChange>
        </w:rPr>
        <w:t xml:space="preserve">Tanggal Sidang </w:t>
      </w:r>
      <w:r w:rsidRPr="00BB0106">
        <w:rPr>
          <w:noProof/>
          <w:lang w:val="id-ID"/>
          <w:rPrChange w:id="250" w:author="Andries Pandia" w:date="2025-08-26T08:27:00Z">
            <w:rPr/>
          </w:rPrChange>
        </w:rPr>
        <w:tab/>
        <w:t>: </w:t>
      </w:r>
      <w:del w:id="251" w:author="Andries Pandia" w:date="2025-08-25T19:46:00Z">
        <w:r w:rsidR="0055469C" w:rsidRPr="00BB0106" w:rsidDel="00A66A25">
          <w:delText>&lt;&lt;Tanggal – Bulan - Tahun&gt;&gt;</w:delText>
        </w:r>
      </w:del>
    </w:p>
    <w:p w14:paraId="02961AC9" w14:textId="678B88E1" w:rsidR="00BE6C11" w:rsidRPr="00BB0106" w:rsidRDefault="00BE6C11" w:rsidP="00715AF2">
      <w:pPr>
        <w:ind w:firstLine="0"/>
        <w:rPr>
          <w:noProof/>
          <w:kern w:val="2"/>
          <w:lang w:val="id-ID"/>
          <w14:ligatures w14:val="standardContextual"/>
          <w:rPrChange w:id="252" w:author="Andries Pandia" w:date="2025-08-26T08:27:00Z">
            <w:rPr/>
          </w:rPrChange>
        </w:rPr>
      </w:pPr>
      <w:r w:rsidRPr="00BB0106">
        <w:rPr>
          <w:noProof/>
          <w:lang w:val="id-ID"/>
          <w:rPrChange w:id="253" w:author="Andries Pandia" w:date="2025-08-26T08:27:00Z">
            <w:rPr/>
          </w:rPrChange>
        </w:rPr>
        <w:t>Tanggal Lulus</w:t>
      </w:r>
      <w:r w:rsidRPr="00BB0106">
        <w:rPr>
          <w:noProof/>
          <w:lang w:val="id-ID"/>
          <w:rPrChange w:id="254" w:author="Andries Pandia" w:date="2025-08-26T08:27:00Z">
            <w:rPr/>
          </w:rPrChange>
        </w:rPr>
        <w:tab/>
      </w:r>
      <w:r w:rsidRPr="00BB0106">
        <w:rPr>
          <w:noProof/>
          <w:lang w:val="id-ID"/>
          <w:rPrChange w:id="255" w:author="Andries Pandia" w:date="2025-08-26T08:27:00Z">
            <w:rPr/>
          </w:rPrChange>
        </w:rPr>
        <w:tab/>
        <w:t>: </w:t>
      </w:r>
      <w:del w:id="256" w:author="Andries Pandia" w:date="2025-08-25T19:46:00Z">
        <w:r w:rsidR="0055469C" w:rsidRPr="00BB0106" w:rsidDel="00A66A25">
          <w:delText>&lt;&lt;Tanggal – Bulan - Tahun&gt;&gt;</w:delText>
        </w:r>
      </w:del>
    </w:p>
    <w:p w14:paraId="538E4ACA" w14:textId="77777777" w:rsidR="00BE6C11" w:rsidRPr="00BB0106" w:rsidRDefault="00BE6C11" w:rsidP="00715AF2">
      <w:pPr>
        <w:ind w:firstLine="0"/>
        <w:rPr>
          <w:noProof/>
          <w:lang w:val="id-ID"/>
          <w:rPrChange w:id="257" w:author="Andries Pandia" w:date="2025-08-26T08:27:00Z">
            <w:rPr/>
          </w:rPrChange>
        </w:rPr>
      </w:pPr>
    </w:p>
    <w:p w14:paraId="14D802F3" w14:textId="49E1D8E8" w:rsidR="00BE6C11" w:rsidRPr="00BB0106" w:rsidRDefault="00BE6C11" w:rsidP="00FF12A3">
      <w:pPr>
        <w:ind w:firstLine="0"/>
        <w:rPr>
          <w:noProof/>
          <w:kern w:val="2"/>
          <w:lang w:val="id-ID"/>
          <w14:ligatures w14:val="standardContextual"/>
          <w:rPrChange w:id="258" w:author="Andries Pandia" w:date="2025-08-26T08:27:00Z">
            <w:rPr/>
          </w:rPrChange>
        </w:rPr>
      </w:pPr>
      <w:del w:id="259" w:author="Andries Pandia" w:date="2025-08-21T14:49:00Z">
        <w:r w:rsidRPr="00BB0106" w:rsidDel="00FF4EB1">
          <w:rPr>
            <w:noProof/>
            <w:lang w:val="id-ID"/>
            <w:rPrChange w:id="260" w:author="Andries Pandia" w:date="2025-08-26T08:27:00Z">
              <w:rPr/>
            </w:rPrChange>
          </w:rPr>
          <w:delText xml:space="preserve">Menyatakan </w:delText>
        </w:r>
      </w:del>
      <w:ins w:id="261" w:author="Andries Pandia" w:date="2025-08-21T14:49:00Z">
        <w:r w:rsidR="00FF4EB1" w:rsidRPr="00BB0106">
          <w:rPr>
            <w:noProof/>
            <w:lang w:val="id-ID"/>
            <w:rPrChange w:id="262" w:author="Andries Pandia" w:date="2025-08-26T08:27:00Z">
              <w:rPr>
                <w:lang w:val="en-US"/>
              </w:rPr>
            </w:rPrChange>
          </w:rPr>
          <w:t xml:space="preserve">menyatakan </w:t>
        </w:r>
      </w:ins>
      <w:proofErr w:type="spellStart"/>
      <w:r w:rsidRPr="00BB0106">
        <w:t>bahwa</w:t>
      </w:r>
      <w:proofErr w:type="spellEnd"/>
      <w:r w:rsidRPr="00BB0106">
        <w:t xml:space="preserve"> tulisan </w:t>
      </w:r>
      <w:proofErr w:type="spellStart"/>
      <w:r w:rsidRPr="00BB0106">
        <w:t>ini</w:t>
      </w:r>
      <w:proofErr w:type="spellEnd"/>
      <w:r w:rsidRPr="00BB0106">
        <w:t xml:space="preserve"> </w:t>
      </w:r>
      <w:proofErr w:type="spellStart"/>
      <w:r w:rsidRPr="00BB0106">
        <w:t>adalah</w:t>
      </w:r>
      <w:proofErr w:type="spellEnd"/>
      <w:r w:rsidRPr="00BB0106">
        <w:t xml:space="preserve"> </w:t>
      </w:r>
      <w:proofErr w:type="spellStart"/>
      <w:r w:rsidRPr="00BB0106">
        <w:t>merupakan</w:t>
      </w:r>
      <w:proofErr w:type="spellEnd"/>
      <w:r w:rsidRPr="00BB0106">
        <w:t xml:space="preserve"> </w:t>
      </w:r>
      <w:proofErr w:type="spellStart"/>
      <w:r w:rsidRPr="00BB0106">
        <w:t>hasil</w:t>
      </w:r>
      <w:proofErr w:type="spellEnd"/>
      <w:r w:rsidRPr="00BB0106">
        <w:t xml:space="preserve"> </w:t>
      </w:r>
      <w:proofErr w:type="spellStart"/>
      <w:r w:rsidRPr="00BB0106">
        <w:t>karya</w:t>
      </w:r>
      <w:proofErr w:type="spellEnd"/>
      <w:r w:rsidRPr="00BB0106">
        <w:t xml:space="preserve"> </w:t>
      </w:r>
      <w:proofErr w:type="spellStart"/>
      <w:r w:rsidRPr="00BB0106">
        <w:t>saya</w:t>
      </w:r>
      <w:proofErr w:type="spellEnd"/>
      <w:r w:rsidRPr="00BB0106">
        <w:t xml:space="preserve"> </w:t>
      </w:r>
      <w:proofErr w:type="spellStart"/>
      <w:r w:rsidRPr="00BB0106">
        <w:t>sendiri</w:t>
      </w:r>
      <w:proofErr w:type="spellEnd"/>
      <w:r w:rsidRPr="00BB0106">
        <w:t xml:space="preserve"> dan </w:t>
      </w:r>
      <w:proofErr w:type="spellStart"/>
      <w:r w:rsidRPr="00BB0106">
        <w:t>dapat</w:t>
      </w:r>
      <w:proofErr w:type="spellEnd"/>
      <w:r w:rsidRPr="00BB0106">
        <w:t xml:space="preserve"> </w:t>
      </w:r>
      <w:proofErr w:type="spellStart"/>
      <w:r w:rsidRPr="00BB0106">
        <w:t>dipublikasikan</w:t>
      </w:r>
      <w:proofErr w:type="spellEnd"/>
      <w:r w:rsidRPr="00BB0106">
        <w:t xml:space="preserve"> </w:t>
      </w:r>
      <w:proofErr w:type="spellStart"/>
      <w:r w:rsidRPr="00BB0106">
        <w:t>sepenuhnya</w:t>
      </w:r>
      <w:proofErr w:type="spellEnd"/>
      <w:r w:rsidRPr="00BB0106">
        <w:t xml:space="preserve"> oleh Universitas </w:t>
      </w:r>
      <w:proofErr w:type="spellStart"/>
      <w:r w:rsidRPr="00BB0106">
        <w:t>Gunadarma</w:t>
      </w:r>
      <w:proofErr w:type="spellEnd"/>
      <w:r w:rsidRPr="00BB0106">
        <w:t xml:space="preserve">. Segala </w:t>
      </w:r>
      <w:proofErr w:type="spellStart"/>
      <w:r w:rsidRPr="00BB0106">
        <w:t>kutipan</w:t>
      </w:r>
      <w:proofErr w:type="spellEnd"/>
      <w:r w:rsidRPr="00BB0106">
        <w:t xml:space="preserve"> </w:t>
      </w:r>
      <w:proofErr w:type="spellStart"/>
      <w:r w:rsidRPr="00BB0106">
        <w:t>dalam</w:t>
      </w:r>
      <w:proofErr w:type="spellEnd"/>
      <w:r w:rsidRPr="00BB0106">
        <w:t xml:space="preserve"> </w:t>
      </w:r>
      <w:proofErr w:type="spellStart"/>
      <w:r w:rsidRPr="00BB0106">
        <w:t>bentuk</w:t>
      </w:r>
      <w:proofErr w:type="spellEnd"/>
      <w:r w:rsidRPr="00BB0106">
        <w:t xml:space="preserve"> </w:t>
      </w:r>
      <w:proofErr w:type="spellStart"/>
      <w:r w:rsidRPr="00BB0106">
        <w:t>apa</w:t>
      </w:r>
      <w:proofErr w:type="spellEnd"/>
      <w:r w:rsidRPr="00BB0106">
        <w:t xml:space="preserve"> pun </w:t>
      </w:r>
      <w:proofErr w:type="spellStart"/>
      <w:r w:rsidRPr="00BB0106">
        <w:t>telah</w:t>
      </w:r>
      <w:proofErr w:type="spellEnd"/>
      <w:r w:rsidRPr="00BB0106">
        <w:t xml:space="preserve"> </w:t>
      </w:r>
      <w:del w:id="263" w:author="Andries Pandia" w:date="2025-08-21T14:47:00Z">
        <w:r w:rsidRPr="00BB0106" w:rsidDel="00FF4EB1">
          <w:delText xml:space="preserve">mebgikuti </w:delText>
        </w:r>
      </w:del>
      <w:proofErr w:type="spellStart"/>
      <w:ins w:id="264" w:author="Andries Pandia" w:date="2025-08-21T14:47:00Z">
        <w:r w:rsidR="00FF4EB1" w:rsidRPr="00BB0106">
          <w:t>mengikuti</w:t>
        </w:r>
        <w:proofErr w:type="spellEnd"/>
        <w:r w:rsidR="00FF4EB1" w:rsidRPr="00BB0106">
          <w:t xml:space="preserve"> </w:t>
        </w:r>
      </w:ins>
      <w:proofErr w:type="spellStart"/>
      <w:r w:rsidRPr="00BB0106">
        <w:t>kaidah</w:t>
      </w:r>
      <w:proofErr w:type="spellEnd"/>
      <w:r w:rsidRPr="00BB0106">
        <w:t xml:space="preserve">, </w:t>
      </w:r>
      <w:proofErr w:type="spellStart"/>
      <w:r w:rsidRPr="00BB0106">
        <w:t>etika</w:t>
      </w:r>
      <w:proofErr w:type="spellEnd"/>
      <w:r w:rsidRPr="00BB0106">
        <w:t xml:space="preserve"> </w:t>
      </w:r>
      <w:proofErr w:type="spellStart"/>
      <w:r w:rsidRPr="00BB0106">
        <w:t>berlaku</w:t>
      </w:r>
      <w:proofErr w:type="spellEnd"/>
      <w:r w:rsidRPr="00BB0106">
        <w:t xml:space="preserve">. </w:t>
      </w:r>
      <w:proofErr w:type="spellStart"/>
      <w:r w:rsidRPr="00BB0106">
        <w:t>Mengenai</w:t>
      </w:r>
      <w:proofErr w:type="spellEnd"/>
      <w:r w:rsidRPr="00BB0106">
        <w:t xml:space="preserve"> </w:t>
      </w:r>
      <w:proofErr w:type="spellStart"/>
      <w:r w:rsidRPr="00BB0106">
        <w:t>isi</w:t>
      </w:r>
      <w:proofErr w:type="spellEnd"/>
      <w:r w:rsidRPr="00BB0106">
        <w:t xml:space="preserve"> dan tulisan </w:t>
      </w:r>
      <w:proofErr w:type="spellStart"/>
      <w:r w:rsidRPr="00BB0106">
        <w:t>adalah</w:t>
      </w:r>
      <w:proofErr w:type="spellEnd"/>
      <w:r w:rsidRPr="00BB0106">
        <w:t xml:space="preserve"> </w:t>
      </w:r>
      <w:proofErr w:type="spellStart"/>
      <w:r w:rsidRPr="00BB0106">
        <w:t>merupakan</w:t>
      </w:r>
      <w:proofErr w:type="spellEnd"/>
      <w:r w:rsidRPr="00BB0106">
        <w:t xml:space="preserve"> </w:t>
      </w:r>
      <w:proofErr w:type="spellStart"/>
      <w:r w:rsidRPr="00BB0106">
        <w:t>tanggung</w:t>
      </w:r>
      <w:proofErr w:type="spellEnd"/>
      <w:r w:rsidRPr="00BB0106">
        <w:t xml:space="preserve"> </w:t>
      </w:r>
      <w:proofErr w:type="spellStart"/>
      <w:r w:rsidRPr="00BB0106">
        <w:t>jawab</w:t>
      </w:r>
      <w:proofErr w:type="spellEnd"/>
      <w:r w:rsidRPr="00BB0106">
        <w:t xml:space="preserve"> </w:t>
      </w:r>
      <w:proofErr w:type="spellStart"/>
      <w:r w:rsidRPr="00BB0106">
        <w:t>Penulis</w:t>
      </w:r>
      <w:proofErr w:type="spellEnd"/>
      <w:r w:rsidRPr="00BB0106">
        <w:t xml:space="preserve">, </w:t>
      </w:r>
      <w:proofErr w:type="spellStart"/>
      <w:r w:rsidRPr="00BB0106">
        <w:t>bukan</w:t>
      </w:r>
      <w:proofErr w:type="spellEnd"/>
      <w:r w:rsidRPr="00BB0106">
        <w:t xml:space="preserve"> Universitas </w:t>
      </w:r>
      <w:proofErr w:type="spellStart"/>
      <w:r w:rsidRPr="00BB0106">
        <w:t>Gunadarma</w:t>
      </w:r>
      <w:proofErr w:type="spellEnd"/>
      <w:r w:rsidRPr="00BB0106">
        <w:t xml:space="preserve">. </w:t>
      </w:r>
      <w:proofErr w:type="spellStart"/>
      <w:r w:rsidRPr="00BB0106">
        <w:t>Demikian</w:t>
      </w:r>
      <w:proofErr w:type="spellEnd"/>
      <w:r w:rsidRPr="00BB0106">
        <w:t xml:space="preserve"> </w:t>
      </w:r>
      <w:proofErr w:type="spellStart"/>
      <w:r w:rsidRPr="00BB0106">
        <w:t>pernyataan</w:t>
      </w:r>
      <w:proofErr w:type="spellEnd"/>
      <w:r w:rsidRPr="00BB0106">
        <w:t xml:space="preserve"> </w:t>
      </w:r>
      <w:proofErr w:type="spellStart"/>
      <w:r w:rsidRPr="00BB0106">
        <w:t>ini</w:t>
      </w:r>
      <w:proofErr w:type="spellEnd"/>
      <w:r w:rsidRPr="00BB0106">
        <w:t xml:space="preserve"> </w:t>
      </w:r>
      <w:proofErr w:type="spellStart"/>
      <w:r w:rsidRPr="00BB0106">
        <w:t>dibuat</w:t>
      </w:r>
      <w:proofErr w:type="spellEnd"/>
      <w:r w:rsidRPr="00BB0106">
        <w:t xml:space="preserve"> </w:t>
      </w:r>
      <w:proofErr w:type="spellStart"/>
      <w:r w:rsidRPr="00BB0106">
        <w:t>dengan</w:t>
      </w:r>
      <w:proofErr w:type="spellEnd"/>
      <w:r w:rsidRPr="00BB0106">
        <w:t xml:space="preserve"> </w:t>
      </w:r>
      <w:proofErr w:type="spellStart"/>
      <w:r w:rsidRPr="00BB0106">
        <w:t>sebenarnya</w:t>
      </w:r>
      <w:proofErr w:type="spellEnd"/>
      <w:r w:rsidRPr="00BB0106">
        <w:t xml:space="preserve"> dan </w:t>
      </w:r>
      <w:proofErr w:type="spellStart"/>
      <w:r w:rsidRPr="00BB0106">
        <w:t>dengan</w:t>
      </w:r>
      <w:proofErr w:type="spellEnd"/>
      <w:r w:rsidRPr="00BB0106">
        <w:t xml:space="preserve"> </w:t>
      </w:r>
      <w:proofErr w:type="spellStart"/>
      <w:r w:rsidRPr="00BB0106">
        <w:t>penuh</w:t>
      </w:r>
      <w:proofErr w:type="spellEnd"/>
      <w:r w:rsidRPr="00BB0106">
        <w:t xml:space="preserve"> </w:t>
      </w:r>
      <w:proofErr w:type="spellStart"/>
      <w:r w:rsidRPr="00BB0106">
        <w:t>kesadaran</w:t>
      </w:r>
      <w:proofErr w:type="spellEnd"/>
      <w:r w:rsidRPr="00BB0106">
        <w:t>.</w:t>
      </w:r>
    </w:p>
    <w:p w14:paraId="3DF5ED68" w14:textId="0307E737" w:rsidR="00BE6C11" w:rsidRPr="00BB0106" w:rsidRDefault="00D85AFB" w:rsidP="00FF12A3">
      <w:pPr>
        <w:ind w:firstLine="0"/>
        <w:rPr>
          <w:noProof/>
          <w:lang w:val="id-ID"/>
          <w:rPrChange w:id="265" w:author="Andries Pandia" w:date="2025-08-26T08:27:00Z">
            <w:rPr/>
          </w:rPrChange>
        </w:rPr>
      </w:pPr>
      <w:ins w:id="266" w:author="grace bellandina" w:date="2025-08-22T22:41:00Z">
        <w:r w:rsidRPr="00BB0106">
          <w:rPr>
            <w:noProof/>
            <w:lang w:val="id-ID"/>
            <w:rPrChange w:id="267" w:author="Andries Pandia" w:date="2025-08-26T08:27:00Z">
              <w:rPr>
                <w:lang w:val="en-US"/>
              </w:rPr>
            </w:rPrChange>
          </w:rPr>
          <w:drawing>
            <wp:anchor distT="0" distB="0" distL="114300" distR="114300" simplePos="0" relativeHeight="251666432" behindDoc="0" locked="0" layoutInCell="1" allowOverlap="1" wp14:anchorId="655322A9" wp14:editId="613DDF3A">
              <wp:simplePos x="0" y="0"/>
              <wp:positionH relativeFrom="column">
                <wp:posOffset>-4445</wp:posOffset>
              </wp:positionH>
              <wp:positionV relativeFrom="paragraph">
                <wp:posOffset>779780</wp:posOffset>
              </wp:positionV>
              <wp:extent cx="913765" cy="1371600"/>
              <wp:effectExtent l="0" t="0" r="635" b="0"/>
              <wp:wrapSquare wrapText="bothSides"/>
              <wp:docPr id="192735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3609" name="Picture 1927353609"/>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913765" cy="1371600"/>
                      </a:xfrm>
                      <a:prstGeom prst="rect">
                        <a:avLst/>
                      </a:prstGeom>
                    </pic:spPr>
                  </pic:pic>
                </a:graphicData>
              </a:graphic>
              <wp14:sizeRelH relativeFrom="page">
                <wp14:pctWidth>0</wp14:pctWidth>
              </wp14:sizeRelH>
              <wp14:sizeRelV relativeFrom="page">
                <wp14:pctHeight>0</wp14:pctHeight>
              </wp14:sizeRelV>
            </wp:anchor>
          </w:drawing>
        </w:r>
      </w:ins>
      <w:r w:rsidR="00BE6C11" w:rsidRPr="00BB0106">
        <w:rPr>
          <w:noProof/>
          <w:lang w:val="id-ID"/>
          <w:rPrChange w:id="268" w:author="Andries Pandia" w:date="2025-08-26T08:27:00Z">
            <w:rPr/>
          </w:rPrChange>
        </w:rPr>
        <w:br/>
      </w:r>
      <w:r w:rsidR="00BE6C11" w:rsidRPr="00BB0106">
        <w:rPr>
          <w:noProof/>
          <w:lang w:val="id-ID"/>
          <w:rPrChange w:id="269" w:author="Andries Pandia" w:date="2025-08-26T08:27:00Z">
            <w:rPr/>
          </w:rPrChange>
        </w:rPr>
        <w:br/>
      </w:r>
    </w:p>
    <w:p w14:paraId="1EA1936A" w14:textId="59393736" w:rsidR="00BE6C11" w:rsidRPr="00BB0106" w:rsidDel="00D85AFB" w:rsidRDefault="00BE6C11">
      <w:pPr>
        <w:ind w:firstLine="0"/>
        <w:rPr>
          <w:del w:id="270" w:author="Andries Pandia" w:date="2025-08-25T19:34:00Z"/>
          <w:noProof/>
          <w:kern w:val="2"/>
          <w:lang w:val="id-ID"/>
          <w14:ligatures w14:val="standardContextual"/>
          <w:rPrChange w:id="271" w:author="Andries Pandia" w:date="2025-08-26T08:27:00Z">
            <w:rPr>
              <w:del w:id="272" w:author="Andries Pandia" w:date="2025-08-25T19:34:00Z"/>
            </w:rPr>
          </w:rPrChange>
        </w:rPr>
        <w:pPrChange w:id="273" w:author="Andries Pandia" w:date="2025-08-25T19:35:00Z">
          <w:pPr>
            <w:jc w:val="right"/>
          </w:pPr>
        </w:pPrChange>
      </w:pPr>
      <w:del w:id="274" w:author="Andries Pandia" w:date="2025-08-25T19:34:00Z">
        <w:r w:rsidRPr="00BB0106" w:rsidDel="00D85AFB">
          <w:rPr>
            <w:noProof/>
            <w:lang w:val="id-ID"/>
            <w:rPrChange w:id="275" w:author="Andries Pandia" w:date="2025-08-26T08:27:00Z">
              <w:rPr/>
            </w:rPrChange>
          </w:rPr>
          <w:delText>Jakarta, 14 April 2025</w:delText>
        </w:r>
      </w:del>
    </w:p>
    <w:p w14:paraId="6F247262" w14:textId="7FF9A46F" w:rsidR="00D85AFB" w:rsidRPr="00BB0106" w:rsidRDefault="00D85AFB">
      <w:pPr>
        <w:ind w:left="3600"/>
        <w:jc w:val="left"/>
        <w:rPr>
          <w:noProof/>
          <w:kern w:val="2"/>
          <w:lang w:val="id-ID"/>
          <w14:ligatures w14:val="standardContextual"/>
          <w:rPrChange w:id="276" w:author="Andries Pandia" w:date="2025-08-26T08:27:00Z">
            <w:rPr/>
          </w:rPrChange>
        </w:rPr>
        <w:pPrChange w:id="277" w:author="Andries Pandia" w:date="2025-08-25T19:36:00Z">
          <w:pPr>
            <w:jc w:val="right"/>
          </w:pPr>
        </w:pPrChange>
      </w:pPr>
      <w:ins w:id="278" w:author="Andries Pandia" w:date="2025-08-25T19:35:00Z">
        <w:r w:rsidRPr="00BB0106">
          <w:rPr>
            <w:noProof/>
            <w:lang w:val="id-ID"/>
            <w:rPrChange w:id="279" w:author="Andries Pandia" w:date="2025-08-26T08:27:00Z">
              <w:rPr>
                <w:lang w:val="en-US"/>
              </w:rPr>
            </w:rPrChange>
          </w:rPr>
          <w:t xml:space="preserve">Jakarta, 14 </w:t>
        </w:r>
      </w:ins>
      <w:ins w:id="280" w:author="Andries Pandia" w:date="2025-08-25T19:36:00Z">
        <w:r w:rsidRPr="00BB0106">
          <w:rPr>
            <w:noProof/>
            <w:lang w:val="id-ID"/>
            <w:rPrChange w:id="281" w:author="Andries Pandia" w:date="2025-08-26T08:27:00Z">
              <w:rPr>
                <w:lang w:val="en-US"/>
              </w:rPr>
            </w:rPrChange>
          </w:rPr>
          <w:t>April 2025</w:t>
        </w:r>
      </w:ins>
    </w:p>
    <w:p w14:paraId="712E3F9B" w14:textId="4313D816" w:rsidR="00F24D17" w:rsidRPr="00BB0106" w:rsidDel="0081777C" w:rsidRDefault="00F24D17">
      <w:pPr>
        <w:ind w:firstLine="0"/>
        <w:jc w:val="left"/>
        <w:rPr>
          <w:del w:id="282" w:author="grace bellandina" w:date="2025-08-22T22:42:00Z"/>
          <w:noProof/>
          <w:lang w:val="id-ID"/>
          <w:rPrChange w:id="283" w:author="Andries Pandia" w:date="2025-08-26T08:27:00Z">
            <w:rPr>
              <w:del w:id="284" w:author="grace bellandina" w:date="2025-08-22T22:42:00Z"/>
            </w:rPr>
          </w:rPrChange>
        </w:rPr>
        <w:pPrChange w:id="285" w:author="Andries Pandia" w:date="2025-08-25T19:32:00Z">
          <w:pPr>
            <w:jc w:val="right"/>
          </w:pPr>
        </w:pPrChange>
      </w:pPr>
    </w:p>
    <w:p w14:paraId="4195A78A" w14:textId="77777777" w:rsidR="00F24D17" w:rsidRPr="00BB0106" w:rsidDel="0081777C" w:rsidRDefault="00F24D17">
      <w:pPr>
        <w:ind w:firstLine="0"/>
        <w:jc w:val="left"/>
        <w:rPr>
          <w:del w:id="286" w:author="grace bellandina" w:date="2025-08-22T22:42:00Z"/>
          <w:noProof/>
          <w:lang w:val="id-ID"/>
          <w:rPrChange w:id="287" w:author="Andries Pandia" w:date="2025-08-26T08:27:00Z">
            <w:rPr>
              <w:del w:id="288" w:author="grace bellandina" w:date="2025-08-22T22:42:00Z"/>
            </w:rPr>
          </w:rPrChange>
        </w:rPr>
        <w:pPrChange w:id="289" w:author="Andries Pandia" w:date="2025-08-25T19:32:00Z">
          <w:pPr>
            <w:jc w:val="right"/>
          </w:pPr>
        </w:pPrChange>
      </w:pPr>
    </w:p>
    <w:p w14:paraId="03CAF0EB" w14:textId="77777777" w:rsidR="00F24D17" w:rsidRPr="00BB0106" w:rsidDel="0081777C" w:rsidRDefault="00F24D17">
      <w:pPr>
        <w:ind w:firstLine="0"/>
        <w:rPr>
          <w:del w:id="290" w:author="grace bellandina" w:date="2025-08-22T22:42:00Z"/>
          <w:noProof/>
          <w:lang w:val="id-ID"/>
          <w:rPrChange w:id="291" w:author="Andries Pandia" w:date="2025-08-26T08:27:00Z">
            <w:rPr>
              <w:del w:id="292" w:author="grace bellandina" w:date="2025-08-22T22:42:00Z"/>
            </w:rPr>
          </w:rPrChange>
        </w:rPr>
        <w:pPrChange w:id="293" w:author="Andries Pandia" w:date="2025-08-25T19:32:00Z">
          <w:pPr>
            <w:jc w:val="right"/>
          </w:pPr>
        </w:pPrChange>
      </w:pPr>
    </w:p>
    <w:p w14:paraId="75A12AF5" w14:textId="77777777" w:rsidR="00F24D17" w:rsidRPr="00BB0106" w:rsidDel="0081777C" w:rsidRDefault="00F24D17">
      <w:pPr>
        <w:ind w:firstLine="0"/>
        <w:jc w:val="center"/>
        <w:rPr>
          <w:del w:id="294" w:author="grace bellandina" w:date="2025-08-22T22:42:00Z"/>
          <w:noProof/>
          <w:lang w:val="id-ID"/>
          <w:rPrChange w:id="295" w:author="Andries Pandia" w:date="2025-08-26T08:27:00Z">
            <w:rPr>
              <w:del w:id="296" w:author="grace bellandina" w:date="2025-08-22T22:42:00Z"/>
            </w:rPr>
          </w:rPrChange>
        </w:rPr>
        <w:pPrChange w:id="297" w:author="Andries Pandia" w:date="2025-08-25T19:32:00Z">
          <w:pPr>
            <w:jc w:val="right"/>
          </w:pPr>
        </w:pPrChange>
      </w:pPr>
    </w:p>
    <w:p w14:paraId="0B0555FD" w14:textId="77777777" w:rsidR="00F24D17" w:rsidRPr="00BB0106" w:rsidRDefault="00F24D17">
      <w:pPr>
        <w:ind w:firstLine="0"/>
        <w:rPr>
          <w:noProof/>
          <w:lang w:val="id-ID"/>
          <w:rPrChange w:id="298" w:author="Andries Pandia" w:date="2025-08-26T08:27:00Z">
            <w:rPr/>
          </w:rPrChange>
        </w:rPr>
        <w:pPrChange w:id="299" w:author="Andries Pandia" w:date="2025-08-25T19:32:00Z">
          <w:pPr>
            <w:jc w:val="right"/>
          </w:pPr>
        </w:pPrChange>
      </w:pPr>
    </w:p>
    <w:p w14:paraId="272630FC" w14:textId="77777777" w:rsidR="00D85AFB" w:rsidRPr="00BB0106" w:rsidRDefault="00D85AFB">
      <w:pPr>
        <w:ind w:right="-285" w:firstLine="0"/>
        <w:jc w:val="left"/>
        <w:rPr>
          <w:ins w:id="300" w:author="Andries Pandia" w:date="2025-08-25T19:36:00Z"/>
          <w:noProof/>
          <w:lang w:val="id-ID"/>
          <w:rPrChange w:id="301" w:author="Andries Pandia" w:date="2025-08-26T08:27:00Z">
            <w:rPr>
              <w:ins w:id="302" w:author="Andries Pandia" w:date="2025-08-25T19:36:00Z"/>
              <w:lang w:val="en-US"/>
            </w:rPr>
          </w:rPrChange>
        </w:rPr>
        <w:pPrChange w:id="303" w:author="Andries Pandia" w:date="2025-08-25T19:34:00Z">
          <w:pPr>
            <w:ind w:right="-285"/>
            <w:jc w:val="right"/>
          </w:pPr>
        </w:pPrChange>
      </w:pPr>
    </w:p>
    <w:p w14:paraId="7F31F45B" w14:textId="77777777" w:rsidR="00D85AFB" w:rsidRPr="00BB0106" w:rsidRDefault="00D85AFB">
      <w:pPr>
        <w:ind w:right="-285" w:firstLine="0"/>
        <w:jc w:val="left"/>
        <w:rPr>
          <w:ins w:id="304" w:author="Andries Pandia" w:date="2025-08-25T19:36:00Z"/>
          <w:noProof/>
          <w:lang w:val="id-ID"/>
          <w:rPrChange w:id="305" w:author="Andries Pandia" w:date="2025-08-26T08:27:00Z">
            <w:rPr>
              <w:ins w:id="306" w:author="Andries Pandia" w:date="2025-08-25T19:36:00Z"/>
              <w:lang w:val="en-US"/>
            </w:rPr>
          </w:rPrChange>
        </w:rPr>
        <w:pPrChange w:id="307" w:author="Andries Pandia" w:date="2025-08-25T19:34:00Z">
          <w:pPr>
            <w:ind w:right="-285"/>
            <w:jc w:val="right"/>
          </w:pPr>
        </w:pPrChange>
      </w:pPr>
    </w:p>
    <w:p w14:paraId="5D1FF963" w14:textId="77777777" w:rsidR="009C6C36" w:rsidRPr="00BB0106" w:rsidRDefault="00BE6C11" w:rsidP="00D85AFB">
      <w:pPr>
        <w:ind w:left="2880" w:right="-285"/>
        <w:jc w:val="left"/>
        <w:rPr>
          <w:ins w:id="308" w:author="Andries Pandia" w:date="2025-08-25T20:34:00Z"/>
          <w:noProof/>
          <w:lang w:val="id-ID"/>
          <w:rPrChange w:id="309" w:author="Andries Pandia" w:date="2025-08-26T08:27:00Z">
            <w:rPr>
              <w:ins w:id="310" w:author="Andries Pandia" w:date="2025-08-25T20:34:00Z"/>
              <w:lang w:val="en-US"/>
            </w:rPr>
          </w:rPrChange>
        </w:rPr>
        <w:sectPr w:rsidR="009C6C36" w:rsidRPr="00BB0106" w:rsidSect="00022F35">
          <w:headerReference w:type="even" r:id="rId11"/>
          <w:headerReference w:type="default" r:id="rId12"/>
          <w:footerReference w:type="even" r:id="rId13"/>
          <w:footerReference w:type="default" r:id="rId14"/>
          <w:pgSz w:w="11906" w:h="16838"/>
          <w:pgMar w:top="2268" w:right="1701" w:bottom="1701" w:left="2268" w:header="720" w:footer="1134" w:gutter="0"/>
          <w:pgNumType w:fmt="lowerRoman" w:start="1"/>
          <w:cols w:space="720"/>
          <w:docGrid w:linePitch="326"/>
        </w:sectPr>
      </w:pPr>
      <w:r w:rsidRPr="00BB0106">
        <w:rPr>
          <w:noProof/>
          <w:lang w:val="id-ID"/>
          <w:rPrChange w:id="314" w:author="Andries Pandia" w:date="2025-08-26T08:27:00Z">
            <w:rPr/>
          </w:rPrChange>
        </w:rPr>
        <w:t>(</w:t>
      </w:r>
      <w:r w:rsidR="00FC6597" w:rsidRPr="00BB0106">
        <w:rPr>
          <w:noProof/>
          <w:lang w:val="id-ID"/>
          <w:rPrChange w:id="315" w:author="Andries Pandia" w:date="2025-08-26T08:27:00Z">
            <w:rPr/>
          </w:rPrChange>
        </w:rPr>
        <w:t>Franzen Alexander Samuel Wattimena</w:t>
      </w:r>
      <w:ins w:id="316" w:author="Andries Pandia" w:date="2025-08-25T20:34:00Z">
        <w:r w:rsidR="009C6C36" w:rsidRPr="00BB0106">
          <w:rPr>
            <w:lang w:val="en-ID"/>
            <w:rPrChange w:id="317" w:author="Andries Pandia" w:date="2025-08-26T08:27:00Z">
              <w:rPr>
                <w:lang w:val="en-US"/>
              </w:rPr>
            </w:rPrChange>
          </w:rPr>
          <w:t>)</w:t>
        </w:r>
      </w:ins>
    </w:p>
    <w:p w14:paraId="35C2C4F8" w14:textId="2EAF336B" w:rsidR="00BE6C11" w:rsidRPr="00BB0106" w:rsidDel="00FF4EB1" w:rsidRDefault="00BE6C11">
      <w:pPr>
        <w:ind w:left="2880" w:right="-285"/>
        <w:jc w:val="center"/>
        <w:rPr>
          <w:del w:id="318" w:author="Andries Pandia" w:date="2025-08-21T14:50:00Z"/>
          <w:b/>
          <w:noProof/>
          <w:lang w:val="id-ID"/>
          <w:rPrChange w:id="319" w:author="Andries Pandia" w:date="2025-08-26T08:27:00Z">
            <w:rPr>
              <w:del w:id="320" w:author="Andries Pandia" w:date="2025-08-21T14:50:00Z"/>
            </w:rPr>
          </w:rPrChange>
        </w:rPr>
        <w:pPrChange w:id="321" w:author="Andries Pandia" w:date="2025-08-25T20:34:00Z">
          <w:pPr>
            <w:ind w:right="-285"/>
            <w:jc w:val="right"/>
          </w:pPr>
        </w:pPrChange>
      </w:pPr>
      <w:del w:id="322" w:author="Andries Pandia" w:date="2025-08-25T20:33:00Z">
        <w:r w:rsidRPr="00BB0106" w:rsidDel="009C6C36">
          <w:rPr>
            <w:noProof/>
            <w:lang w:val="id-ID"/>
            <w:rPrChange w:id="323" w:author="Andries Pandia" w:date="2025-08-26T08:27:00Z">
              <w:rPr/>
            </w:rPrChange>
          </w:rPr>
          <w:lastRenderedPageBreak/>
          <w:delText>)</w:delText>
        </w:r>
      </w:del>
    </w:p>
    <w:p w14:paraId="39BE7ED3" w14:textId="2CFC6189" w:rsidR="00867577" w:rsidRPr="00BB0106" w:rsidDel="00FF4EB1" w:rsidRDefault="00867577">
      <w:pPr>
        <w:ind w:firstLine="0"/>
        <w:jc w:val="center"/>
        <w:outlineLvl w:val="0"/>
        <w:rPr>
          <w:del w:id="324" w:author="Andries Pandia" w:date="2025-08-21T14:50:00Z"/>
          <w:b/>
          <w:noProof/>
          <w:lang w:val="id-ID"/>
          <w:rPrChange w:id="325" w:author="Andries Pandia" w:date="2025-08-26T08:27:00Z">
            <w:rPr>
              <w:del w:id="326" w:author="Andries Pandia" w:date="2025-08-21T14:50:00Z"/>
            </w:rPr>
          </w:rPrChange>
        </w:rPr>
        <w:pPrChange w:id="327" w:author="Andries Pandia" w:date="2025-08-25T20:34:00Z">
          <w:pPr/>
        </w:pPrChange>
      </w:pPr>
    </w:p>
    <w:p w14:paraId="354826ED" w14:textId="69367D90" w:rsidR="00AF4743" w:rsidRPr="00BB0106" w:rsidDel="00FF4EB1" w:rsidRDefault="00AF4743">
      <w:pPr>
        <w:ind w:firstLine="0"/>
        <w:jc w:val="center"/>
        <w:outlineLvl w:val="0"/>
        <w:rPr>
          <w:del w:id="328" w:author="Andries Pandia" w:date="2025-08-21T14:50:00Z"/>
          <w:b/>
          <w:noProof/>
          <w:lang w:val="id-ID"/>
          <w:rPrChange w:id="329" w:author="Andries Pandia" w:date="2025-08-26T08:27:00Z">
            <w:rPr>
              <w:del w:id="330" w:author="Andries Pandia" w:date="2025-08-21T14:50:00Z"/>
            </w:rPr>
          </w:rPrChange>
        </w:rPr>
        <w:pPrChange w:id="331" w:author="Andries Pandia" w:date="2025-08-25T20:34:00Z">
          <w:pPr/>
        </w:pPrChange>
      </w:pPr>
    </w:p>
    <w:p w14:paraId="1D782589" w14:textId="6A7BF160" w:rsidR="00AF4743" w:rsidRPr="00BB0106" w:rsidDel="00FF4EB1" w:rsidRDefault="00AF4743">
      <w:pPr>
        <w:ind w:firstLine="0"/>
        <w:jc w:val="center"/>
        <w:outlineLvl w:val="0"/>
        <w:rPr>
          <w:del w:id="332" w:author="Andries Pandia" w:date="2025-08-21T14:50:00Z"/>
          <w:b/>
          <w:noProof/>
          <w:lang w:val="id-ID"/>
          <w:rPrChange w:id="333" w:author="Andries Pandia" w:date="2025-08-26T08:27:00Z">
            <w:rPr>
              <w:del w:id="334" w:author="Andries Pandia" w:date="2025-08-21T14:50:00Z"/>
            </w:rPr>
          </w:rPrChange>
        </w:rPr>
        <w:pPrChange w:id="335" w:author="Andries Pandia" w:date="2025-08-25T20:34:00Z">
          <w:pPr/>
        </w:pPrChange>
      </w:pPr>
    </w:p>
    <w:p w14:paraId="784B1A50" w14:textId="2FE7D794" w:rsidR="00FF4EB1" w:rsidRPr="00BB0106" w:rsidDel="00FF4EB1" w:rsidRDefault="00FF4EB1">
      <w:pPr>
        <w:ind w:firstLine="0"/>
        <w:jc w:val="center"/>
        <w:outlineLvl w:val="0"/>
        <w:rPr>
          <w:del w:id="336" w:author="Andries Pandia" w:date="2025-08-21T14:50:00Z"/>
          <w:b/>
          <w:noProof/>
          <w:lang w:val="id-ID"/>
          <w:rPrChange w:id="337" w:author="Andries Pandia" w:date="2025-08-26T08:27:00Z">
            <w:rPr>
              <w:del w:id="338" w:author="Andries Pandia" w:date="2025-08-21T14:50:00Z"/>
            </w:rPr>
          </w:rPrChange>
        </w:rPr>
        <w:pPrChange w:id="339" w:author="Andries Pandia" w:date="2025-08-25T20:34:00Z">
          <w:pPr/>
        </w:pPrChange>
      </w:pPr>
    </w:p>
    <w:p w14:paraId="35AAB860" w14:textId="46D9314C" w:rsidR="00BE6C11" w:rsidRPr="00BB0106" w:rsidRDefault="00BE6C11">
      <w:pPr>
        <w:ind w:firstLine="0"/>
        <w:jc w:val="center"/>
        <w:outlineLvl w:val="0"/>
        <w:rPr>
          <w:lang w:val="id-ID"/>
          <w:rPrChange w:id="340" w:author="Andries Pandia" w:date="2025-08-26T08:27:00Z">
            <w:rPr/>
          </w:rPrChange>
        </w:rPr>
        <w:pPrChange w:id="341" w:author="Andries Pandia" w:date="2025-08-25T20:34:00Z">
          <w:pPr>
            <w:pStyle w:val="Heading2"/>
            <w:jc w:val="center"/>
          </w:pPr>
        </w:pPrChange>
      </w:pPr>
      <w:bookmarkStart w:id="342" w:name="_Toc205544965"/>
      <w:bookmarkStart w:id="343" w:name="_Toc205546220"/>
      <w:bookmarkStart w:id="344" w:name="_Toc205565572"/>
      <w:bookmarkStart w:id="345" w:name="_Toc205823094"/>
      <w:bookmarkStart w:id="346" w:name="_Toc206166249"/>
      <w:bookmarkStart w:id="347" w:name="_Toc206780680"/>
      <w:del w:id="348" w:author="Andries Pandia" w:date="2025-08-25T20:34:00Z">
        <w:r w:rsidRPr="00BB0106" w:rsidDel="009C6C36">
          <w:rPr>
            <w:b/>
            <w:noProof/>
            <w:lang w:val="id-ID"/>
            <w:rPrChange w:id="349" w:author="Andries Pandia" w:date="2025-08-26T08:27:00Z">
              <w:rPr>
                <w:rFonts w:eastAsiaTheme="majorEastAsia" w:cstheme="majorBidi"/>
                <w:b/>
                <w:color w:val="000000"/>
                <w:spacing w:val="15"/>
                <w:szCs w:val="28"/>
                <w:lang w:val="en-US"/>
              </w:rPr>
            </w:rPrChange>
          </w:rPr>
          <w:delText>L</w:delText>
        </w:r>
      </w:del>
      <w:ins w:id="350" w:author="Andries Pandia" w:date="2025-08-25T20:34:00Z">
        <w:r w:rsidR="009C6C36" w:rsidRPr="00BB0106">
          <w:rPr>
            <w:b/>
            <w:noProof/>
            <w:lang w:val="id-ID"/>
            <w:rPrChange w:id="351" w:author="Andries Pandia" w:date="2025-08-26T08:27:00Z">
              <w:rPr>
                <w:rFonts w:eastAsiaTheme="majorEastAsia" w:cstheme="majorBidi"/>
                <w:b/>
                <w:color w:val="000000"/>
                <w:spacing w:val="15"/>
                <w:lang w:val="en-US"/>
              </w:rPr>
            </w:rPrChange>
          </w:rPr>
          <w:t>L</w:t>
        </w:r>
      </w:ins>
      <w:r w:rsidRPr="00BB0106">
        <w:rPr>
          <w:b/>
          <w:noProof/>
          <w:lang w:val="id-ID"/>
          <w:rPrChange w:id="352" w:author="Andries Pandia" w:date="2025-08-26T08:27:00Z">
            <w:rPr>
              <w:rFonts w:eastAsiaTheme="majorEastAsia" w:cstheme="majorBidi"/>
              <w:b/>
              <w:color w:val="000000"/>
              <w:spacing w:val="15"/>
              <w:szCs w:val="28"/>
              <w:lang w:val="en-US"/>
            </w:rPr>
          </w:rPrChange>
        </w:rPr>
        <w:t>EMBAR PENGESAHAN</w:t>
      </w:r>
      <w:bookmarkEnd w:id="342"/>
      <w:bookmarkEnd w:id="343"/>
      <w:bookmarkEnd w:id="344"/>
      <w:bookmarkEnd w:id="345"/>
      <w:bookmarkEnd w:id="346"/>
      <w:bookmarkEnd w:id="347"/>
    </w:p>
    <w:p w14:paraId="1DF2F0DA" w14:textId="55D2577A" w:rsidR="00BE7416" w:rsidRPr="00BB0106" w:rsidDel="009C6C36" w:rsidRDefault="00BE7416">
      <w:pPr>
        <w:ind w:left="720" w:firstLine="0"/>
        <w:rPr>
          <w:del w:id="353" w:author="Andries Pandia" w:date="2025-08-25T20:32:00Z"/>
          <w:noProof/>
          <w:lang w:val="id-ID"/>
          <w:rPrChange w:id="354" w:author="Andries Pandia" w:date="2025-08-26T08:27:00Z">
            <w:rPr>
              <w:del w:id="355" w:author="Andries Pandia" w:date="2025-08-25T20:32:00Z"/>
              <w:lang w:val="en-US"/>
            </w:rPr>
          </w:rPrChange>
        </w:rPr>
        <w:pPrChange w:id="356" w:author="Andries Pandia" w:date="2025-08-25T20:35:00Z">
          <w:pPr/>
        </w:pPrChange>
      </w:pPr>
    </w:p>
    <w:p w14:paraId="1EE52DB2" w14:textId="77777777" w:rsidR="009C6C36" w:rsidRPr="00BB0106" w:rsidRDefault="009C6C36">
      <w:pPr>
        <w:rPr>
          <w:ins w:id="357" w:author="Andries Pandia" w:date="2025-08-25T20:33:00Z"/>
          <w:noProof/>
          <w:lang w:val="id-ID"/>
          <w:rPrChange w:id="358" w:author="Andries Pandia" w:date="2025-08-26T08:27:00Z">
            <w:rPr>
              <w:ins w:id="359" w:author="Andries Pandia" w:date="2025-08-25T20:33:00Z"/>
              <w:lang w:val="en-US"/>
            </w:rPr>
          </w:rPrChange>
        </w:rPr>
        <w:pPrChange w:id="360" w:author="Andries Pandia" w:date="2025-08-25T20:35:00Z">
          <w:pPr>
            <w:jc w:val="center"/>
            <w:outlineLvl w:val="0"/>
          </w:pPr>
        </w:pPrChange>
      </w:pPr>
    </w:p>
    <w:p w14:paraId="71701B4E" w14:textId="0C0E9186" w:rsidR="00BE6C11" w:rsidRPr="00BB0106" w:rsidDel="00133E1E" w:rsidRDefault="00BE6C11" w:rsidP="00715AF2">
      <w:pPr>
        <w:spacing w:line="240" w:lineRule="auto"/>
        <w:ind w:firstLine="0"/>
        <w:rPr>
          <w:del w:id="361" w:author="Andries Pandia" w:date="2025-08-21T15:25:00Z"/>
          <w:noProof/>
          <w:lang w:val="id-ID"/>
          <w:rPrChange w:id="362" w:author="Andries Pandia" w:date="2025-08-26T08:27:00Z">
            <w:rPr>
              <w:del w:id="363" w:author="Andries Pandia" w:date="2025-08-21T15:25:00Z"/>
            </w:rPr>
          </w:rPrChange>
        </w:rPr>
      </w:pPr>
    </w:p>
    <w:p w14:paraId="66A2ECD5" w14:textId="3AD5B987" w:rsidR="0055469C" w:rsidRPr="00BB0106" w:rsidRDefault="0055469C" w:rsidP="00715AF2">
      <w:pPr>
        <w:spacing w:line="240" w:lineRule="auto"/>
        <w:ind w:firstLine="0"/>
        <w:rPr>
          <w:noProof/>
          <w:kern w:val="2"/>
          <w:lang w:val="id-ID"/>
          <w14:ligatures w14:val="standardContextual"/>
          <w:rPrChange w:id="364" w:author="Andries Pandia" w:date="2025-08-26T08:27:00Z">
            <w:rPr/>
          </w:rPrChange>
        </w:rPr>
      </w:pPr>
      <w:r w:rsidRPr="00BB0106">
        <w:rPr>
          <w:noProof/>
          <w:lang w:val="id-ID"/>
          <w:rPrChange w:id="365" w:author="Andries Pandia" w:date="2025-08-26T08:27:00Z">
            <w:rPr/>
          </w:rPrChange>
        </w:rPr>
        <w:t xml:space="preserve">Judul PI </w:t>
      </w:r>
      <w:r w:rsidRPr="00BB0106">
        <w:rPr>
          <w:noProof/>
          <w:lang w:val="id-ID"/>
          <w:rPrChange w:id="366" w:author="Andries Pandia" w:date="2025-08-26T08:27:00Z">
            <w:rPr/>
          </w:rPrChange>
        </w:rPr>
        <w:tab/>
      </w:r>
      <w:r w:rsidRPr="00BB0106">
        <w:rPr>
          <w:noProof/>
          <w:lang w:val="id-ID"/>
          <w:rPrChange w:id="367" w:author="Andries Pandia" w:date="2025-08-26T08:27:00Z">
            <w:rPr/>
          </w:rPrChange>
        </w:rPr>
        <w:tab/>
        <w:t xml:space="preserve">: </w:t>
      </w:r>
      <w:proofErr w:type="spellStart"/>
      <w:r w:rsidR="00AF4743" w:rsidRPr="00BB0106">
        <w:t>Analisis</w:t>
      </w:r>
      <w:proofErr w:type="spellEnd"/>
      <w:r w:rsidR="00AF4743" w:rsidRPr="00BB0106">
        <w:t xml:space="preserve"> </w:t>
      </w:r>
      <w:proofErr w:type="spellStart"/>
      <w:r w:rsidR="00AF4743" w:rsidRPr="00BB0106">
        <w:t>Kuantitatif</w:t>
      </w:r>
      <w:proofErr w:type="spellEnd"/>
      <w:r w:rsidR="00AF4743" w:rsidRPr="00BB0106">
        <w:t xml:space="preserve"> dan </w:t>
      </w:r>
      <w:proofErr w:type="spellStart"/>
      <w:r w:rsidR="00AF4743" w:rsidRPr="00BB0106">
        <w:t>Visualisasi</w:t>
      </w:r>
      <w:proofErr w:type="spellEnd"/>
      <w:r w:rsidR="00AF4743" w:rsidRPr="00BB0106">
        <w:t xml:space="preserve"> Human Traffic</w:t>
      </w:r>
      <w:ins w:id="368" w:author="Andries Pandia" w:date="2025-08-21T15:26:00Z">
        <w:r w:rsidR="00567C33" w:rsidRPr="00BB0106">
          <w:rPr>
            <w:rPrChange w:id="369" w:author="Andries Pandia" w:date="2025-08-26T08:27:00Z">
              <w:rPr>
                <w:rFonts w:eastAsiaTheme="majorEastAsia" w:cstheme="majorBidi"/>
                <w:b/>
                <w:color w:val="000000"/>
                <w:spacing w:val="15"/>
                <w:szCs w:val="28"/>
                <w:lang w:val="en-US"/>
              </w:rPr>
            </w:rPrChange>
          </w:rPr>
          <w:t>k</w:t>
        </w:r>
      </w:ins>
      <w:r w:rsidR="00AF4743" w:rsidRPr="00BB0106">
        <w:rPr>
          <w:noProof/>
          <w:lang w:val="id-ID"/>
          <w:rPrChange w:id="370" w:author="Andries Pandia" w:date="2025-08-26T08:27:00Z">
            <w:rPr/>
          </w:rPrChange>
        </w:rPr>
        <w:t>ing</w:t>
      </w:r>
    </w:p>
    <w:p w14:paraId="1364953A" w14:textId="1D208151" w:rsidR="00BE6C11" w:rsidRPr="00BB0106" w:rsidRDefault="00BE6C11" w:rsidP="00715AF2">
      <w:pPr>
        <w:spacing w:line="240" w:lineRule="auto"/>
        <w:ind w:firstLine="0"/>
        <w:rPr>
          <w:noProof/>
          <w:kern w:val="2"/>
          <w:lang w:val="id-ID"/>
          <w14:ligatures w14:val="standardContextual"/>
          <w:rPrChange w:id="371" w:author="Andries Pandia" w:date="2025-08-26T08:27:00Z">
            <w:rPr/>
          </w:rPrChange>
        </w:rPr>
      </w:pPr>
      <w:r w:rsidRPr="00BB0106">
        <w:rPr>
          <w:noProof/>
          <w:lang w:val="id-ID"/>
          <w:rPrChange w:id="372" w:author="Andries Pandia" w:date="2025-08-26T08:27:00Z">
            <w:rPr/>
          </w:rPrChange>
        </w:rPr>
        <w:t xml:space="preserve">Nama </w:t>
      </w:r>
      <w:r w:rsidRPr="00BB0106">
        <w:rPr>
          <w:noProof/>
          <w:lang w:val="id-ID"/>
          <w:rPrChange w:id="373" w:author="Andries Pandia" w:date="2025-08-26T08:27:00Z">
            <w:rPr/>
          </w:rPrChange>
        </w:rPr>
        <w:tab/>
      </w:r>
      <w:r w:rsidRPr="00BB0106">
        <w:rPr>
          <w:noProof/>
          <w:lang w:val="id-ID"/>
          <w:rPrChange w:id="374" w:author="Andries Pandia" w:date="2025-08-26T08:27:00Z">
            <w:rPr/>
          </w:rPrChange>
        </w:rPr>
        <w:tab/>
      </w:r>
      <w:r w:rsidRPr="00BB0106">
        <w:rPr>
          <w:noProof/>
          <w:lang w:val="id-ID"/>
          <w:rPrChange w:id="375" w:author="Andries Pandia" w:date="2025-08-26T08:27:00Z">
            <w:rPr/>
          </w:rPrChange>
        </w:rPr>
        <w:tab/>
        <w:t xml:space="preserve">: </w:t>
      </w:r>
      <w:r w:rsidR="00FC6597" w:rsidRPr="00BB0106">
        <w:t>Franzen Alexander Samuel Wattimena</w:t>
      </w:r>
    </w:p>
    <w:p w14:paraId="14BD907D" w14:textId="160EC83C" w:rsidR="00BE6C11" w:rsidRPr="00BB0106" w:rsidRDefault="00BE6C11" w:rsidP="00FF12A3">
      <w:pPr>
        <w:spacing w:line="240" w:lineRule="auto"/>
        <w:ind w:firstLine="0"/>
        <w:rPr>
          <w:noProof/>
          <w:kern w:val="2"/>
          <w:lang w:val="id-ID"/>
          <w14:ligatures w14:val="standardContextual"/>
          <w:rPrChange w:id="376" w:author="Andries Pandia" w:date="2025-08-26T08:27:00Z">
            <w:rPr/>
          </w:rPrChange>
        </w:rPr>
      </w:pPr>
      <w:r w:rsidRPr="00BB0106">
        <w:rPr>
          <w:noProof/>
          <w:lang w:val="id-ID"/>
          <w:rPrChange w:id="377" w:author="Andries Pandia" w:date="2025-08-26T08:27:00Z">
            <w:rPr/>
          </w:rPrChange>
        </w:rPr>
        <w:t xml:space="preserve">NPM </w:t>
      </w:r>
      <w:r w:rsidRPr="00BB0106">
        <w:rPr>
          <w:noProof/>
          <w:lang w:val="id-ID"/>
          <w:rPrChange w:id="378" w:author="Andries Pandia" w:date="2025-08-26T08:27:00Z">
            <w:rPr/>
          </w:rPrChange>
        </w:rPr>
        <w:tab/>
      </w:r>
      <w:r w:rsidRPr="00BB0106">
        <w:rPr>
          <w:noProof/>
          <w:lang w:val="id-ID"/>
          <w:rPrChange w:id="379" w:author="Andries Pandia" w:date="2025-08-26T08:27:00Z">
            <w:rPr/>
          </w:rPrChange>
        </w:rPr>
        <w:tab/>
      </w:r>
      <w:r w:rsidRPr="00BB0106">
        <w:rPr>
          <w:noProof/>
          <w:lang w:val="id-ID"/>
          <w:rPrChange w:id="380" w:author="Andries Pandia" w:date="2025-08-26T08:27:00Z">
            <w:rPr/>
          </w:rPrChange>
        </w:rPr>
        <w:tab/>
        <w:t xml:space="preserve">: </w:t>
      </w:r>
      <w:r w:rsidR="00BB0106" w:rsidRPr="00BB0106">
        <w:t>10</w:t>
      </w:r>
      <w:r w:rsidRPr="00BB0106">
        <w:rPr>
          <w:rPrChange w:id="381" w:author="Andries Pandia" w:date="2025-08-26T08:27:00Z">
            <w:rPr>
              <w:highlight w:val="yellow"/>
            </w:rPr>
          </w:rPrChange>
        </w:rPr>
        <w:t>1225</w:t>
      </w:r>
      <w:r w:rsidR="00FC6597" w:rsidRPr="00BB0106">
        <w:rPr>
          <w:rPrChange w:id="382" w:author="Andries Pandia" w:date="2025-08-26T08:27:00Z">
            <w:rPr>
              <w:highlight w:val="yellow"/>
            </w:rPr>
          </w:rPrChange>
        </w:rPr>
        <w:t>25</w:t>
      </w:r>
    </w:p>
    <w:p w14:paraId="3C1F2CA3" w14:textId="16E1B817" w:rsidR="00FA51AE" w:rsidRPr="00BB0106" w:rsidRDefault="00FA51AE" w:rsidP="00FF12A3">
      <w:pPr>
        <w:spacing w:line="240" w:lineRule="auto"/>
        <w:ind w:firstLine="0"/>
        <w:rPr>
          <w:noProof/>
          <w:kern w:val="2"/>
          <w:lang w:val="id-ID"/>
          <w14:ligatures w14:val="standardContextual"/>
          <w:rPrChange w:id="383" w:author="Andries Pandia" w:date="2025-08-26T08:27:00Z">
            <w:rPr/>
          </w:rPrChange>
        </w:rPr>
      </w:pPr>
      <w:r w:rsidRPr="00BB0106">
        <w:rPr>
          <w:noProof/>
          <w:lang w:val="id-ID"/>
          <w:rPrChange w:id="384" w:author="Andries Pandia" w:date="2025-08-26T08:27:00Z">
            <w:rPr/>
          </w:rPrChange>
        </w:rPr>
        <w:t>Program Studi</w:t>
      </w:r>
      <w:r w:rsidRPr="00BB0106">
        <w:rPr>
          <w:noProof/>
          <w:lang w:val="id-ID"/>
          <w:rPrChange w:id="385" w:author="Andries Pandia" w:date="2025-08-26T08:27:00Z">
            <w:rPr/>
          </w:rPrChange>
        </w:rPr>
        <w:tab/>
      </w:r>
      <w:r w:rsidRPr="00BB0106">
        <w:rPr>
          <w:noProof/>
          <w:lang w:val="id-ID"/>
          <w:rPrChange w:id="386" w:author="Andries Pandia" w:date="2025-08-26T08:27:00Z">
            <w:rPr/>
          </w:rPrChange>
        </w:rPr>
        <w:tab/>
        <w:t>: Sistem Informasi</w:t>
      </w:r>
    </w:p>
    <w:p w14:paraId="475CCAA6" w14:textId="3CE9E0ED" w:rsidR="00BE6C11" w:rsidRPr="00BB0106" w:rsidRDefault="00BE6C11" w:rsidP="00FF3423">
      <w:pPr>
        <w:spacing w:line="240" w:lineRule="auto"/>
        <w:ind w:firstLine="0"/>
        <w:rPr>
          <w:noProof/>
          <w:kern w:val="2"/>
          <w:lang w:val="id-ID"/>
          <w14:ligatures w14:val="standardContextual"/>
          <w:rPrChange w:id="387" w:author="Andries Pandia" w:date="2025-08-26T08:27:00Z">
            <w:rPr/>
          </w:rPrChange>
        </w:rPr>
      </w:pPr>
      <w:r w:rsidRPr="00BB0106">
        <w:rPr>
          <w:noProof/>
          <w:lang w:val="id-ID"/>
          <w:rPrChange w:id="388" w:author="Andries Pandia" w:date="2025-08-26T08:27:00Z">
            <w:rPr/>
          </w:rPrChange>
        </w:rPr>
        <w:t xml:space="preserve">Tanggal Sidang </w:t>
      </w:r>
      <w:r w:rsidRPr="00BB0106">
        <w:rPr>
          <w:noProof/>
          <w:lang w:val="id-ID"/>
          <w:rPrChange w:id="389" w:author="Andries Pandia" w:date="2025-08-26T08:27:00Z">
            <w:rPr/>
          </w:rPrChange>
        </w:rPr>
        <w:tab/>
        <w:t>:</w:t>
      </w:r>
      <w:r w:rsidR="0055469C" w:rsidRPr="00BB0106">
        <w:t xml:space="preserve"> </w:t>
      </w:r>
      <w:del w:id="390" w:author="Andries Pandia" w:date="2025-08-25T19:39:00Z">
        <w:r w:rsidR="0055469C" w:rsidRPr="00BB0106" w:rsidDel="00D85AFB">
          <w:delText>&lt;&lt;Tanggal – Bulan - Tahun&gt;&gt;</w:delText>
        </w:r>
      </w:del>
    </w:p>
    <w:p w14:paraId="4DD727D5" w14:textId="7366C953" w:rsidR="0055469C" w:rsidRPr="00BB0106" w:rsidRDefault="00BE6C11" w:rsidP="00DF54B0">
      <w:pPr>
        <w:spacing w:line="240" w:lineRule="auto"/>
        <w:ind w:firstLine="0"/>
        <w:rPr>
          <w:noProof/>
          <w:kern w:val="2"/>
          <w:lang w:val="id-ID"/>
          <w14:ligatures w14:val="standardContextual"/>
          <w:rPrChange w:id="391" w:author="Andries Pandia" w:date="2025-08-26T08:27:00Z">
            <w:rPr/>
          </w:rPrChange>
        </w:rPr>
      </w:pPr>
      <w:r w:rsidRPr="00BB0106">
        <w:rPr>
          <w:noProof/>
          <w:lang w:val="id-ID"/>
          <w:rPrChange w:id="392" w:author="Andries Pandia" w:date="2025-08-26T08:27:00Z">
            <w:rPr/>
          </w:rPrChange>
        </w:rPr>
        <w:t xml:space="preserve">Tanggal Lulus </w:t>
      </w:r>
      <w:r w:rsidRPr="00BB0106">
        <w:rPr>
          <w:noProof/>
          <w:lang w:val="id-ID"/>
          <w:rPrChange w:id="393" w:author="Andries Pandia" w:date="2025-08-26T08:27:00Z">
            <w:rPr/>
          </w:rPrChange>
        </w:rPr>
        <w:tab/>
        <w:t>:</w:t>
      </w:r>
      <w:r w:rsidR="0055469C" w:rsidRPr="00BB0106">
        <w:t xml:space="preserve"> </w:t>
      </w:r>
      <w:del w:id="394" w:author="Andries Pandia" w:date="2025-08-25T19:39:00Z">
        <w:r w:rsidR="0055469C" w:rsidRPr="00BB0106" w:rsidDel="00D85AFB">
          <w:delText>&lt;&lt;Tanggal – Bulan - Tahun&gt;&gt;</w:delText>
        </w:r>
      </w:del>
    </w:p>
    <w:p w14:paraId="2F047DDF" w14:textId="4C9A7C4F" w:rsidR="00BE6C11" w:rsidRPr="00BB0106" w:rsidDel="009C6C36" w:rsidRDefault="00BE6C11" w:rsidP="00DF54B0">
      <w:pPr>
        <w:spacing w:line="240" w:lineRule="auto"/>
        <w:ind w:firstLine="0"/>
        <w:rPr>
          <w:del w:id="395" w:author="Andries Pandia" w:date="2025-08-25T20:35:00Z"/>
          <w:noProof/>
          <w:lang w:val="id-ID"/>
          <w:rPrChange w:id="396" w:author="Andries Pandia" w:date="2025-08-26T08:27:00Z">
            <w:rPr>
              <w:del w:id="397" w:author="Andries Pandia" w:date="2025-08-25T20:35:00Z"/>
            </w:rPr>
          </w:rPrChange>
        </w:rPr>
      </w:pPr>
      <w:del w:id="398" w:author="Andries Pandia" w:date="2025-08-25T20:35:00Z">
        <w:r w:rsidRPr="00BB0106" w:rsidDel="009C6C36">
          <w:rPr>
            <w:noProof/>
            <w:lang w:val="id-ID"/>
            <w:rPrChange w:id="399" w:author="Andries Pandia" w:date="2025-08-26T08:27:00Z">
              <w:rPr/>
            </w:rPrChange>
          </w:rPr>
          <w:br/>
        </w:r>
      </w:del>
    </w:p>
    <w:p w14:paraId="5D9FC48E" w14:textId="77777777" w:rsidR="009C6C36" w:rsidRPr="00BB0106" w:rsidRDefault="009C6C36" w:rsidP="00DF54B0">
      <w:pPr>
        <w:spacing w:line="240" w:lineRule="auto"/>
        <w:ind w:firstLine="0"/>
        <w:jc w:val="center"/>
        <w:rPr>
          <w:ins w:id="400" w:author="Andries Pandia" w:date="2025-08-25T20:35:00Z"/>
          <w:noProof/>
          <w:lang w:val="id-ID"/>
          <w:rPrChange w:id="401" w:author="Andries Pandia" w:date="2025-08-26T08:27:00Z">
            <w:rPr>
              <w:ins w:id="402" w:author="Andries Pandia" w:date="2025-08-25T20:35:00Z"/>
              <w:lang w:val="en-US"/>
            </w:rPr>
          </w:rPrChange>
        </w:rPr>
      </w:pPr>
    </w:p>
    <w:p w14:paraId="55445DF7" w14:textId="77777777" w:rsidR="009C6C36" w:rsidRPr="00BB0106" w:rsidRDefault="009C6C36" w:rsidP="00DF54B0">
      <w:pPr>
        <w:spacing w:line="240" w:lineRule="auto"/>
        <w:ind w:firstLine="0"/>
        <w:jc w:val="center"/>
        <w:rPr>
          <w:ins w:id="403" w:author="Andries Pandia" w:date="2025-08-25T20:35:00Z"/>
          <w:noProof/>
          <w:lang w:val="id-ID"/>
          <w:rPrChange w:id="404" w:author="Andries Pandia" w:date="2025-08-26T08:27:00Z">
            <w:rPr>
              <w:ins w:id="405" w:author="Andries Pandia" w:date="2025-08-25T20:35:00Z"/>
              <w:lang w:val="en-US"/>
            </w:rPr>
          </w:rPrChange>
        </w:rPr>
      </w:pPr>
    </w:p>
    <w:p w14:paraId="5F3F123D" w14:textId="77777777" w:rsidR="00867577" w:rsidRPr="00BB0106" w:rsidRDefault="00867577" w:rsidP="00DF54B0">
      <w:pPr>
        <w:spacing w:line="240" w:lineRule="auto"/>
        <w:ind w:firstLine="0"/>
        <w:jc w:val="center"/>
        <w:rPr>
          <w:noProof/>
          <w:kern w:val="2"/>
          <w:lang w:val="id-ID"/>
          <w14:ligatures w14:val="standardContextual"/>
          <w:rPrChange w:id="406" w:author="Andries Pandia" w:date="2025-08-26T08:27:00Z">
            <w:rPr/>
          </w:rPrChange>
        </w:rPr>
      </w:pPr>
      <w:r w:rsidRPr="00BB0106">
        <w:rPr>
          <w:noProof/>
          <w:lang w:val="id-ID"/>
          <w:rPrChange w:id="407" w:author="Andries Pandia" w:date="2025-08-26T08:27:00Z">
            <w:rPr/>
          </w:rPrChange>
        </w:rPr>
        <w:t>Menyetujui</w:t>
      </w:r>
    </w:p>
    <w:p w14:paraId="11ABA2FA" w14:textId="24815675" w:rsidR="00867577" w:rsidRPr="00BB0106" w:rsidRDefault="00867577" w:rsidP="00A91E50">
      <w:pPr>
        <w:spacing w:line="240" w:lineRule="auto"/>
        <w:ind w:firstLine="0"/>
        <w:jc w:val="center"/>
        <w:rPr>
          <w:noProof/>
          <w:lang w:val="id-ID"/>
          <w:rPrChange w:id="408" w:author="Andries Pandia" w:date="2025-08-26T08:27:00Z">
            <w:rPr/>
          </w:rPrChange>
        </w:rPr>
      </w:pPr>
    </w:p>
    <w:p w14:paraId="00980B1E" w14:textId="6FE289F9" w:rsidR="00867577" w:rsidRPr="00BB0106" w:rsidRDefault="00715AF2" w:rsidP="00715AF2">
      <w:pPr>
        <w:spacing w:line="240" w:lineRule="auto"/>
        <w:jc w:val="center"/>
        <w:rPr>
          <w:noProof/>
          <w:lang w:val="id-ID"/>
          <w:rPrChange w:id="409" w:author="Andries Pandia" w:date="2025-08-26T08:27:00Z">
            <w:rPr/>
          </w:rPrChange>
        </w:rPr>
      </w:pPr>
      <w:r w:rsidRPr="00BB0106">
        <w:rPr>
          <w:rFonts w:cstheme="minorBidi"/>
          <w:noProof/>
          <w:szCs w:val="22"/>
          <w:lang w:val="id-ID"/>
          <w:rPrChange w:id="410" w:author="Andries Pandia" w:date="2025-08-26T08:27:00Z">
            <w:rPr>
              <w:rFonts w:eastAsiaTheme="majorEastAsia" w:cstheme="minorBidi"/>
              <w:b/>
              <w:color w:val="000000"/>
              <w:spacing w:val="15"/>
              <w:szCs w:val="22"/>
              <w:lang w:val="en-US"/>
            </w:rPr>
          </w:rPrChange>
        </w:rPr>
        <mc:AlternateContent>
          <mc:Choice Requires="wps">
            <w:drawing>
              <wp:anchor distT="45720" distB="45720" distL="114300" distR="114300" simplePos="0" relativeHeight="251660288" behindDoc="0" locked="0" layoutInCell="1" allowOverlap="1" wp14:anchorId="1959A96D" wp14:editId="485C9953">
                <wp:simplePos x="0" y="0"/>
                <wp:positionH relativeFrom="column">
                  <wp:posOffset>2535555</wp:posOffset>
                </wp:positionH>
                <wp:positionV relativeFrom="paragraph">
                  <wp:posOffset>363855</wp:posOffset>
                </wp:positionV>
                <wp:extent cx="2647315" cy="1844675"/>
                <wp:effectExtent l="0" t="0" r="0" b="317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315" cy="1844675"/>
                        </a:xfrm>
                        <a:prstGeom prst="rect">
                          <a:avLst/>
                        </a:prstGeom>
                        <a:noFill/>
                        <a:ln w="9525">
                          <a:noFill/>
                          <a:miter lim="800000"/>
                          <a:headEnd/>
                          <a:tailEnd/>
                        </a:ln>
                      </wps:spPr>
                      <wps:txbx>
                        <w:txbxContent>
                          <w:p w14:paraId="00D3A4CB" w14:textId="77777777" w:rsidR="0026797C" w:rsidRPr="00BB0106" w:rsidRDefault="0026797C" w:rsidP="00715AF2">
                            <w:pPr>
                              <w:ind w:firstLine="0"/>
                              <w:jc w:val="center"/>
                              <w:rPr>
                                <w:noProof/>
                                <w:lang w:val="id-ID"/>
                              </w:rPr>
                            </w:pPr>
                            <w:r w:rsidRPr="00BB0106">
                              <w:rPr>
                                <w:noProof/>
                                <w:lang w:val="id-ID"/>
                              </w:rPr>
                              <w:t>Kasubag. Sidang PI</w:t>
                            </w:r>
                          </w:p>
                          <w:p w14:paraId="5265A908" w14:textId="77777777" w:rsidR="0026797C" w:rsidRPr="00BB0106" w:rsidRDefault="0026797C" w:rsidP="00715AF2">
                            <w:pPr>
                              <w:ind w:firstLine="0"/>
                              <w:jc w:val="center"/>
                              <w:rPr>
                                <w:noProof/>
                                <w:lang w:val="id-ID"/>
                              </w:rPr>
                            </w:pPr>
                          </w:p>
                          <w:p w14:paraId="211274F8" w14:textId="77777777" w:rsidR="0026797C" w:rsidRPr="00BB0106" w:rsidRDefault="0026797C" w:rsidP="00715AF2">
                            <w:pPr>
                              <w:ind w:firstLine="0"/>
                              <w:jc w:val="center"/>
                              <w:rPr>
                                <w:noProof/>
                                <w:lang w:val="id-ID"/>
                              </w:rPr>
                            </w:pPr>
                          </w:p>
                          <w:p w14:paraId="5C1E23F6" w14:textId="77777777" w:rsidR="0026797C" w:rsidRPr="00BB0106" w:rsidRDefault="0026797C" w:rsidP="00715AF2">
                            <w:pPr>
                              <w:ind w:firstLine="0"/>
                              <w:jc w:val="center"/>
                              <w:rPr>
                                <w:noProof/>
                                <w:lang w:val="id-ID"/>
                              </w:rPr>
                            </w:pPr>
                          </w:p>
                          <w:p w14:paraId="0B56745B" w14:textId="77777777" w:rsidR="0026797C" w:rsidRPr="00BB0106" w:rsidRDefault="0026797C" w:rsidP="00715AF2">
                            <w:pPr>
                              <w:ind w:firstLine="0"/>
                              <w:jc w:val="center"/>
                              <w:rPr>
                                <w:noProof/>
                                <w:lang w:val="id-ID"/>
                              </w:rPr>
                            </w:pPr>
                          </w:p>
                          <w:p w14:paraId="0EBA6E53" w14:textId="0A1A9AEC" w:rsidR="0026797C" w:rsidRPr="00BB0106" w:rsidRDefault="0026797C" w:rsidP="00715AF2">
                            <w:pPr>
                              <w:ind w:firstLine="0"/>
                              <w:jc w:val="center"/>
                              <w:rPr>
                                <w:noProof/>
                                <w:lang w:val="id-ID"/>
                              </w:rPr>
                            </w:pPr>
                            <w:r w:rsidRPr="00BB0106">
                              <w:rPr>
                                <w:noProof/>
                                <w:lang w:val="id-ID"/>
                              </w:rPr>
                              <w:t>(</w:t>
                            </w:r>
                            <w:del w:id="411" w:author="Andries Pandia" w:date="2025-08-21T14:57:00Z">
                              <w:r w:rsidRPr="00BB0106" w:rsidDel="004F56CB">
                                <w:rPr>
                                  <w:noProof/>
                                  <w:lang w:val="id-ID"/>
                                </w:rPr>
                                <w:delText xml:space="preserve"> </w:delText>
                              </w:r>
                            </w:del>
                            <w:r w:rsidRPr="00BB0106">
                              <w:rPr>
                                <w:noProof/>
                                <w:lang w:val="id-ID"/>
                              </w:rPr>
                              <w:t>Dr. Sri Nawangsari, SE., MM., M.Ikom.</w:t>
                            </w:r>
                            <w:del w:id="412" w:author="Andries Pandia" w:date="2025-08-21T14:56:00Z">
                              <w:r w:rsidRPr="00BB0106" w:rsidDel="004F56CB">
                                <w:rPr>
                                  <w:noProof/>
                                  <w:lang w:val="id-ID"/>
                                </w:rPr>
                                <w:delText xml:space="preserve"> </w:delText>
                              </w:r>
                            </w:del>
                            <w:r w:rsidRPr="00BB0106">
                              <w:rPr>
                                <w:noProof/>
                                <w:lang w:val="id-ID"/>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9A96D" id="Text Box 5" o:spid="_x0000_s1027" type="#_x0000_t202" style="position:absolute;left:0;text-align:left;margin-left:199.65pt;margin-top:28.65pt;width:208.45pt;height:145.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" filled="f" stroked="f">
                <v:textbox>
                  <w:txbxContent>
                    <w:p w14:paraId="00D3A4CB" w14:textId="77777777" w:rsidR="0026797C" w:rsidRPr="00BB0106" w:rsidRDefault="0026797C" w:rsidP="00715AF2">
                      <w:pPr>
                        <w:ind w:firstLine="0"/>
                        <w:jc w:val="center"/>
                        <w:rPr>
                          <w:noProof/>
                          <w:lang w:val="id-ID"/>
                        </w:rPr>
                      </w:pPr>
                      <w:r w:rsidRPr="00BB0106">
                        <w:rPr>
                          <w:noProof/>
                          <w:lang w:val="id-ID"/>
                        </w:rPr>
                        <w:t>Kasubag. Sidang PI</w:t>
                      </w:r>
                    </w:p>
                    <w:p w14:paraId="5265A908" w14:textId="77777777" w:rsidR="0026797C" w:rsidRPr="00BB0106" w:rsidRDefault="0026797C" w:rsidP="00715AF2">
                      <w:pPr>
                        <w:ind w:firstLine="0"/>
                        <w:jc w:val="center"/>
                        <w:rPr>
                          <w:noProof/>
                          <w:lang w:val="id-ID"/>
                        </w:rPr>
                      </w:pPr>
                    </w:p>
                    <w:p w14:paraId="211274F8" w14:textId="77777777" w:rsidR="0026797C" w:rsidRPr="00BB0106" w:rsidRDefault="0026797C" w:rsidP="00715AF2">
                      <w:pPr>
                        <w:ind w:firstLine="0"/>
                        <w:jc w:val="center"/>
                        <w:rPr>
                          <w:noProof/>
                          <w:lang w:val="id-ID"/>
                        </w:rPr>
                      </w:pPr>
                    </w:p>
                    <w:p w14:paraId="5C1E23F6" w14:textId="77777777" w:rsidR="0026797C" w:rsidRPr="00BB0106" w:rsidRDefault="0026797C" w:rsidP="00715AF2">
                      <w:pPr>
                        <w:ind w:firstLine="0"/>
                        <w:jc w:val="center"/>
                        <w:rPr>
                          <w:noProof/>
                          <w:lang w:val="id-ID"/>
                        </w:rPr>
                      </w:pPr>
                    </w:p>
                    <w:p w14:paraId="0B56745B" w14:textId="77777777" w:rsidR="0026797C" w:rsidRPr="00BB0106" w:rsidRDefault="0026797C" w:rsidP="00715AF2">
                      <w:pPr>
                        <w:ind w:firstLine="0"/>
                        <w:jc w:val="center"/>
                        <w:rPr>
                          <w:noProof/>
                          <w:lang w:val="id-ID"/>
                        </w:rPr>
                      </w:pPr>
                    </w:p>
                    <w:p w14:paraId="0EBA6E53" w14:textId="0A1A9AEC" w:rsidR="0026797C" w:rsidRPr="00BB0106" w:rsidRDefault="0026797C" w:rsidP="00715AF2">
                      <w:pPr>
                        <w:ind w:firstLine="0"/>
                        <w:jc w:val="center"/>
                        <w:rPr>
                          <w:noProof/>
                          <w:lang w:val="id-ID"/>
                        </w:rPr>
                      </w:pPr>
                      <w:r w:rsidRPr="00BB0106">
                        <w:rPr>
                          <w:noProof/>
                          <w:lang w:val="id-ID"/>
                        </w:rPr>
                        <w:t>(</w:t>
                      </w:r>
                      <w:del w:id="424" w:author="Andries Pandia" w:date="2025-08-21T14:57:00Z">
                        <w:r w:rsidRPr="00BB0106" w:rsidDel="004F56CB">
                          <w:rPr>
                            <w:noProof/>
                            <w:lang w:val="id-ID"/>
                          </w:rPr>
                          <w:delText xml:space="preserve"> </w:delText>
                        </w:r>
                      </w:del>
                      <w:r w:rsidRPr="00BB0106">
                        <w:rPr>
                          <w:noProof/>
                          <w:lang w:val="id-ID"/>
                        </w:rPr>
                        <w:t>Dr. Sri Nawangsari, SE., MM., M.Ikom.</w:t>
                      </w:r>
                      <w:del w:id="425" w:author="Andries Pandia" w:date="2025-08-21T14:56:00Z">
                        <w:r w:rsidRPr="00BB0106" w:rsidDel="004F56CB">
                          <w:rPr>
                            <w:noProof/>
                            <w:lang w:val="id-ID"/>
                          </w:rPr>
                          <w:delText xml:space="preserve"> </w:delText>
                        </w:r>
                      </w:del>
                      <w:r w:rsidRPr="00BB0106">
                        <w:rPr>
                          <w:noProof/>
                          <w:lang w:val="id-ID"/>
                        </w:rPr>
                        <w:t>)</w:t>
                      </w:r>
                    </w:p>
                  </w:txbxContent>
                </v:textbox>
                <w10:wrap type="square"/>
              </v:shape>
            </w:pict>
          </mc:Fallback>
        </mc:AlternateContent>
      </w:r>
      <w:r w:rsidRPr="00BB0106">
        <w:rPr>
          <w:rFonts w:cstheme="minorBidi"/>
          <w:noProof/>
          <w:szCs w:val="22"/>
          <w:lang w:val="id-ID"/>
          <w:rPrChange w:id="413" w:author="Andries Pandia" w:date="2025-08-26T08:27:00Z">
            <w:rPr>
              <w:rFonts w:eastAsiaTheme="majorEastAsia" w:cstheme="minorBidi"/>
              <w:b/>
              <w:color w:val="000000"/>
              <w:spacing w:val="15"/>
              <w:szCs w:val="22"/>
              <w:lang w:val="en-US"/>
            </w:rPr>
          </w:rPrChange>
        </w:rPr>
        <mc:AlternateContent>
          <mc:Choice Requires="wps">
            <w:drawing>
              <wp:anchor distT="45720" distB="45720" distL="114300" distR="114300" simplePos="0" relativeHeight="251657216" behindDoc="0" locked="0" layoutInCell="1" allowOverlap="1" wp14:anchorId="1FC58561" wp14:editId="60D4107D">
                <wp:simplePos x="0" y="0"/>
                <wp:positionH relativeFrom="column">
                  <wp:posOffset>-217805</wp:posOffset>
                </wp:positionH>
                <wp:positionV relativeFrom="paragraph">
                  <wp:posOffset>363855</wp:posOffset>
                </wp:positionV>
                <wp:extent cx="2647315" cy="1844675"/>
                <wp:effectExtent l="0" t="0" r="0" b="317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315" cy="1844675"/>
                        </a:xfrm>
                        <a:prstGeom prst="rect">
                          <a:avLst/>
                        </a:prstGeom>
                        <a:noFill/>
                        <a:ln w="9525">
                          <a:noFill/>
                          <a:miter lim="800000"/>
                          <a:headEnd/>
                          <a:tailEnd/>
                        </a:ln>
                      </wps:spPr>
                      <wps:txbx>
                        <w:txbxContent>
                          <w:p w14:paraId="21272086" w14:textId="77777777" w:rsidR="0026797C" w:rsidRPr="00BB0106" w:rsidRDefault="0026797C" w:rsidP="00D85AFB">
                            <w:pPr>
                              <w:ind w:firstLine="0"/>
                              <w:jc w:val="center"/>
                              <w:rPr>
                                <w:noProof/>
                                <w:lang w:val="id-ID"/>
                              </w:rPr>
                            </w:pPr>
                            <w:r w:rsidRPr="00BB0106">
                              <w:rPr>
                                <w:noProof/>
                                <w:lang w:val="id-ID"/>
                              </w:rPr>
                              <w:t>Pembimbing</w:t>
                            </w:r>
                          </w:p>
                          <w:p w14:paraId="75177B42" w14:textId="77777777" w:rsidR="0026797C" w:rsidRPr="00BB0106" w:rsidRDefault="0026797C" w:rsidP="00D85AFB">
                            <w:pPr>
                              <w:ind w:firstLine="0"/>
                              <w:jc w:val="center"/>
                              <w:rPr>
                                <w:noProof/>
                                <w:lang w:val="id-ID"/>
                              </w:rPr>
                            </w:pPr>
                          </w:p>
                          <w:p w14:paraId="20E0973A" w14:textId="77777777" w:rsidR="0026797C" w:rsidRPr="00BB0106" w:rsidRDefault="0026797C" w:rsidP="00D85AFB">
                            <w:pPr>
                              <w:ind w:firstLine="0"/>
                              <w:jc w:val="center"/>
                              <w:rPr>
                                <w:noProof/>
                                <w:lang w:val="id-ID"/>
                              </w:rPr>
                            </w:pPr>
                          </w:p>
                          <w:p w14:paraId="63165679" w14:textId="77777777" w:rsidR="0026797C" w:rsidRPr="00BB0106" w:rsidRDefault="0026797C" w:rsidP="00D85AFB">
                            <w:pPr>
                              <w:ind w:firstLine="0"/>
                              <w:jc w:val="center"/>
                              <w:rPr>
                                <w:noProof/>
                                <w:lang w:val="id-ID"/>
                              </w:rPr>
                            </w:pPr>
                          </w:p>
                          <w:p w14:paraId="6B0047F5" w14:textId="77777777" w:rsidR="0026797C" w:rsidRPr="00BB0106" w:rsidRDefault="0026797C" w:rsidP="00D85AFB">
                            <w:pPr>
                              <w:ind w:firstLine="0"/>
                              <w:jc w:val="center"/>
                              <w:rPr>
                                <w:noProof/>
                                <w:lang w:val="id-ID"/>
                              </w:rPr>
                            </w:pPr>
                          </w:p>
                          <w:p w14:paraId="04D56058" w14:textId="2AB9B0B7" w:rsidR="0026797C" w:rsidRPr="00BB0106" w:rsidRDefault="0026797C" w:rsidP="00D85AFB">
                            <w:pPr>
                              <w:ind w:firstLine="0"/>
                              <w:jc w:val="center"/>
                              <w:rPr>
                                <w:noProof/>
                                <w:lang w:val="id-ID"/>
                              </w:rPr>
                            </w:pPr>
                            <w:r w:rsidRPr="00BB0106">
                              <w:rPr>
                                <w:noProof/>
                                <w:lang w:val="id-ID"/>
                              </w:rPr>
                              <w:t>(</w:t>
                            </w:r>
                            <w:ins w:id="414" w:author="Andries Pandia" w:date="2025-08-21T15:23:00Z">
                              <w:r w:rsidRPr="00BB0106">
                                <w:rPr>
                                  <w:noProof/>
                                  <w:lang w:val="id-ID"/>
                                </w:rPr>
                                <w:t xml:space="preserve">Ibu </w:t>
                              </w:r>
                            </w:ins>
                            <w:del w:id="415" w:author="Andries Pandia" w:date="2025-08-21T14:56:00Z">
                              <w:r w:rsidRPr="00BB0106" w:rsidDel="004F56CB">
                                <w:rPr>
                                  <w:noProof/>
                                  <w:lang w:val="id-ID"/>
                                </w:rPr>
                                <w:delText xml:space="preserve"> </w:delText>
                              </w:r>
                            </w:del>
                            <w:del w:id="416" w:author="Andries Pandia" w:date="2025-08-21T15:04:00Z">
                              <w:r w:rsidRPr="00BB0106" w:rsidDel="004F56CB">
                                <w:rPr>
                                  <w:noProof/>
                                  <w:lang w:val="id-ID"/>
                                </w:rPr>
                                <w:delText xml:space="preserve">Ibu </w:delText>
                              </w:r>
                            </w:del>
                            <w:r w:rsidRPr="00BB0106">
                              <w:rPr>
                                <w:noProof/>
                                <w:lang w:val="id-ID"/>
                              </w:rPr>
                              <w:t>Widya Khafa Nofa,</w:t>
                            </w:r>
                            <w:ins w:id="417" w:author="Andries Pandia" w:date="2025-08-21T14:56:00Z">
                              <w:r w:rsidRPr="00BB0106">
                                <w:rPr>
                                  <w:noProof/>
                                  <w:lang w:val="id-ID"/>
                                </w:rPr>
                                <w:t xml:space="preserve"> </w:t>
                              </w:r>
                            </w:ins>
                            <w:r w:rsidRPr="00BB0106">
                              <w:rPr>
                                <w:noProof/>
                                <w:lang w:val="id-ID"/>
                              </w:rPr>
                              <w:t>S.Kom.,</w:t>
                            </w:r>
                            <w:ins w:id="418" w:author="Andries Pandia" w:date="2025-08-21T14:56:00Z">
                              <w:r w:rsidRPr="00BB0106">
                                <w:rPr>
                                  <w:noProof/>
                                  <w:lang w:val="id-ID"/>
                                </w:rPr>
                                <w:t xml:space="preserve"> </w:t>
                              </w:r>
                            </w:ins>
                            <w:r w:rsidRPr="00BB0106">
                              <w:rPr>
                                <w:noProof/>
                                <w:lang w:val="id-ID"/>
                              </w:rPr>
                              <w:t>MMSI)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58561" id="_x0000_s1028" type="#_x0000_t202" style="position:absolute;left:0;text-align:left;margin-left:-17.15pt;margin-top:28.65pt;width:208.45pt;height:145.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" filled="f" stroked="f">
                <v:textbox>
                  <w:txbxContent>
                    <w:p w14:paraId="21272086" w14:textId="77777777" w:rsidR="0026797C" w:rsidRPr="00BB0106" w:rsidRDefault="0026797C" w:rsidP="00D85AFB">
                      <w:pPr>
                        <w:ind w:firstLine="0"/>
                        <w:jc w:val="center"/>
                        <w:rPr>
                          <w:noProof/>
                          <w:lang w:val="id-ID"/>
                        </w:rPr>
                      </w:pPr>
                      <w:r w:rsidRPr="00BB0106">
                        <w:rPr>
                          <w:noProof/>
                          <w:lang w:val="id-ID"/>
                        </w:rPr>
                        <w:t>Pembimbing</w:t>
                      </w:r>
                    </w:p>
                    <w:p w14:paraId="75177B42" w14:textId="77777777" w:rsidR="0026797C" w:rsidRPr="00BB0106" w:rsidRDefault="0026797C" w:rsidP="00D85AFB">
                      <w:pPr>
                        <w:ind w:firstLine="0"/>
                        <w:jc w:val="center"/>
                        <w:rPr>
                          <w:noProof/>
                          <w:lang w:val="id-ID"/>
                        </w:rPr>
                      </w:pPr>
                    </w:p>
                    <w:p w14:paraId="20E0973A" w14:textId="77777777" w:rsidR="0026797C" w:rsidRPr="00BB0106" w:rsidRDefault="0026797C" w:rsidP="00D85AFB">
                      <w:pPr>
                        <w:ind w:firstLine="0"/>
                        <w:jc w:val="center"/>
                        <w:rPr>
                          <w:noProof/>
                          <w:lang w:val="id-ID"/>
                        </w:rPr>
                      </w:pPr>
                    </w:p>
                    <w:p w14:paraId="63165679" w14:textId="77777777" w:rsidR="0026797C" w:rsidRPr="00BB0106" w:rsidRDefault="0026797C" w:rsidP="00D85AFB">
                      <w:pPr>
                        <w:ind w:firstLine="0"/>
                        <w:jc w:val="center"/>
                        <w:rPr>
                          <w:noProof/>
                          <w:lang w:val="id-ID"/>
                        </w:rPr>
                      </w:pPr>
                    </w:p>
                    <w:p w14:paraId="6B0047F5" w14:textId="77777777" w:rsidR="0026797C" w:rsidRPr="00BB0106" w:rsidRDefault="0026797C" w:rsidP="00D85AFB">
                      <w:pPr>
                        <w:ind w:firstLine="0"/>
                        <w:jc w:val="center"/>
                        <w:rPr>
                          <w:noProof/>
                          <w:lang w:val="id-ID"/>
                        </w:rPr>
                      </w:pPr>
                    </w:p>
                    <w:p w14:paraId="04D56058" w14:textId="2AB9B0B7" w:rsidR="0026797C" w:rsidRPr="00BB0106" w:rsidRDefault="0026797C" w:rsidP="00D85AFB">
                      <w:pPr>
                        <w:ind w:firstLine="0"/>
                        <w:jc w:val="center"/>
                        <w:rPr>
                          <w:noProof/>
                          <w:lang w:val="id-ID"/>
                        </w:rPr>
                      </w:pPr>
                      <w:r w:rsidRPr="00BB0106">
                        <w:rPr>
                          <w:noProof/>
                          <w:lang w:val="id-ID"/>
                        </w:rPr>
                        <w:t>(</w:t>
                      </w:r>
                      <w:ins w:id="432" w:author="Andries Pandia" w:date="2025-08-21T15:23:00Z">
                        <w:r w:rsidRPr="00BB0106">
                          <w:rPr>
                            <w:noProof/>
                            <w:lang w:val="id-ID"/>
                          </w:rPr>
                          <w:t xml:space="preserve">Ibu </w:t>
                        </w:r>
                      </w:ins>
                      <w:del w:id="433" w:author="Andries Pandia" w:date="2025-08-21T14:56:00Z">
                        <w:r w:rsidRPr="00BB0106" w:rsidDel="004F56CB">
                          <w:rPr>
                            <w:noProof/>
                            <w:lang w:val="id-ID"/>
                          </w:rPr>
                          <w:delText xml:space="preserve"> </w:delText>
                        </w:r>
                      </w:del>
                      <w:del w:id="434" w:author="Andries Pandia" w:date="2025-08-21T15:04:00Z">
                        <w:r w:rsidRPr="00BB0106" w:rsidDel="004F56CB">
                          <w:rPr>
                            <w:noProof/>
                            <w:lang w:val="id-ID"/>
                          </w:rPr>
                          <w:delText xml:space="preserve">Ibu </w:delText>
                        </w:r>
                      </w:del>
                      <w:r w:rsidRPr="00BB0106">
                        <w:rPr>
                          <w:noProof/>
                          <w:lang w:val="id-ID"/>
                        </w:rPr>
                        <w:t>Widya Khafa Nofa,</w:t>
                      </w:r>
                      <w:ins w:id="435" w:author="Andries Pandia" w:date="2025-08-21T14:56:00Z">
                        <w:r w:rsidRPr="00BB0106">
                          <w:rPr>
                            <w:noProof/>
                            <w:lang w:val="id-ID"/>
                          </w:rPr>
                          <w:t xml:space="preserve"> </w:t>
                        </w:r>
                      </w:ins>
                      <w:r w:rsidRPr="00BB0106">
                        <w:rPr>
                          <w:noProof/>
                          <w:lang w:val="id-ID"/>
                        </w:rPr>
                        <w:t>S.Kom.,</w:t>
                      </w:r>
                      <w:ins w:id="436" w:author="Andries Pandia" w:date="2025-08-21T14:56:00Z">
                        <w:r w:rsidRPr="00BB0106">
                          <w:rPr>
                            <w:noProof/>
                            <w:lang w:val="id-ID"/>
                          </w:rPr>
                          <w:t xml:space="preserve"> </w:t>
                        </w:r>
                      </w:ins>
                      <w:r w:rsidRPr="00BB0106">
                        <w:rPr>
                          <w:noProof/>
                          <w:lang w:val="id-ID"/>
                        </w:rPr>
                        <w:t>MMSI)</w:t>
                      </w:r>
                    </w:p>
                  </w:txbxContent>
                </v:textbox>
                <w10:wrap type="square"/>
              </v:shape>
            </w:pict>
          </mc:Fallback>
        </mc:AlternateContent>
      </w:r>
    </w:p>
    <w:p w14:paraId="42A170E5" w14:textId="33FF3F2F" w:rsidR="00867577" w:rsidRPr="00BB0106" w:rsidRDefault="00867577" w:rsidP="00715AF2">
      <w:pPr>
        <w:spacing w:line="240" w:lineRule="auto"/>
        <w:rPr>
          <w:b/>
          <w:bCs/>
          <w:noProof/>
          <w:sz w:val="28"/>
          <w:szCs w:val="28"/>
          <w:lang w:val="id-ID"/>
          <w:rPrChange w:id="419" w:author="Andries Pandia" w:date="2025-08-26T08:27:00Z">
            <w:rPr>
              <w:b/>
              <w:bCs/>
              <w:sz w:val="28"/>
              <w:szCs w:val="28"/>
              <w:lang w:val="en-US"/>
            </w:rPr>
          </w:rPrChange>
        </w:rPr>
      </w:pPr>
    </w:p>
    <w:p w14:paraId="52D8A29D" w14:textId="77777777" w:rsidR="00715AF2" w:rsidRPr="00BB0106" w:rsidRDefault="00715AF2" w:rsidP="00715AF2">
      <w:pPr>
        <w:spacing w:line="240" w:lineRule="auto"/>
        <w:rPr>
          <w:b/>
          <w:bCs/>
          <w:noProof/>
          <w:sz w:val="28"/>
          <w:szCs w:val="28"/>
          <w:lang w:val="id-ID"/>
          <w:rPrChange w:id="420" w:author="Andries Pandia" w:date="2025-08-26T08:27:00Z">
            <w:rPr>
              <w:b/>
              <w:bCs/>
              <w:sz w:val="28"/>
              <w:szCs w:val="28"/>
              <w:lang w:val="en-US"/>
            </w:rPr>
          </w:rPrChange>
        </w:rPr>
      </w:pPr>
    </w:p>
    <w:p w14:paraId="5BE34C68" w14:textId="77777777" w:rsidR="00715AF2" w:rsidRPr="00BB0106" w:rsidRDefault="00715AF2" w:rsidP="00715AF2">
      <w:pPr>
        <w:spacing w:line="240" w:lineRule="auto"/>
        <w:rPr>
          <w:b/>
          <w:bCs/>
          <w:noProof/>
          <w:sz w:val="28"/>
          <w:szCs w:val="28"/>
          <w:lang w:val="id-ID"/>
          <w:rPrChange w:id="421" w:author="Andries Pandia" w:date="2025-08-26T08:27:00Z">
            <w:rPr>
              <w:b/>
              <w:bCs/>
              <w:sz w:val="28"/>
              <w:szCs w:val="28"/>
              <w:lang w:val="en-US"/>
            </w:rPr>
          </w:rPrChange>
        </w:rPr>
      </w:pPr>
    </w:p>
    <w:p w14:paraId="1FF4D7F5" w14:textId="18508C56" w:rsidR="004F56CB" w:rsidRPr="00BB0106" w:rsidRDefault="004F56CB">
      <w:pPr>
        <w:spacing w:line="240" w:lineRule="auto"/>
        <w:ind w:firstLine="0"/>
        <w:jc w:val="center"/>
        <w:rPr>
          <w:ins w:id="422" w:author="Andries Pandia" w:date="2025-08-21T15:03:00Z"/>
          <w:bCs/>
          <w:noProof/>
          <w:kern w:val="2"/>
          <w:lang w:val="id-ID"/>
          <w14:ligatures w14:val="standardContextual"/>
          <w:rPrChange w:id="423" w:author="Andries Pandia" w:date="2025-08-26T08:27:00Z">
            <w:rPr>
              <w:ins w:id="424" w:author="Andries Pandia" w:date="2025-08-21T15:03:00Z"/>
              <w:bCs/>
              <w:lang w:val="en-US"/>
            </w:rPr>
          </w:rPrChange>
        </w:rPr>
        <w:pPrChange w:id="425" w:author="Andries Pandia" w:date="2025-08-21T15:03:00Z">
          <w:pPr/>
        </w:pPrChange>
      </w:pPr>
      <w:ins w:id="426" w:author="Andries Pandia" w:date="2025-08-21T15:03:00Z">
        <w:r w:rsidRPr="00BB0106">
          <w:rPr>
            <w:bCs/>
            <w:noProof/>
            <w:lang w:val="id-ID"/>
            <w:rPrChange w:id="427" w:author="Andries Pandia" w:date="2025-08-26T08:27:00Z">
              <w:rPr>
                <w:bCs/>
                <w:lang w:val="en-US"/>
              </w:rPr>
            </w:rPrChange>
          </w:rPr>
          <w:t>Ketua Program Studi</w:t>
        </w:r>
      </w:ins>
    </w:p>
    <w:p w14:paraId="07A677DA" w14:textId="77777777" w:rsidR="004F56CB" w:rsidRPr="00BB0106" w:rsidRDefault="004F56CB">
      <w:pPr>
        <w:spacing w:line="240" w:lineRule="auto"/>
        <w:ind w:firstLine="0"/>
        <w:jc w:val="center"/>
        <w:rPr>
          <w:ins w:id="428" w:author="Andries Pandia" w:date="2025-08-21T15:03:00Z"/>
          <w:bCs/>
          <w:noProof/>
          <w:lang w:val="id-ID"/>
          <w:rPrChange w:id="429" w:author="Andries Pandia" w:date="2025-08-26T08:27:00Z">
            <w:rPr>
              <w:ins w:id="430" w:author="Andries Pandia" w:date="2025-08-21T15:03:00Z"/>
              <w:bCs/>
              <w:lang w:val="en-US"/>
            </w:rPr>
          </w:rPrChange>
        </w:rPr>
        <w:pPrChange w:id="431" w:author="Andries Pandia" w:date="2025-08-21T15:03:00Z">
          <w:pPr/>
        </w:pPrChange>
      </w:pPr>
    </w:p>
    <w:p w14:paraId="6524842D" w14:textId="77777777" w:rsidR="004F56CB" w:rsidRPr="00BB0106" w:rsidRDefault="004F56CB" w:rsidP="00715AF2">
      <w:pPr>
        <w:spacing w:line="240" w:lineRule="auto"/>
        <w:ind w:firstLine="0"/>
        <w:jc w:val="center"/>
        <w:rPr>
          <w:bCs/>
          <w:noProof/>
          <w:lang w:val="id-ID"/>
          <w:rPrChange w:id="432" w:author="Andries Pandia" w:date="2025-08-26T08:27:00Z">
            <w:rPr>
              <w:bCs/>
              <w:lang w:val="en-US"/>
            </w:rPr>
          </w:rPrChange>
        </w:rPr>
      </w:pPr>
    </w:p>
    <w:p w14:paraId="39F716C9" w14:textId="77777777" w:rsidR="00715AF2" w:rsidRPr="00BB0106" w:rsidRDefault="00715AF2" w:rsidP="00715AF2">
      <w:pPr>
        <w:spacing w:line="240" w:lineRule="auto"/>
        <w:ind w:firstLine="0"/>
        <w:jc w:val="center"/>
        <w:rPr>
          <w:bCs/>
          <w:noProof/>
          <w:lang w:val="id-ID"/>
          <w:rPrChange w:id="433" w:author="Andries Pandia" w:date="2025-08-26T08:27:00Z">
            <w:rPr>
              <w:bCs/>
              <w:lang w:val="en-US"/>
            </w:rPr>
          </w:rPrChange>
        </w:rPr>
      </w:pPr>
    </w:p>
    <w:p w14:paraId="5731F12A" w14:textId="77777777" w:rsidR="00715AF2" w:rsidRPr="00BB0106" w:rsidRDefault="00715AF2">
      <w:pPr>
        <w:spacing w:line="240" w:lineRule="auto"/>
        <w:ind w:firstLine="0"/>
        <w:jc w:val="center"/>
        <w:rPr>
          <w:ins w:id="434" w:author="Andries Pandia" w:date="2025-08-21T15:03:00Z"/>
          <w:bCs/>
          <w:noProof/>
          <w:lang w:val="id-ID"/>
          <w:rPrChange w:id="435" w:author="Andries Pandia" w:date="2025-08-26T08:27:00Z">
            <w:rPr>
              <w:ins w:id="436" w:author="Andries Pandia" w:date="2025-08-21T15:03:00Z"/>
              <w:bCs/>
              <w:lang w:val="en-US"/>
            </w:rPr>
          </w:rPrChange>
        </w:rPr>
        <w:pPrChange w:id="437" w:author="Andries Pandia" w:date="2025-08-21T15:03:00Z">
          <w:pPr/>
        </w:pPrChange>
      </w:pPr>
    </w:p>
    <w:p w14:paraId="44EF9062" w14:textId="77777777" w:rsidR="004F56CB" w:rsidRPr="00BB0106" w:rsidRDefault="004F56CB">
      <w:pPr>
        <w:spacing w:line="240" w:lineRule="auto"/>
        <w:ind w:firstLine="0"/>
        <w:jc w:val="center"/>
        <w:rPr>
          <w:ins w:id="438" w:author="Andries Pandia" w:date="2025-08-21T15:03:00Z"/>
          <w:bCs/>
          <w:noProof/>
          <w:lang w:val="id-ID"/>
          <w:rPrChange w:id="439" w:author="Andries Pandia" w:date="2025-08-26T08:27:00Z">
            <w:rPr>
              <w:ins w:id="440" w:author="Andries Pandia" w:date="2025-08-21T15:03:00Z"/>
              <w:bCs/>
              <w:lang w:val="en-US"/>
            </w:rPr>
          </w:rPrChange>
        </w:rPr>
        <w:pPrChange w:id="441" w:author="Andries Pandia" w:date="2025-08-21T15:03:00Z">
          <w:pPr/>
        </w:pPrChange>
      </w:pPr>
    </w:p>
    <w:p w14:paraId="3582D7DE" w14:textId="77777777" w:rsidR="004F56CB" w:rsidRPr="00BB0106" w:rsidRDefault="004F56CB">
      <w:pPr>
        <w:spacing w:line="240" w:lineRule="auto"/>
        <w:ind w:firstLine="0"/>
        <w:jc w:val="center"/>
        <w:rPr>
          <w:ins w:id="442" w:author="Andries Pandia" w:date="2025-08-21T15:03:00Z"/>
          <w:bCs/>
          <w:noProof/>
          <w:lang w:val="id-ID"/>
          <w:rPrChange w:id="443" w:author="Andries Pandia" w:date="2025-08-26T08:27:00Z">
            <w:rPr>
              <w:ins w:id="444" w:author="Andries Pandia" w:date="2025-08-21T15:03:00Z"/>
              <w:bCs/>
              <w:lang w:val="en-US"/>
            </w:rPr>
          </w:rPrChange>
        </w:rPr>
        <w:pPrChange w:id="445" w:author="Andries Pandia" w:date="2025-08-21T15:03:00Z">
          <w:pPr/>
        </w:pPrChange>
      </w:pPr>
    </w:p>
    <w:p w14:paraId="2546824D" w14:textId="598BBBAB" w:rsidR="004F56CB" w:rsidRPr="00BB0106" w:rsidRDefault="004F56CB" w:rsidP="00715AF2">
      <w:pPr>
        <w:spacing w:line="240" w:lineRule="auto"/>
        <w:ind w:firstLine="0"/>
        <w:jc w:val="center"/>
        <w:rPr>
          <w:ins w:id="446" w:author="Andries Pandia" w:date="2025-08-25T20:34:00Z"/>
          <w:bCs/>
          <w:noProof/>
          <w:kern w:val="2"/>
          <w:lang w:val="id-ID"/>
          <w14:ligatures w14:val="standardContextual"/>
          <w:rPrChange w:id="447" w:author="Andries Pandia" w:date="2025-08-26T08:27:00Z">
            <w:rPr>
              <w:ins w:id="448" w:author="Andries Pandia" w:date="2025-08-25T20:34:00Z"/>
              <w:bCs/>
              <w:lang w:val="en-US"/>
            </w:rPr>
          </w:rPrChange>
        </w:rPr>
      </w:pPr>
      <w:ins w:id="449" w:author="Andries Pandia" w:date="2025-08-21T15:03:00Z">
        <w:r w:rsidRPr="00BB0106">
          <w:rPr>
            <w:bCs/>
            <w:noProof/>
            <w:lang w:val="id-ID"/>
            <w:rPrChange w:id="450" w:author="Andries Pandia" w:date="2025-08-26T08:27:00Z">
              <w:rPr>
                <w:bCs/>
                <w:lang w:val="en-US"/>
              </w:rPr>
            </w:rPrChange>
          </w:rPr>
          <w:t>(Dr. Setia Wirawa</w:t>
        </w:r>
        <w:r w:rsidR="00A66A25" w:rsidRPr="00BB0106">
          <w:rPr>
            <w:bCs/>
            <w:noProof/>
            <w:lang w:val="id-ID"/>
            <w:rPrChange w:id="451" w:author="Andries Pandia" w:date="2025-08-26T08:27:00Z">
              <w:rPr>
                <w:bCs/>
              </w:rPr>
            </w:rPrChange>
          </w:rPr>
          <w:t>n, S.Kom, MMSI.</w:t>
        </w:r>
        <w:r w:rsidRPr="00BB0106">
          <w:rPr>
            <w:bCs/>
            <w:lang w:val="en-ID"/>
            <w:rPrChange w:id="452" w:author="Andries Pandia" w:date="2025-08-26T08:27:00Z">
              <w:rPr>
                <w:bCs/>
                <w:lang w:val="en-US"/>
              </w:rPr>
            </w:rPrChange>
          </w:rPr>
          <w:t>)</w:t>
        </w:r>
      </w:ins>
    </w:p>
    <w:p w14:paraId="1544FB2A" w14:textId="77777777" w:rsidR="009C6C36" w:rsidRPr="00BB0106" w:rsidRDefault="009C6C36" w:rsidP="00D85AFB">
      <w:pPr>
        <w:ind w:firstLine="0"/>
        <w:jc w:val="center"/>
        <w:rPr>
          <w:ins w:id="453" w:author="Andries Pandia" w:date="2025-08-21T15:05:00Z"/>
          <w:bCs/>
          <w:noProof/>
          <w:kern w:val="2"/>
          <w:lang w:val="id-ID"/>
          <w14:ligatures w14:val="standardContextual"/>
          <w:rPrChange w:id="454" w:author="Andries Pandia" w:date="2025-08-26T08:27:00Z">
            <w:rPr>
              <w:ins w:id="455" w:author="Andries Pandia" w:date="2025-08-21T15:05:00Z"/>
              <w:bCs/>
              <w:lang w:val="en-US"/>
            </w:rPr>
          </w:rPrChange>
        </w:rPr>
        <w:sectPr w:rsidR="009C6C36" w:rsidRPr="00BB0106" w:rsidSect="00BB0106">
          <w:headerReference w:type="default" r:id="rId15"/>
          <w:pgSz w:w="11906" w:h="16838" w:code="9"/>
          <w:pgMar w:top="2268" w:right="1701" w:bottom="1701" w:left="2268" w:header="720" w:footer="1134" w:gutter="0"/>
          <w:pgNumType w:fmt="lowerRoman" w:start="0"/>
          <w:cols w:space="720"/>
          <w:docGrid w:linePitch="326"/>
          <w:sectPrChange w:id="456" w:author="Andries Pandia" w:date="2025-08-22T18:37:00Z">
            <w:sectPr w:rsidR="009C6C36" w:rsidRPr="00BB0106" w:rsidSect="00BB0106">
              <w:pgSz w:code="0"/>
              <w:pgMar w:top="2268" w:right="1701" w:bottom="1701" w:left="2268" w:header="720" w:footer="720" w:gutter="0"/>
            </w:sectPr>
          </w:sectPrChange>
        </w:sectPr>
      </w:pPr>
    </w:p>
    <w:p w14:paraId="60F7DD32" w14:textId="405F9E08" w:rsidR="004F56CB" w:rsidRPr="00BB0106" w:rsidDel="00373B61" w:rsidRDefault="004F56CB">
      <w:pPr>
        <w:spacing w:line="240" w:lineRule="auto"/>
        <w:ind w:firstLine="0"/>
        <w:jc w:val="center"/>
        <w:outlineLvl w:val="0"/>
        <w:rPr>
          <w:del w:id="457" w:author="Andries Pandia" w:date="2025-08-21T15:05:00Z"/>
          <w:b/>
          <w:noProof/>
          <w:lang w:val="id-ID"/>
          <w:rPrChange w:id="458" w:author="Andries Pandia" w:date="2025-08-26T08:27:00Z">
            <w:rPr>
              <w:del w:id="459" w:author="Andries Pandia" w:date="2025-08-21T15:05:00Z"/>
            </w:rPr>
          </w:rPrChange>
        </w:rPr>
        <w:pPrChange w:id="460" w:author="Andries Pandia" w:date="2025-08-25T20:24:00Z">
          <w:pPr/>
        </w:pPrChange>
      </w:pPr>
    </w:p>
    <w:p w14:paraId="0E62184B" w14:textId="2F3E75E5" w:rsidR="00867577" w:rsidRPr="00BB0106" w:rsidDel="00373B61" w:rsidRDefault="00867577">
      <w:pPr>
        <w:spacing w:line="240" w:lineRule="auto"/>
        <w:ind w:firstLine="0"/>
        <w:jc w:val="center"/>
        <w:outlineLvl w:val="0"/>
        <w:rPr>
          <w:del w:id="461" w:author="Andries Pandia" w:date="2025-08-21T15:05:00Z"/>
          <w:b/>
          <w:noProof/>
          <w:lang w:val="id-ID"/>
          <w:rPrChange w:id="462" w:author="Andries Pandia" w:date="2025-08-26T08:27:00Z">
            <w:rPr>
              <w:del w:id="463" w:author="Andries Pandia" w:date="2025-08-21T15:05:00Z"/>
            </w:rPr>
          </w:rPrChange>
        </w:rPr>
        <w:pPrChange w:id="464" w:author="Andries Pandia" w:date="2025-08-25T20:24:00Z">
          <w:pPr>
            <w:jc w:val="center"/>
          </w:pPr>
        </w:pPrChange>
      </w:pPr>
      <w:del w:id="465" w:author="Andries Pandia" w:date="2025-08-21T15:02:00Z">
        <w:r w:rsidRPr="00BB0106" w:rsidDel="004F56CB">
          <w:rPr>
            <w:b/>
            <w:noProof/>
            <w:lang w:val="id-ID"/>
            <w:rPrChange w:id="466" w:author="Andries Pandia" w:date="2025-08-26T08:27:00Z">
              <w:rPr>
                <w:rFonts w:cstheme="minorBidi"/>
                <w:szCs w:val="22"/>
                <w:lang w:val="en-US"/>
              </w:rPr>
            </w:rPrChange>
          </w:rPr>
          <mc:AlternateContent>
            <mc:Choice Requires="wps">
              <w:drawing>
                <wp:anchor distT="45720" distB="45720" distL="114300" distR="114300" simplePos="0" relativeHeight="251663360" behindDoc="0" locked="0" layoutInCell="1" allowOverlap="1" wp14:anchorId="779A985A" wp14:editId="062A6139">
                  <wp:simplePos x="0" y="0"/>
                  <wp:positionH relativeFrom="page">
                    <wp:align>center</wp:align>
                  </wp:positionH>
                  <wp:positionV relativeFrom="paragraph">
                    <wp:posOffset>55245</wp:posOffset>
                  </wp:positionV>
                  <wp:extent cx="2867025" cy="2688590"/>
                  <wp:effectExtent l="0" t="0" r="0" b="97028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659" cy="2689224"/>
                          </a:xfrm>
                          <a:prstGeom prst="rect">
                            <a:avLst/>
                          </a:prstGeom>
                          <a:noFill/>
                          <a:ln w="9525">
                            <a:noFill/>
                            <a:miter lim="800000"/>
                            <a:headEnd/>
                            <a:tailEnd/>
                          </a:ln>
                        </wps:spPr>
                        <wps:txbx>
                          <w:txbxContent>
                            <w:p w14:paraId="08DDB776" w14:textId="54F65484" w:rsidR="0026797C" w:rsidRDefault="0026797C" w:rsidP="00867577">
                              <w:pPr>
                                <w:jc w:val="center"/>
                              </w:pPr>
                              <w:r>
                                <w:t>Ketua Program Studi</w:t>
                              </w:r>
                            </w:p>
                            <w:p w14:paraId="3CD3D2C7" w14:textId="77777777" w:rsidR="0026797C" w:rsidRDefault="0026797C" w:rsidP="00867577">
                              <w:pPr>
                                <w:jc w:val="center"/>
                              </w:pPr>
                            </w:p>
                            <w:p w14:paraId="2549FCE1" w14:textId="77777777" w:rsidR="0026797C" w:rsidRDefault="0026797C" w:rsidP="00867577">
                              <w:pPr>
                                <w:jc w:val="center"/>
                              </w:pPr>
                            </w:p>
                            <w:p w14:paraId="2276FC63" w14:textId="77777777" w:rsidR="0026797C" w:rsidRDefault="0026797C" w:rsidP="00867577">
                              <w:pPr>
                                <w:jc w:val="center"/>
                              </w:pPr>
                            </w:p>
                            <w:p w14:paraId="49BD21BB" w14:textId="77777777" w:rsidR="0026797C" w:rsidRDefault="0026797C" w:rsidP="00867577">
                              <w:pPr>
                                <w:jc w:val="center"/>
                              </w:pPr>
                            </w:p>
                            <w:p w14:paraId="77C3CC83" w14:textId="484171EB" w:rsidR="0026797C" w:rsidRDefault="0026797C" w:rsidP="00867577">
                              <w:pPr>
                                <w:jc w:val="center"/>
                              </w:pPr>
                              <w:r>
                                <w:t>(</w:t>
                              </w:r>
                              <w:ins w:id="467" w:author="Andries Pandia" w:date="2025-08-21T15:01:00Z">
                                <w:r>
                                  <w:rPr>
                                    <w:lang w:val="en-US"/>
                                  </w:rPr>
                                  <w:t xml:space="preserve"> </w:t>
                                </w:r>
                              </w:ins>
                              <w:del w:id="468" w:author="Andries Pandia" w:date="2025-08-21T15:00:00Z">
                                <w:r w:rsidDel="004F56CB">
                                  <w:delText xml:space="preserve"> </w:delText>
                                </w:r>
                              </w:del>
                              <w:r>
                                <w:t>Dr. Setia Wirawan, SKom, MMSI.</w:t>
                              </w:r>
                              <w:ins w:id="469" w:author="Andries Pandia" w:date="2025-08-21T15:01:00Z">
                                <w:r>
                                  <w:rPr>
                                    <w:lang w:val="en-US"/>
                                  </w:rPr>
                                  <w:t xml:space="preserve"> </w:t>
                                </w:r>
                              </w:ins>
                              <w:del w:id="470" w:author="Andries Pandia" w:date="2025-08-21T15:00:00Z">
                                <w:r w:rsidDel="004F56CB">
                                  <w:delText xml:space="preserve"> </w:delText>
                                </w:r>
                              </w:del>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9A985A" id="Text Box 6" o:spid="_x0000_s1029" type="#_x0000_t202" style="position:absolute;left:0;text-align:left;margin-left:0;margin-top:4.35pt;width:225.75pt;height:211.7pt;z-index:251663360;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" filled="f" stroked="f">
                  <v:textbox style="mso-fit-shape-to-text:t">
                    <w:txbxContent>
                      <w:p w14:paraId="08DDB776" w14:textId="54F65484" w:rsidR="0026797C" w:rsidRDefault="0026797C" w:rsidP="00867577">
                        <w:pPr>
                          <w:jc w:val="center"/>
                        </w:pPr>
                        <w:r>
                          <w:t>Ketua Program Studi</w:t>
                        </w:r>
                      </w:p>
                      <w:p w14:paraId="3CD3D2C7" w14:textId="77777777" w:rsidR="0026797C" w:rsidRDefault="0026797C" w:rsidP="00867577">
                        <w:pPr>
                          <w:jc w:val="center"/>
                        </w:pPr>
                      </w:p>
                      <w:p w14:paraId="2549FCE1" w14:textId="77777777" w:rsidR="0026797C" w:rsidRDefault="0026797C" w:rsidP="00867577">
                        <w:pPr>
                          <w:jc w:val="center"/>
                        </w:pPr>
                      </w:p>
                      <w:p w14:paraId="2276FC63" w14:textId="77777777" w:rsidR="0026797C" w:rsidRDefault="0026797C" w:rsidP="00867577">
                        <w:pPr>
                          <w:jc w:val="center"/>
                        </w:pPr>
                      </w:p>
                      <w:p w14:paraId="49BD21BB" w14:textId="77777777" w:rsidR="0026797C" w:rsidRDefault="0026797C" w:rsidP="00867577">
                        <w:pPr>
                          <w:jc w:val="center"/>
                        </w:pPr>
                      </w:p>
                      <w:p w14:paraId="77C3CC83" w14:textId="484171EB" w:rsidR="0026797C" w:rsidRDefault="0026797C" w:rsidP="00867577">
                        <w:pPr>
                          <w:jc w:val="center"/>
                        </w:pPr>
                        <w:r>
                          <w:t>(</w:t>
                        </w:r>
                        <w:ins w:id="489" w:author="Andries Pandia" w:date="2025-08-21T15:01:00Z">
                          <w:r>
                            <w:rPr>
                              <w:lang w:val="en-US"/>
                            </w:rPr>
                            <w:t xml:space="preserve"> </w:t>
                          </w:r>
                        </w:ins>
                        <w:del w:id="490" w:author="Andries Pandia" w:date="2025-08-21T15:00:00Z">
                          <w:r w:rsidDel="004F56CB">
                            <w:delText xml:space="preserve"> </w:delText>
                          </w:r>
                        </w:del>
                        <w:r>
                          <w:t>Dr. Setia Wirawan, SKom, MMSI.</w:t>
                        </w:r>
                        <w:ins w:id="491" w:author="Andries Pandia" w:date="2025-08-21T15:01:00Z">
                          <w:r>
                            <w:rPr>
                              <w:lang w:val="en-US"/>
                            </w:rPr>
                            <w:t xml:space="preserve"> </w:t>
                          </w:r>
                        </w:ins>
                        <w:del w:id="492" w:author="Andries Pandia" w:date="2025-08-21T15:00:00Z">
                          <w:r w:rsidDel="004F56CB">
                            <w:delText xml:space="preserve"> </w:delText>
                          </w:r>
                        </w:del>
                        <w:r>
                          <w:t>)</w:t>
                        </w:r>
                      </w:p>
                    </w:txbxContent>
                  </v:textbox>
                  <w10:wrap type="square" anchorx="page"/>
                </v:shape>
              </w:pict>
            </mc:Fallback>
          </mc:AlternateContent>
        </w:r>
      </w:del>
    </w:p>
    <w:p w14:paraId="644AB515" w14:textId="0A3D95A1" w:rsidR="00867577" w:rsidRPr="00BB0106" w:rsidDel="00373B61" w:rsidRDefault="00867577">
      <w:pPr>
        <w:spacing w:line="240" w:lineRule="auto"/>
        <w:ind w:firstLine="0"/>
        <w:jc w:val="center"/>
        <w:outlineLvl w:val="0"/>
        <w:rPr>
          <w:del w:id="471" w:author="Andries Pandia" w:date="2025-08-21T15:05:00Z"/>
          <w:b/>
          <w:noProof/>
          <w:lang w:val="id-ID"/>
          <w:rPrChange w:id="472" w:author="Andries Pandia" w:date="2025-08-26T08:27:00Z">
            <w:rPr>
              <w:del w:id="473" w:author="Andries Pandia" w:date="2025-08-21T15:05:00Z"/>
            </w:rPr>
          </w:rPrChange>
        </w:rPr>
        <w:pPrChange w:id="474" w:author="Andries Pandia" w:date="2025-08-25T20:24:00Z">
          <w:pPr>
            <w:jc w:val="center"/>
          </w:pPr>
        </w:pPrChange>
      </w:pPr>
    </w:p>
    <w:p w14:paraId="2111DD8B" w14:textId="77A2073E" w:rsidR="00867577" w:rsidRPr="00BB0106" w:rsidDel="00373B61" w:rsidRDefault="00867577">
      <w:pPr>
        <w:spacing w:line="240" w:lineRule="auto"/>
        <w:ind w:firstLine="0"/>
        <w:jc w:val="center"/>
        <w:outlineLvl w:val="0"/>
        <w:rPr>
          <w:del w:id="475" w:author="Andries Pandia" w:date="2025-08-21T15:05:00Z"/>
          <w:b/>
          <w:noProof/>
          <w:lang w:val="id-ID"/>
          <w:rPrChange w:id="476" w:author="Andries Pandia" w:date="2025-08-26T08:27:00Z">
            <w:rPr>
              <w:del w:id="477" w:author="Andries Pandia" w:date="2025-08-21T15:05:00Z"/>
            </w:rPr>
          </w:rPrChange>
        </w:rPr>
        <w:pPrChange w:id="478" w:author="Andries Pandia" w:date="2025-08-25T20:24:00Z">
          <w:pPr>
            <w:jc w:val="center"/>
          </w:pPr>
        </w:pPrChange>
      </w:pPr>
    </w:p>
    <w:p w14:paraId="456CDB16" w14:textId="1DFCD9D9" w:rsidR="00867577" w:rsidRPr="00BB0106" w:rsidDel="00373B61" w:rsidRDefault="00867577">
      <w:pPr>
        <w:spacing w:line="240" w:lineRule="auto"/>
        <w:ind w:firstLine="0"/>
        <w:jc w:val="center"/>
        <w:outlineLvl w:val="0"/>
        <w:rPr>
          <w:del w:id="479" w:author="Andries Pandia" w:date="2025-08-21T15:05:00Z"/>
          <w:b/>
          <w:noProof/>
          <w:lang w:val="id-ID"/>
          <w:rPrChange w:id="480" w:author="Andries Pandia" w:date="2025-08-26T08:27:00Z">
            <w:rPr>
              <w:del w:id="481" w:author="Andries Pandia" w:date="2025-08-21T15:05:00Z"/>
            </w:rPr>
          </w:rPrChange>
        </w:rPr>
        <w:pPrChange w:id="482" w:author="Andries Pandia" w:date="2025-08-25T20:24:00Z">
          <w:pPr>
            <w:jc w:val="center"/>
          </w:pPr>
        </w:pPrChange>
      </w:pPr>
    </w:p>
    <w:p w14:paraId="7C1DC0AB" w14:textId="083E2B22" w:rsidR="00867577" w:rsidRPr="00BB0106" w:rsidDel="00373B61" w:rsidRDefault="00867577">
      <w:pPr>
        <w:spacing w:line="240" w:lineRule="auto"/>
        <w:ind w:firstLine="0"/>
        <w:jc w:val="center"/>
        <w:outlineLvl w:val="0"/>
        <w:rPr>
          <w:del w:id="483" w:author="Andries Pandia" w:date="2025-08-21T15:05:00Z"/>
          <w:b/>
          <w:noProof/>
          <w:lang w:val="id-ID"/>
          <w:rPrChange w:id="484" w:author="Andries Pandia" w:date="2025-08-26T08:27:00Z">
            <w:rPr>
              <w:del w:id="485" w:author="Andries Pandia" w:date="2025-08-21T15:05:00Z"/>
            </w:rPr>
          </w:rPrChange>
        </w:rPr>
        <w:pPrChange w:id="486" w:author="Andries Pandia" w:date="2025-08-25T20:24:00Z">
          <w:pPr>
            <w:jc w:val="center"/>
          </w:pPr>
        </w:pPrChange>
      </w:pPr>
    </w:p>
    <w:p w14:paraId="3A4EC0E8" w14:textId="54096DE6" w:rsidR="00FC6597" w:rsidRPr="00BB0106" w:rsidDel="00373B61" w:rsidRDefault="00FC6597">
      <w:pPr>
        <w:spacing w:line="240" w:lineRule="auto"/>
        <w:ind w:firstLine="0"/>
        <w:jc w:val="center"/>
        <w:outlineLvl w:val="0"/>
        <w:rPr>
          <w:del w:id="487" w:author="Andries Pandia" w:date="2025-08-21T15:05:00Z"/>
          <w:b/>
          <w:noProof/>
          <w:lang w:val="id-ID"/>
          <w:rPrChange w:id="488" w:author="Andries Pandia" w:date="2025-08-26T08:27:00Z">
            <w:rPr>
              <w:del w:id="489" w:author="Andries Pandia" w:date="2025-08-21T15:05:00Z"/>
            </w:rPr>
          </w:rPrChange>
        </w:rPr>
        <w:pPrChange w:id="490" w:author="Andries Pandia" w:date="2025-08-25T20:24:00Z">
          <w:pPr/>
        </w:pPrChange>
      </w:pPr>
    </w:p>
    <w:p w14:paraId="56E13AF0" w14:textId="08C9F364" w:rsidR="00AF4743" w:rsidRPr="00BB0106" w:rsidDel="00373B61" w:rsidRDefault="00AF4743">
      <w:pPr>
        <w:spacing w:line="240" w:lineRule="auto"/>
        <w:ind w:firstLine="0"/>
        <w:jc w:val="center"/>
        <w:outlineLvl w:val="0"/>
        <w:rPr>
          <w:del w:id="491" w:author="Andries Pandia" w:date="2025-08-21T15:05:00Z"/>
          <w:lang w:val="id-ID"/>
          <w:rPrChange w:id="492" w:author="Andries Pandia" w:date="2025-08-26T08:27:00Z">
            <w:rPr>
              <w:del w:id="493" w:author="Andries Pandia" w:date="2025-08-21T15:05:00Z"/>
            </w:rPr>
          </w:rPrChange>
        </w:rPr>
        <w:pPrChange w:id="494" w:author="Andries Pandia" w:date="2025-08-25T20:24:00Z">
          <w:pPr>
            <w:pStyle w:val="Heading2"/>
          </w:pPr>
        </w:pPrChange>
      </w:pPr>
      <w:bookmarkStart w:id="495" w:name="_Toc205544966"/>
      <w:bookmarkStart w:id="496" w:name="_Toc205546221"/>
      <w:bookmarkStart w:id="497" w:name="_Toc205565573"/>
      <w:bookmarkStart w:id="498" w:name="_Toc205823095"/>
      <w:bookmarkStart w:id="499" w:name="_Toc205823167"/>
    </w:p>
    <w:p w14:paraId="7F5B9681" w14:textId="468AE6D8" w:rsidR="00AF4743" w:rsidRPr="00BB0106" w:rsidDel="00373B61" w:rsidRDefault="00AF4743">
      <w:pPr>
        <w:spacing w:line="240" w:lineRule="auto"/>
        <w:ind w:firstLine="0"/>
        <w:jc w:val="center"/>
        <w:outlineLvl w:val="0"/>
        <w:rPr>
          <w:del w:id="500" w:author="Andries Pandia" w:date="2025-08-21T15:05:00Z"/>
          <w:lang w:val="id-ID"/>
          <w:rPrChange w:id="501" w:author="Andries Pandia" w:date="2025-08-26T08:27:00Z">
            <w:rPr>
              <w:del w:id="502" w:author="Andries Pandia" w:date="2025-08-21T15:05:00Z"/>
            </w:rPr>
          </w:rPrChange>
        </w:rPr>
        <w:pPrChange w:id="503" w:author="Andries Pandia" w:date="2025-08-25T20:24:00Z">
          <w:pPr>
            <w:pStyle w:val="Heading2"/>
          </w:pPr>
        </w:pPrChange>
      </w:pPr>
    </w:p>
    <w:p w14:paraId="438EDAF3" w14:textId="199EE248" w:rsidR="00BE6C11" w:rsidRPr="00BB0106" w:rsidRDefault="00BE6C11">
      <w:pPr>
        <w:spacing w:line="240" w:lineRule="auto"/>
        <w:ind w:firstLine="0"/>
        <w:jc w:val="center"/>
        <w:outlineLvl w:val="0"/>
        <w:rPr>
          <w:lang w:val="id-ID"/>
          <w:rPrChange w:id="504" w:author="Andries Pandia" w:date="2025-08-26T08:27:00Z">
            <w:rPr/>
          </w:rPrChange>
        </w:rPr>
        <w:pPrChange w:id="505" w:author="Andries Pandia" w:date="2025-08-25T20:24:00Z">
          <w:pPr>
            <w:pStyle w:val="Heading2"/>
          </w:pPr>
        </w:pPrChange>
      </w:pPr>
      <w:bookmarkStart w:id="506" w:name="_Toc206166250"/>
      <w:bookmarkStart w:id="507" w:name="_Toc206780681"/>
      <w:r w:rsidRPr="00BB0106">
        <w:rPr>
          <w:b/>
          <w:noProof/>
          <w:lang w:val="id-ID"/>
          <w:rPrChange w:id="508" w:author="Andries Pandia" w:date="2025-08-26T08:27:00Z">
            <w:rPr>
              <w:rFonts w:eastAsiaTheme="majorEastAsia" w:cstheme="majorBidi"/>
              <w:b/>
              <w:color w:val="000000"/>
              <w:spacing w:val="15"/>
              <w:szCs w:val="28"/>
              <w:lang w:val="en-US"/>
            </w:rPr>
          </w:rPrChange>
        </w:rPr>
        <w:t>ABSTRAK</w:t>
      </w:r>
      <w:bookmarkEnd w:id="495"/>
      <w:bookmarkEnd w:id="496"/>
      <w:bookmarkEnd w:id="497"/>
      <w:bookmarkEnd w:id="498"/>
      <w:bookmarkEnd w:id="499"/>
      <w:bookmarkEnd w:id="506"/>
      <w:bookmarkEnd w:id="507"/>
    </w:p>
    <w:p w14:paraId="5A7271EB" w14:textId="77777777" w:rsidR="00BE6C11" w:rsidRPr="00BB0106" w:rsidRDefault="00BE6C11" w:rsidP="009C6C36">
      <w:pPr>
        <w:spacing w:line="240" w:lineRule="auto"/>
        <w:ind w:firstLine="0"/>
        <w:rPr>
          <w:ins w:id="509" w:author="Andries Pandia" w:date="2025-08-25T20:24:00Z"/>
          <w:noProof/>
          <w:lang w:val="id-ID"/>
          <w:rPrChange w:id="510" w:author="Andries Pandia" w:date="2025-08-26T08:27:00Z">
            <w:rPr>
              <w:ins w:id="511" w:author="Andries Pandia" w:date="2025-08-25T20:24:00Z"/>
              <w:lang w:val="en-US"/>
            </w:rPr>
          </w:rPrChange>
        </w:rPr>
      </w:pPr>
    </w:p>
    <w:p w14:paraId="32770A74" w14:textId="1BD8DE6F" w:rsidR="002527F7" w:rsidRPr="00A96BCD" w:rsidDel="002527F7" w:rsidRDefault="002527F7" w:rsidP="004928D1">
      <w:pPr>
        <w:spacing w:line="240" w:lineRule="auto"/>
        <w:ind w:firstLine="0"/>
        <w:rPr>
          <w:del w:id="512" w:author="Andries Pandia" w:date="2025-08-25T20:24:00Z"/>
          <w:noProof/>
          <w:lang w:val="id-ID"/>
        </w:rPr>
      </w:pPr>
    </w:p>
    <w:p w14:paraId="738935CF" w14:textId="2E017D48" w:rsidR="00BE6C11" w:rsidRPr="00A96BCD" w:rsidRDefault="00373B61">
      <w:pPr>
        <w:pStyle w:val="Abstrak"/>
        <w:rPr>
          <w:b/>
          <w:bCs/>
        </w:rPr>
        <w:pPrChange w:id="513" w:author="Andries Pandia" w:date="2025-08-25T19:44:00Z">
          <w:pPr>
            <w:ind w:firstLine="0"/>
          </w:pPr>
        </w:pPrChange>
      </w:pPr>
      <w:ins w:id="514" w:author="Andries Pandia" w:date="2025-08-21T15:06:00Z">
        <w:r w:rsidRPr="00BB0106">
          <w:t>Franzen Alexander Samuel Wattimena</w:t>
        </w:r>
      </w:ins>
      <w:del w:id="515" w:author="Andries Pandia" w:date="2025-08-21T15:06:00Z">
        <w:r w:rsidR="00FC6597" w:rsidRPr="00BB0106" w:rsidDel="00373B61">
          <w:rPr>
            <w:rPrChange w:id="516" w:author="Andries Pandia" w:date="2025-08-26T08:27:00Z">
              <w:rPr>
                <w:noProof w:val="0"/>
                <w:lang w:val="en-ID"/>
              </w:rPr>
            </w:rPrChange>
          </w:rPr>
          <w:delText>Framzen Alexander Samuel Wattimena</w:delText>
        </w:r>
      </w:del>
      <w:r w:rsidR="00BE6C11" w:rsidRPr="00BB0106">
        <w:rPr>
          <w:rPrChange w:id="517" w:author="Andries Pandia" w:date="2025-08-26T08:27:00Z">
            <w:rPr>
              <w:noProof w:val="0"/>
              <w:lang w:val="en-ID"/>
            </w:rPr>
          </w:rPrChange>
        </w:rPr>
        <w:t xml:space="preserve">, </w:t>
      </w:r>
      <w:commentRangeStart w:id="518"/>
      <w:commentRangeStart w:id="519"/>
      <w:r w:rsidR="00BE6C11" w:rsidRPr="00BB0106">
        <w:rPr>
          <w:rPrChange w:id="520" w:author="Andries Pandia" w:date="2025-08-26T08:27:00Z">
            <w:rPr>
              <w:rFonts w:eastAsiaTheme="majorEastAsia" w:cstheme="majorBidi"/>
              <w:b/>
              <w:noProof w:val="0"/>
              <w:color w:val="000000"/>
              <w:spacing w:val="15"/>
              <w:szCs w:val="28"/>
              <w:lang w:val="en-US"/>
            </w:rPr>
          </w:rPrChange>
        </w:rPr>
        <w:t>101225</w:t>
      </w:r>
      <w:r w:rsidR="00FC6597" w:rsidRPr="00BB0106">
        <w:rPr>
          <w:rPrChange w:id="521" w:author="Andries Pandia" w:date="2025-08-26T08:27:00Z">
            <w:rPr>
              <w:rFonts w:eastAsiaTheme="majorEastAsia" w:cstheme="majorBidi"/>
              <w:b/>
              <w:noProof w:val="0"/>
              <w:color w:val="000000"/>
              <w:spacing w:val="15"/>
              <w:szCs w:val="28"/>
              <w:lang w:val="en-US"/>
            </w:rPr>
          </w:rPrChange>
        </w:rPr>
        <w:t>25</w:t>
      </w:r>
      <w:commentRangeEnd w:id="518"/>
      <w:r w:rsidRPr="00BB0106">
        <w:rPr>
          <w:rStyle w:val="CommentReference"/>
          <w:sz w:val="24"/>
          <w:szCs w:val="24"/>
          <w:rPrChange w:id="522" w:author="Andries Pandia" w:date="2025-08-26T08:27:00Z">
            <w:rPr>
              <w:rStyle w:val="CommentReference"/>
              <w:rFonts w:eastAsiaTheme="majorEastAsia" w:cstheme="majorBidi"/>
              <w:b/>
              <w:noProof w:val="0"/>
              <w:color w:val="000000"/>
              <w:spacing w:val="15"/>
              <w:sz w:val="24"/>
              <w:szCs w:val="24"/>
              <w:lang w:val="en-US"/>
            </w:rPr>
          </w:rPrChange>
        </w:rPr>
        <w:commentReference w:id="518"/>
      </w:r>
      <w:commentRangeEnd w:id="519"/>
      <w:r w:rsidR="0081777C" w:rsidRPr="00BB0106">
        <w:rPr>
          <w:rStyle w:val="CommentReference"/>
        </w:rPr>
        <w:commentReference w:id="519"/>
      </w:r>
    </w:p>
    <w:p w14:paraId="71E2468C" w14:textId="128CF730" w:rsidR="00BE6C11" w:rsidRPr="00A96BCD" w:rsidRDefault="00BB0106">
      <w:pPr>
        <w:pStyle w:val="Abstrak"/>
        <w:pPrChange w:id="523" w:author="Andries Pandia" w:date="2025-08-25T19:44:00Z">
          <w:pPr>
            <w:ind w:firstLine="0"/>
          </w:pPr>
        </w:pPrChange>
      </w:pPr>
      <w:r w:rsidRPr="00BB0106">
        <w:rPr>
          <w:rPrChange w:id="524" w:author="Andries Pandia" w:date="2025-08-26T08:27:00Z">
            <w:rPr>
              <w:noProof w:val="0"/>
              <w:lang w:val="en-ID"/>
            </w:rPr>
          </w:rPrChange>
        </w:rPr>
        <w:t>ANALISIS KUANTITATIF DAN VISUALISASI HUMAN TRAFFIC</w:t>
      </w:r>
      <w:ins w:id="525" w:author="Andries Pandia" w:date="2025-08-25T19:46:00Z">
        <w:r w:rsidRPr="00BB0106">
          <w:rPr>
            <w:rPrChange w:id="526" w:author="Andries Pandia" w:date="2025-08-26T08:27:00Z">
              <w:rPr>
                <w:noProof w:val="0"/>
                <w:lang w:val="en-ID"/>
              </w:rPr>
            </w:rPrChange>
          </w:rPr>
          <w:t>K</w:t>
        </w:r>
      </w:ins>
      <w:r w:rsidRPr="00BB0106">
        <w:t>ING</w:t>
      </w:r>
    </w:p>
    <w:p w14:paraId="10B96EE9" w14:textId="1481061B" w:rsidR="00BE6C11" w:rsidRPr="00BB0106" w:rsidDel="007C4C9D" w:rsidRDefault="00BE6C11">
      <w:pPr>
        <w:pStyle w:val="Abstrak"/>
        <w:rPr>
          <w:del w:id="527" w:author="grace bellandina" w:date="2025-08-22T22:46:00Z"/>
          <w:b/>
          <w:bCs/>
          <w:color w:val="000000"/>
        </w:rPr>
        <w:pPrChange w:id="528" w:author="Andries Pandia" w:date="2025-08-25T19:44:00Z">
          <w:pPr>
            <w:ind w:firstLine="0"/>
          </w:pPr>
        </w:pPrChange>
      </w:pPr>
      <w:r w:rsidRPr="00A96BCD">
        <w:t>Tulisan Ilmiah. Sistem Informasi.</w:t>
      </w:r>
      <w:ins w:id="529" w:author="Andries Pandia" w:date="2025-08-25T19:44:00Z">
        <w:r w:rsidR="00A66A25" w:rsidRPr="00BB0106">
          <w:rPr>
            <w:rPrChange w:id="530" w:author="Andries Pandia" w:date="2025-08-26T08:27:00Z">
              <w:rPr>
                <w:lang w:val="en-US"/>
              </w:rPr>
            </w:rPrChange>
          </w:rPr>
          <w:t xml:space="preserve"> </w:t>
        </w:r>
      </w:ins>
      <w:del w:id="531" w:author="Andries Pandia" w:date="2025-08-25T19:44:00Z">
        <w:r w:rsidRPr="00BB0106" w:rsidDel="00A66A25">
          <w:delText xml:space="preserve"> </w:delText>
        </w:r>
      </w:del>
      <w:r w:rsidRPr="00A96BCD">
        <w:t xml:space="preserve">Fakultas Ilmu Komputer dan Teknologi Informasi. </w:t>
      </w:r>
      <w:del w:id="532" w:author="Andries Pandia" w:date="2025-08-25T19:42:00Z">
        <w:r w:rsidRPr="00A96BCD" w:rsidDel="00D85AFB">
          <w:delText xml:space="preserve">Univeristas </w:delText>
        </w:r>
      </w:del>
      <w:ins w:id="533" w:author="Andries Pandia" w:date="2025-08-25T19:42:00Z">
        <w:r w:rsidR="00D85AFB" w:rsidRPr="00BB0106">
          <w:rPr>
            <w:rPrChange w:id="534" w:author="Andries Pandia" w:date="2025-08-26T08:27:00Z">
              <w:rPr>
                <w:lang w:val="en-US"/>
              </w:rPr>
            </w:rPrChange>
          </w:rPr>
          <w:t>Universitas</w:t>
        </w:r>
        <w:r w:rsidR="00D85AFB" w:rsidRPr="00BB0106">
          <w:t xml:space="preserve"> </w:t>
        </w:r>
      </w:ins>
      <w:r w:rsidRPr="00A96BCD">
        <w:t xml:space="preserve">Gunadarma. </w:t>
      </w:r>
      <w:ins w:id="535" w:author="Andries Pandia" w:date="2025-08-21T15:15:00Z">
        <w:del w:id="536" w:author="grace bellandina" w:date="2025-08-22T22:46:00Z">
          <w:r w:rsidR="00373B61" w:rsidRPr="00BB0106" w:rsidDel="007C4C9D">
            <w:rPr>
              <w:rPrChange w:id="537" w:author="Andries Pandia" w:date="2025-08-26T08:27:00Z">
                <w:rPr>
                  <w:rFonts w:eastAsiaTheme="majorEastAsia" w:cstheme="majorBidi"/>
                  <w:b/>
                  <w:color w:val="000000"/>
                  <w:spacing w:val="15"/>
                  <w:szCs w:val="28"/>
                  <w:lang w:val="en-US"/>
                </w:rPr>
              </w:rPrChange>
            </w:rPr>
            <w:delText>&lt;</w:delText>
          </w:r>
        </w:del>
      </w:ins>
      <w:del w:id="538" w:author="Andries Pandia" w:date="2025-08-25T19:42:00Z">
        <w:r w:rsidRPr="00BB0106" w:rsidDel="00D85AFB">
          <w:rPr>
            <w:rPrChange w:id="539" w:author="Andries Pandia" w:date="2025-08-26T08:27:00Z">
              <w:rPr>
                <w:rFonts w:eastAsiaTheme="majorEastAsia" w:cstheme="majorBidi"/>
                <w:b/>
                <w:color w:val="000000"/>
                <w:spacing w:val="15"/>
                <w:szCs w:val="28"/>
                <w:lang w:val="en-US"/>
              </w:rPr>
            </w:rPrChange>
          </w:rPr>
          <w:delText>Tahun Lulus</w:delText>
        </w:r>
      </w:del>
      <w:ins w:id="540" w:author="Andries Pandia" w:date="2025-08-25T19:42:00Z">
        <w:r w:rsidR="00D85AFB" w:rsidRPr="00BB0106">
          <w:rPr>
            <w:rPrChange w:id="541" w:author="Andries Pandia" w:date="2025-08-26T08:27:00Z">
              <w:rPr>
                <w:highlight w:val="yellow"/>
                <w:lang w:val="en-US"/>
              </w:rPr>
            </w:rPrChange>
          </w:rPr>
          <w:t>2025</w:t>
        </w:r>
      </w:ins>
      <w:ins w:id="542" w:author="Andries Pandia" w:date="2025-08-21T15:15:00Z">
        <w:del w:id="543" w:author="grace bellandina" w:date="2025-08-22T22:46:00Z">
          <w:r w:rsidR="00373B61" w:rsidRPr="00BB0106" w:rsidDel="007C4C9D">
            <w:rPr>
              <w:rPrChange w:id="544" w:author="Andries Pandia" w:date="2025-08-26T08:27:00Z">
                <w:rPr>
                  <w:rFonts w:eastAsiaTheme="majorEastAsia" w:cstheme="majorBidi"/>
                  <w:b/>
                  <w:color w:val="000000"/>
                  <w:spacing w:val="15"/>
                  <w:szCs w:val="28"/>
                  <w:lang w:val="en-US"/>
                </w:rPr>
              </w:rPrChange>
            </w:rPr>
            <w:delText>&gt;</w:delText>
          </w:r>
        </w:del>
      </w:ins>
    </w:p>
    <w:p w14:paraId="339190B3" w14:textId="77777777" w:rsidR="007C4C9D" w:rsidRPr="00A96BCD" w:rsidRDefault="007C4C9D">
      <w:pPr>
        <w:pStyle w:val="Abstrak"/>
        <w:rPr>
          <w:ins w:id="545" w:author="grace bellandina" w:date="2025-08-22T22:46:00Z"/>
        </w:rPr>
        <w:pPrChange w:id="546" w:author="Andries Pandia" w:date="2025-08-25T19:44:00Z">
          <w:pPr>
            <w:ind w:firstLine="0"/>
          </w:pPr>
        </w:pPrChange>
      </w:pPr>
    </w:p>
    <w:p w14:paraId="309F1B5A" w14:textId="34D3F920" w:rsidR="00D85AFB" w:rsidRPr="00BB0106" w:rsidRDefault="00BE6C11">
      <w:pPr>
        <w:pStyle w:val="Abstrak"/>
        <w:rPr>
          <w:ins w:id="547" w:author="Andries Pandia" w:date="2025-08-25T19:43:00Z"/>
          <w:color w:val="000000" w:themeColor="text1"/>
          <w:rPrChange w:id="548" w:author="Andries Pandia" w:date="2025-08-26T08:27:00Z">
            <w:rPr>
              <w:ins w:id="549" w:author="Andries Pandia" w:date="2025-08-25T19:43:00Z"/>
              <w:color w:val="000000" w:themeColor="text1"/>
              <w:lang w:val="en-US"/>
            </w:rPr>
          </w:rPrChange>
        </w:rPr>
        <w:pPrChange w:id="550" w:author="Andries Pandia" w:date="2025-08-25T19:44:00Z">
          <w:pPr>
            <w:spacing w:before="100" w:beforeAutospacing="1" w:after="100" w:afterAutospacing="1"/>
          </w:pPr>
        </w:pPrChange>
      </w:pPr>
      <w:r w:rsidRPr="00BB0106">
        <w:rPr>
          <w:bCs/>
          <w:color w:val="000000"/>
          <w:rPrChange w:id="551" w:author="Andries Pandia" w:date="2025-08-26T08:27:00Z">
            <w:rPr>
              <w:b/>
              <w:bCs/>
              <w:noProof w:val="0"/>
              <w:color w:val="000000"/>
              <w:highlight w:val="yellow"/>
              <w:lang w:val="en-ID"/>
            </w:rPr>
          </w:rPrChange>
        </w:rPr>
        <w:t>Kata</w:t>
      </w:r>
      <w:ins w:id="552" w:author="Andries Pandia" w:date="2025-08-25T19:44:00Z">
        <w:r w:rsidR="00A66A25" w:rsidRPr="00BB0106">
          <w:rPr>
            <w:bCs/>
            <w:color w:val="000000"/>
            <w:rPrChange w:id="553" w:author="Andries Pandia" w:date="2025-08-26T08:27:00Z">
              <w:rPr>
                <w:b/>
                <w:bCs/>
                <w:noProof w:val="0"/>
                <w:color w:val="000000"/>
                <w:lang w:val="en-US"/>
              </w:rPr>
            </w:rPrChange>
          </w:rPr>
          <w:t xml:space="preserve"> </w:t>
        </w:r>
      </w:ins>
      <w:del w:id="554" w:author="Andries Pandia" w:date="2025-08-25T19:44:00Z">
        <w:r w:rsidRPr="00BB0106" w:rsidDel="00A66A25">
          <w:rPr>
            <w:bCs/>
            <w:color w:val="000000"/>
            <w:rPrChange w:id="555" w:author="Andries Pandia" w:date="2025-08-26T08:27:00Z">
              <w:rPr>
                <w:b/>
                <w:bCs/>
                <w:noProof w:val="0"/>
                <w:color w:val="000000"/>
                <w:highlight w:val="yellow"/>
                <w:lang w:val="en-ID"/>
              </w:rPr>
            </w:rPrChange>
          </w:rPr>
          <w:delText xml:space="preserve"> </w:delText>
        </w:r>
      </w:del>
      <w:r w:rsidRPr="00BB0106">
        <w:rPr>
          <w:bCs/>
          <w:color w:val="000000"/>
          <w:rPrChange w:id="556" w:author="Andries Pandia" w:date="2025-08-26T08:27:00Z">
            <w:rPr>
              <w:b/>
              <w:bCs/>
              <w:noProof w:val="0"/>
              <w:color w:val="000000"/>
              <w:highlight w:val="yellow"/>
              <w:lang w:val="en-ID"/>
            </w:rPr>
          </w:rPrChange>
        </w:rPr>
        <w:t>kunci</w:t>
      </w:r>
      <w:del w:id="557" w:author="Andries Pandia" w:date="2025-08-25T19:42:00Z">
        <w:r w:rsidRPr="00BB0106" w:rsidDel="00D85AFB">
          <w:rPr>
            <w:bCs/>
            <w:color w:val="000000"/>
            <w:rPrChange w:id="558" w:author="Andries Pandia" w:date="2025-08-26T08:27:00Z">
              <w:rPr>
                <w:b/>
                <w:bCs/>
                <w:noProof w:val="0"/>
                <w:color w:val="000000"/>
                <w:highlight w:val="yellow"/>
                <w:lang w:val="en-ID"/>
              </w:rPr>
            </w:rPrChange>
          </w:rPr>
          <w:delText xml:space="preserve"> </w:delText>
        </w:r>
      </w:del>
      <w:r w:rsidRPr="00BB0106">
        <w:rPr>
          <w:bCs/>
          <w:color w:val="000000"/>
          <w:rPrChange w:id="559" w:author="Andries Pandia" w:date="2025-08-26T08:27:00Z">
            <w:rPr>
              <w:b/>
              <w:bCs/>
              <w:noProof w:val="0"/>
              <w:color w:val="000000"/>
              <w:highlight w:val="yellow"/>
              <w:lang w:val="en-ID"/>
            </w:rPr>
          </w:rPrChange>
        </w:rPr>
        <w:t>:</w:t>
      </w:r>
      <w:r w:rsidRPr="00BB0106">
        <w:rPr>
          <w:color w:val="000000"/>
          <w:rPrChange w:id="560" w:author="Andries Pandia" w:date="2025-08-26T08:27:00Z">
            <w:rPr>
              <w:noProof w:val="0"/>
              <w:color w:val="000000"/>
              <w:highlight w:val="yellow"/>
              <w:lang w:val="en-ID"/>
            </w:rPr>
          </w:rPrChange>
        </w:rPr>
        <w:t xml:space="preserve"> </w:t>
      </w:r>
      <w:ins w:id="561" w:author="Andries Pandia" w:date="2025-08-25T19:42:00Z">
        <w:r w:rsidR="00D85AFB" w:rsidRPr="00BB0106">
          <w:rPr>
            <w:color w:val="000000" w:themeColor="text1"/>
          </w:rPr>
          <w:t>Analisis Kuantitatif</w:t>
        </w:r>
        <w:r w:rsidR="00D85AFB" w:rsidRPr="00BB0106">
          <w:rPr>
            <w:color w:val="000000" w:themeColor="text1"/>
            <w:rPrChange w:id="562" w:author="Andries Pandia" w:date="2025-08-26T08:27:00Z">
              <w:rPr>
                <w:noProof w:val="0"/>
                <w:color w:val="000000" w:themeColor="text1"/>
                <w:lang w:val="en-US"/>
              </w:rPr>
            </w:rPrChange>
          </w:rPr>
          <w:t xml:space="preserve">, </w:t>
        </w:r>
      </w:ins>
      <w:ins w:id="563" w:author="grace bellandina" w:date="2025-08-22T22:46:00Z">
        <w:r w:rsidR="007C4C9D" w:rsidRPr="00BB0106">
          <w:rPr>
            <w:color w:val="000000" w:themeColor="text1"/>
            <w:rPrChange w:id="564" w:author="Andries Pandia" w:date="2025-08-26T08:27:00Z">
              <w:rPr>
                <w:noProof w:val="0"/>
                <w:color w:val="000000" w:themeColor="text1"/>
                <w:highlight w:val="yellow"/>
                <w:lang w:val="en-ID"/>
              </w:rPr>
            </w:rPrChange>
          </w:rPr>
          <w:t xml:space="preserve">Perdagangan Manusia, </w:t>
        </w:r>
      </w:ins>
      <w:ins w:id="565" w:author="Andries Pandia" w:date="2025-08-25T19:42:00Z">
        <w:r w:rsidR="00D85AFB" w:rsidRPr="00BB0106">
          <w:rPr>
            <w:color w:val="000000" w:themeColor="text1"/>
          </w:rPr>
          <w:t>Python</w:t>
        </w:r>
      </w:ins>
      <w:ins w:id="566" w:author="grace bellandina" w:date="2025-08-22T22:46:00Z">
        <w:del w:id="567" w:author="Andries Pandia" w:date="2025-08-25T19:42:00Z">
          <w:r w:rsidR="007C4C9D" w:rsidRPr="00BB0106" w:rsidDel="00D85AFB">
            <w:rPr>
              <w:color w:val="000000" w:themeColor="text1"/>
              <w:rPrChange w:id="568" w:author="Andries Pandia" w:date="2025-08-26T08:27:00Z">
                <w:rPr>
                  <w:noProof w:val="0"/>
                  <w:color w:val="000000" w:themeColor="text1"/>
                  <w:highlight w:val="yellow"/>
                  <w:lang w:val="en-ID"/>
                </w:rPr>
              </w:rPrChange>
            </w:rPr>
            <w:delText>Analisis Kuantitatif</w:delText>
          </w:r>
        </w:del>
        <w:r w:rsidR="007C4C9D" w:rsidRPr="00BB0106">
          <w:rPr>
            <w:color w:val="000000" w:themeColor="text1"/>
            <w:rPrChange w:id="569" w:author="Andries Pandia" w:date="2025-08-26T08:27:00Z">
              <w:rPr>
                <w:noProof w:val="0"/>
                <w:color w:val="000000" w:themeColor="text1"/>
                <w:highlight w:val="yellow"/>
                <w:lang w:val="en-ID"/>
              </w:rPr>
            </w:rPrChange>
          </w:rPr>
          <w:t xml:space="preserve">, </w:t>
        </w:r>
      </w:ins>
      <w:ins w:id="570" w:author="Andries Pandia" w:date="2025-08-25T19:43:00Z">
        <w:r w:rsidR="00D85AFB" w:rsidRPr="00BB0106">
          <w:rPr>
            <w:color w:val="000000" w:themeColor="text1"/>
          </w:rPr>
          <w:t>UNODC</w:t>
        </w:r>
        <w:r w:rsidR="00D85AFB" w:rsidRPr="00BB0106">
          <w:rPr>
            <w:color w:val="000000" w:themeColor="text1"/>
            <w:rPrChange w:id="571" w:author="Andries Pandia" w:date="2025-08-26T08:27:00Z">
              <w:rPr>
                <w:noProof w:val="0"/>
                <w:color w:val="000000" w:themeColor="text1"/>
                <w:lang w:val="en-US"/>
              </w:rPr>
            </w:rPrChange>
          </w:rPr>
          <w:t xml:space="preserve">, </w:t>
        </w:r>
      </w:ins>
      <w:ins w:id="572" w:author="grace bellandina" w:date="2025-08-22T22:46:00Z">
        <w:r w:rsidR="007C4C9D" w:rsidRPr="00BB0106">
          <w:rPr>
            <w:color w:val="000000" w:themeColor="text1"/>
            <w:rPrChange w:id="573" w:author="Andries Pandia" w:date="2025-08-26T08:27:00Z">
              <w:rPr>
                <w:noProof w:val="0"/>
                <w:color w:val="000000" w:themeColor="text1"/>
                <w:highlight w:val="yellow"/>
                <w:lang w:val="en-ID"/>
              </w:rPr>
            </w:rPrChange>
          </w:rPr>
          <w:t>Visualisasi Data</w:t>
        </w:r>
      </w:ins>
      <w:ins w:id="574" w:author="Andries Pandia" w:date="2025-08-25T19:43:00Z">
        <w:r w:rsidR="00D85AFB" w:rsidRPr="00BB0106">
          <w:rPr>
            <w:color w:val="000000" w:themeColor="text1"/>
            <w:rPrChange w:id="575" w:author="Andries Pandia" w:date="2025-08-26T08:27:00Z">
              <w:rPr>
                <w:noProof w:val="0"/>
                <w:color w:val="000000" w:themeColor="text1"/>
                <w:lang w:val="en-US"/>
              </w:rPr>
            </w:rPrChange>
          </w:rPr>
          <w:t>.</w:t>
        </w:r>
      </w:ins>
    </w:p>
    <w:p w14:paraId="7CE1CFA1" w14:textId="62E91559" w:rsidR="00D85AFB" w:rsidRPr="00BB0106" w:rsidRDefault="007C4C9D">
      <w:pPr>
        <w:pStyle w:val="Abstrak"/>
        <w:rPr>
          <w:ins w:id="576" w:author="Andries Pandia" w:date="2025-08-25T19:42:00Z"/>
          <w:color w:val="000000" w:themeColor="text1"/>
          <w:highlight w:val="yellow"/>
          <w:rPrChange w:id="577" w:author="Andries Pandia" w:date="2025-08-26T08:27:00Z">
            <w:rPr>
              <w:ins w:id="578" w:author="Andries Pandia" w:date="2025-08-25T19:42:00Z"/>
              <w:color w:val="000000" w:themeColor="text1"/>
              <w:highlight w:val="yellow"/>
              <w:lang w:val="en-US"/>
            </w:rPr>
          </w:rPrChange>
        </w:rPr>
        <w:pPrChange w:id="579" w:author="Andries Pandia" w:date="2025-08-25T19:44:00Z">
          <w:pPr>
            <w:spacing w:before="100" w:beforeAutospacing="1" w:after="100" w:afterAutospacing="1"/>
          </w:pPr>
        </w:pPrChange>
      </w:pPr>
      <w:ins w:id="580" w:author="grace bellandina" w:date="2025-08-22T22:46:00Z">
        <w:del w:id="581" w:author="Andries Pandia" w:date="2025-08-25T19:43:00Z">
          <w:r w:rsidRPr="00BB0106" w:rsidDel="00D85AFB">
            <w:rPr>
              <w:color w:val="000000" w:themeColor="text1"/>
              <w:rPrChange w:id="582" w:author="Andries Pandia" w:date="2025-08-26T08:27:00Z">
                <w:rPr>
                  <w:noProof w:val="0"/>
                  <w:color w:val="000000" w:themeColor="text1"/>
                  <w:highlight w:val="yellow"/>
                  <w:lang w:val="en-ID"/>
                </w:rPr>
              </w:rPrChange>
            </w:rPr>
            <w:delText xml:space="preserve">, </w:delText>
          </w:r>
        </w:del>
        <w:del w:id="583" w:author="Andries Pandia" w:date="2025-08-25T19:42:00Z">
          <w:r w:rsidRPr="00BB0106" w:rsidDel="00D85AFB">
            <w:rPr>
              <w:color w:val="000000" w:themeColor="text1"/>
              <w:rPrChange w:id="584" w:author="Andries Pandia" w:date="2025-08-26T08:27:00Z">
                <w:rPr>
                  <w:noProof w:val="0"/>
                  <w:color w:val="000000" w:themeColor="text1"/>
                  <w:highlight w:val="yellow"/>
                  <w:lang w:val="en-ID"/>
                </w:rPr>
              </w:rPrChange>
            </w:rPr>
            <w:delText>Python</w:delText>
          </w:r>
        </w:del>
        <w:del w:id="585" w:author="Andries Pandia" w:date="2025-08-25T19:43:00Z">
          <w:r w:rsidRPr="00BB0106" w:rsidDel="00D85AFB">
            <w:rPr>
              <w:color w:val="000000" w:themeColor="text1"/>
              <w:rPrChange w:id="586" w:author="Andries Pandia" w:date="2025-08-26T08:27:00Z">
                <w:rPr>
                  <w:noProof w:val="0"/>
                  <w:color w:val="000000" w:themeColor="text1"/>
                  <w:highlight w:val="yellow"/>
                  <w:lang w:val="en-ID"/>
                </w:rPr>
              </w:rPrChange>
            </w:rPr>
            <w:delText>, UNODC.</w:delText>
          </w:r>
        </w:del>
      </w:ins>
    </w:p>
    <w:p w14:paraId="7DE74227" w14:textId="7F71B146" w:rsidR="00D85AFB" w:rsidRPr="00A96BCD" w:rsidRDefault="00245EE7">
      <w:pPr>
        <w:pStyle w:val="Abstrak"/>
        <w:rPr>
          <w:ins w:id="587" w:author="grace bellandina" w:date="2025-08-22T22:46:00Z"/>
          <w:color w:val="000000" w:themeColor="text1"/>
          <w:highlight w:val="yellow"/>
        </w:rPr>
        <w:pPrChange w:id="588" w:author="Andries Pandia" w:date="2025-08-25T19:44:00Z">
          <w:pPr>
            <w:spacing w:before="100" w:beforeAutospacing="1" w:after="100" w:afterAutospacing="1"/>
          </w:pPr>
        </w:pPrChange>
      </w:pPr>
      <w:r>
        <w:rPr>
          <w:lang w:val="en-US"/>
        </w:rPr>
        <w:t xml:space="preserve">xii </w:t>
      </w:r>
      <w:moveToRangeStart w:id="589" w:author="Andries Pandia" w:date="2025-08-25T19:42:00Z" w:name="move207043340"/>
      <w:moveTo w:id="590" w:author="Andries Pandia" w:date="2025-08-25T19:42:00Z">
        <w:r w:rsidR="00D85AFB" w:rsidRPr="00BB0106">
          <w:t>+</w:t>
        </w:r>
      </w:moveTo>
      <w:r>
        <w:rPr>
          <w:lang w:val="en-US"/>
        </w:rPr>
        <w:t xml:space="preserve"> </w:t>
      </w:r>
      <w:r w:rsidR="00BB0106">
        <w:rPr>
          <w:lang w:val="en-US"/>
        </w:rPr>
        <w:t>38</w:t>
      </w:r>
      <w:r>
        <w:rPr>
          <w:lang w:val="en-US"/>
        </w:rPr>
        <w:t xml:space="preserve"> </w:t>
      </w:r>
      <w:moveTo w:id="591" w:author="Andries Pandia" w:date="2025-08-25T19:42:00Z">
        <w:r w:rsidR="00D85AFB" w:rsidRPr="00BB0106">
          <w:rPr>
            <w:rPrChange w:id="592" w:author="Andries Pandia" w:date="2025-08-26T08:27:00Z">
              <w:rPr>
                <w:noProof w:val="0"/>
                <w:lang w:val="en-ID"/>
              </w:rPr>
            </w:rPrChange>
          </w:rPr>
          <w:t>+</w:t>
        </w:r>
      </w:moveTo>
      <w:r>
        <w:rPr>
          <w:lang w:val="en-US"/>
        </w:rPr>
        <w:t xml:space="preserve"> </w:t>
      </w:r>
      <w:moveTo w:id="593" w:author="Andries Pandia" w:date="2025-08-25T19:42:00Z">
        <w:r w:rsidR="00D85AFB" w:rsidRPr="00BB0106">
          <w:rPr>
            <w:rPrChange w:id="594" w:author="Andries Pandia" w:date="2025-08-26T08:27:00Z">
              <w:rPr>
                <w:noProof w:val="0"/>
                <w:lang w:val="en-ID"/>
              </w:rPr>
            </w:rPrChange>
          </w:rPr>
          <w:t>L</w:t>
        </w:r>
      </w:moveTo>
      <w:moveToRangeEnd w:id="589"/>
      <w:r>
        <w:rPr>
          <w:lang w:val="en-US"/>
        </w:rPr>
        <w:t>ampiran</w:t>
      </w:r>
    </w:p>
    <w:p w14:paraId="34E09279" w14:textId="583815FB" w:rsidR="00BE6C11" w:rsidRPr="00A96BCD" w:rsidRDefault="00BE6C11">
      <w:pPr>
        <w:pStyle w:val="Abstrak"/>
        <w:rPr>
          <w:highlight w:val="yellow"/>
        </w:rPr>
        <w:pPrChange w:id="595" w:author="Andries Pandia" w:date="2025-08-25T19:44:00Z">
          <w:pPr>
            <w:ind w:firstLine="0"/>
          </w:pPr>
        </w:pPrChange>
      </w:pPr>
    </w:p>
    <w:p w14:paraId="0B625624" w14:textId="439B6BF2" w:rsidR="007C4C9D" w:rsidRPr="00BB0106" w:rsidRDefault="007C4C9D">
      <w:pPr>
        <w:pStyle w:val="Abstrak"/>
        <w:rPr>
          <w:ins w:id="596" w:author="grace bellandina" w:date="2025-08-22T22:45:00Z"/>
          <w:color w:val="000000" w:themeColor="text1"/>
          <w:rPrChange w:id="597" w:author="Andries Pandia" w:date="2025-08-26T08:27:00Z">
            <w:rPr>
              <w:ins w:id="598" w:author="grace bellandina" w:date="2025-08-22T22:45:00Z"/>
            </w:rPr>
          </w:rPrChange>
        </w:rPr>
        <w:pPrChange w:id="599" w:author="Andries Pandia" w:date="2025-08-25T19:44:00Z">
          <w:pPr>
            <w:spacing w:before="100" w:beforeAutospacing="1" w:after="100" w:afterAutospacing="1"/>
            <w:ind w:firstLine="0"/>
          </w:pPr>
        </w:pPrChange>
      </w:pPr>
      <w:ins w:id="600" w:author="grace bellandina" w:date="2025-08-22T22:45:00Z">
        <w:r w:rsidRPr="00BB0106">
          <w:rPr>
            <w:color w:val="000000" w:themeColor="text1"/>
            <w:rPrChange w:id="601" w:author="Andries Pandia" w:date="2025-08-26T08:27:00Z">
              <w:rPr>
                <w:noProof w:val="0"/>
                <w:lang w:val="en-ID"/>
              </w:rPr>
            </w:rPrChange>
          </w:rPr>
          <w:t xml:space="preserve">Perdagangan manusia merupakan kejahatan transnasional serius yang memerlukan pemahaman mendalam berbasis data untuk penanggulangan yang efektif. Penelitian ini bertujuan untuk melakukan analisis kuantitatif deskriptif terhadap </w:t>
        </w:r>
        <w:r w:rsidRPr="00BB0106">
          <w:rPr>
            <w:i/>
            <w:color w:val="000000" w:themeColor="text1"/>
            <w:rPrChange w:id="602" w:author="Andries Pandia" w:date="2025-08-26T08:27:00Z">
              <w:rPr>
                <w:noProof w:val="0"/>
                <w:lang w:val="en-ID"/>
              </w:rPr>
            </w:rPrChange>
          </w:rPr>
          <w:t>dataset global human trafficking</w:t>
        </w:r>
        <w:r w:rsidRPr="00BB0106">
          <w:rPr>
            <w:color w:val="000000" w:themeColor="text1"/>
            <w:rPrChange w:id="603" w:author="Andries Pandia" w:date="2025-08-26T08:27:00Z">
              <w:rPr>
                <w:noProof w:val="0"/>
                <w:lang w:val="en-ID"/>
              </w:rPr>
            </w:rPrChange>
          </w:rPr>
          <w:t xml:space="preserve"> dari United Nations Office on Drugs and Crime (UNODC). Metode penelitian mencakup beberapa tahapan utama: pengumpulan data sekunder, pembersihan data (</w:t>
        </w:r>
        <w:r w:rsidRPr="00BB0106">
          <w:rPr>
            <w:i/>
            <w:color w:val="000000" w:themeColor="text1"/>
            <w:rPrChange w:id="604" w:author="Andries Pandia" w:date="2025-08-26T08:27:00Z">
              <w:rPr>
                <w:noProof w:val="0"/>
                <w:lang w:val="en-ID"/>
              </w:rPr>
            </w:rPrChange>
          </w:rPr>
          <w:t>data cleaning</w:t>
        </w:r>
        <w:r w:rsidRPr="00BB0106">
          <w:rPr>
            <w:color w:val="000000" w:themeColor="text1"/>
            <w:rPrChange w:id="605" w:author="Andries Pandia" w:date="2025-08-26T08:27:00Z">
              <w:rPr>
                <w:noProof w:val="0"/>
                <w:lang w:val="en-ID"/>
              </w:rPr>
            </w:rPrChange>
          </w:rPr>
          <w:t>) untuk menangani nilai hilang dan duplikasi</w:t>
        </w:r>
        <w:del w:id="606" w:author="Andries Pandia" w:date="2025-08-25T19:45:00Z">
          <w:r w:rsidRPr="00BB0106" w:rsidDel="00A66A25">
            <w:rPr>
              <w:color w:val="000000" w:themeColor="text1"/>
              <w:rPrChange w:id="607" w:author="Andries Pandia" w:date="2025-08-26T08:27:00Z">
                <w:rPr>
                  <w:noProof w:val="0"/>
                  <w:lang w:val="en-ID"/>
                </w:rPr>
              </w:rPrChange>
            </w:rPr>
            <w:delText xml:space="preserve"> </w:delText>
          </w:r>
        </w:del>
        <w:r w:rsidRPr="00BB0106">
          <w:rPr>
            <w:color w:val="000000" w:themeColor="text1"/>
            <w:rPrChange w:id="608" w:author="Andries Pandia" w:date="2025-08-26T08:27:00Z">
              <w:rPr>
                <w:noProof w:val="0"/>
                <w:lang w:val="en-ID"/>
              </w:rPr>
            </w:rPrChange>
          </w:rPr>
          <w:t xml:space="preserve">, analisis statistik deskriptif, dan visualisasi data. Proses analisis diimplementasikan menggunakan bahasa pemrograman Python dengan  </w:t>
        </w:r>
        <w:r w:rsidRPr="00BB0106">
          <w:rPr>
            <w:i/>
            <w:color w:val="000000" w:themeColor="text1"/>
            <w:rPrChange w:id="609" w:author="Andries Pandia" w:date="2025-08-26T08:27:00Z">
              <w:rPr>
                <w:noProof w:val="0"/>
                <w:lang w:val="en-ID"/>
              </w:rPr>
            </w:rPrChange>
          </w:rPr>
          <w:t>library</w:t>
        </w:r>
        <w:r w:rsidRPr="00BB0106">
          <w:rPr>
            <w:color w:val="000000" w:themeColor="text1"/>
            <w:rPrChange w:id="610" w:author="Andries Pandia" w:date="2025-08-26T08:27:00Z">
              <w:rPr>
                <w:noProof w:val="0"/>
                <w:lang w:val="en-ID"/>
              </w:rPr>
            </w:rPrChange>
          </w:rPr>
          <w:t xml:space="preserve"> Pandas untuk manipulasi data,</w:t>
        </w:r>
      </w:ins>
      <w:ins w:id="611" w:author="Andries Pandia" w:date="2025-08-25T20:22:00Z">
        <w:r w:rsidR="002527F7" w:rsidRPr="00BB0106">
          <w:rPr>
            <w:color w:val="000000" w:themeColor="text1"/>
            <w:rPrChange w:id="612" w:author="Andries Pandia" w:date="2025-08-26T08:27:00Z">
              <w:rPr>
                <w:noProof w:val="0"/>
                <w:color w:val="000000" w:themeColor="text1"/>
                <w:lang w:val="en-US"/>
              </w:rPr>
            </w:rPrChange>
          </w:rPr>
          <w:t xml:space="preserve"> </w:t>
        </w:r>
      </w:ins>
      <w:ins w:id="613" w:author="grace bellandina" w:date="2025-08-22T22:45:00Z">
        <w:del w:id="614" w:author="Andries Pandia" w:date="2025-08-25T20:22:00Z">
          <w:r w:rsidRPr="00BB0106" w:rsidDel="002527F7">
            <w:rPr>
              <w:color w:val="000000" w:themeColor="text1"/>
              <w:rPrChange w:id="615" w:author="Andries Pandia" w:date="2025-08-26T08:27:00Z">
                <w:rPr>
                  <w:noProof w:val="0"/>
                  <w:lang w:val="en-ID"/>
                </w:rPr>
              </w:rPrChange>
            </w:rPr>
            <w:delText xml:space="preserve"> </w:delText>
          </w:r>
        </w:del>
        <w:r w:rsidRPr="00BB0106">
          <w:rPr>
            <w:color w:val="000000" w:themeColor="text1"/>
            <w:rPrChange w:id="616" w:author="Andries Pandia" w:date="2025-08-26T08:27:00Z">
              <w:rPr>
                <w:noProof w:val="0"/>
                <w:lang w:val="en-ID"/>
              </w:rPr>
            </w:rPrChange>
          </w:rPr>
          <w:t>serta Matplotlib</w:t>
        </w:r>
      </w:ins>
      <w:ins w:id="617" w:author="Andries Pandia" w:date="2025-08-25T20:22:00Z">
        <w:r w:rsidR="002527F7" w:rsidRPr="00BB0106">
          <w:rPr>
            <w:color w:val="000000" w:themeColor="text1"/>
            <w:rPrChange w:id="618" w:author="Andries Pandia" w:date="2025-08-26T08:27:00Z">
              <w:rPr>
                <w:noProof w:val="0"/>
                <w:color w:val="000000" w:themeColor="text1"/>
                <w:lang w:val="en-US"/>
              </w:rPr>
            </w:rPrChange>
          </w:rPr>
          <w:t xml:space="preserve"> </w:t>
        </w:r>
      </w:ins>
      <w:ins w:id="619" w:author="grace bellandina" w:date="2025-08-22T22:45:00Z">
        <w:del w:id="620" w:author="Andries Pandia" w:date="2025-08-25T20:22:00Z">
          <w:r w:rsidRPr="00BB0106" w:rsidDel="002527F7">
            <w:rPr>
              <w:color w:val="000000" w:themeColor="text1"/>
              <w:rPrChange w:id="621" w:author="Andries Pandia" w:date="2025-08-26T08:27:00Z">
                <w:rPr>
                  <w:noProof w:val="0"/>
                  <w:lang w:val="en-ID"/>
                </w:rPr>
              </w:rPrChange>
            </w:rPr>
            <w:delText xml:space="preserve"> </w:delText>
          </w:r>
        </w:del>
        <w:r w:rsidRPr="00BB0106">
          <w:rPr>
            <w:color w:val="000000" w:themeColor="text1"/>
            <w:rPrChange w:id="622" w:author="Andries Pandia" w:date="2025-08-26T08:27:00Z">
              <w:rPr>
                <w:noProof w:val="0"/>
                <w:lang w:val="en-ID"/>
              </w:rPr>
            </w:rPrChange>
          </w:rPr>
          <w:t>dan Seaborn untuk visualisasi. Hasil analisis menunjukkan bahwa korban perempuan dan kelompok usia anak-anak (9–17 tahun) merupakan yang paling rentan. Eksploitasi seksual adalah bentuk eksploitasi yang paling banyak dilaporkan</w:t>
        </w:r>
        <w:del w:id="623" w:author="Andries Pandia" w:date="2025-08-25T19:45:00Z">
          <w:r w:rsidRPr="00BB0106" w:rsidDel="00A66A25">
            <w:rPr>
              <w:color w:val="000000" w:themeColor="text1"/>
              <w:rPrChange w:id="624" w:author="Andries Pandia" w:date="2025-08-26T08:27:00Z">
                <w:rPr>
                  <w:noProof w:val="0"/>
                  <w:lang w:val="en-ID"/>
                </w:rPr>
              </w:rPrChange>
            </w:rPr>
            <w:delText xml:space="preserve"> </w:delText>
          </w:r>
        </w:del>
        <w:r w:rsidRPr="00BB0106">
          <w:rPr>
            <w:color w:val="000000" w:themeColor="text1"/>
            <w:rPrChange w:id="625" w:author="Andries Pandia" w:date="2025-08-26T08:27:00Z">
              <w:rPr>
                <w:noProof w:val="0"/>
                <w:lang w:val="en-ID"/>
              </w:rPr>
            </w:rPrChange>
          </w:rPr>
          <w:t>, dan kekerasan psikologis menjadi metode kontrol yang dominan digunakan oleh pelaku. Visualisasi data berhasil memetakan 10 negara eksploitasi terbanyak serta korelasi signifikan antara gender dan usia terhadap jenis eksploitasi. Penelitian ini membuktikan efektivitas penggunaan Python dalam mengolah dan mengekstrak insight dari data sosial yang kompleks, serta menyajikan temuan yang dapat menjadi dasar perumusan kebijakan berbasis bukti.</w:t>
        </w:r>
      </w:ins>
    </w:p>
    <w:p w14:paraId="568F49BD" w14:textId="344CFD46" w:rsidR="007C4C9D" w:rsidRPr="00BB0106" w:rsidRDefault="007C4C9D">
      <w:pPr>
        <w:pStyle w:val="Abstrak"/>
        <w:rPr>
          <w:ins w:id="626" w:author="grace bellandina" w:date="2025-08-22T22:45:00Z"/>
          <w:color w:val="000000" w:themeColor="text1"/>
          <w:rPrChange w:id="627" w:author="Andries Pandia" w:date="2025-08-26T08:27:00Z">
            <w:rPr>
              <w:ins w:id="628" w:author="grace bellandina" w:date="2025-08-22T22:45:00Z"/>
            </w:rPr>
          </w:rPrChange>
        </w:rPr>
        <w:pPrChange w:id="629" w:author="Andries Pandia" w:date="2025-08-25T19:44:00Z">
          <w:pPr>
            <w:spacing w:before="100" w:beforeAutospacing="1" w:after="100" w:afterAutospacing="1"/>
            <w:ind w:firstLine="0"/>
          </w:pPr>
        </w:pPrChange>
      </w:pPr>
    </w:p>
    <w:p w14:paraId="265FFDC8" w14:textId="77777777" w:rsidR="00BE6C11" w:rsidRPr="00BB0106" w:rsidRDefault="00BE6C11">
      <w:pPr>
        <w:pStyle w:val="Abstrak"/>
        <w:pPrChange w:id="630" w:author="Andries Pandia" w:date="2025-08-25T19:44:00Z">
          <w:pPr>
            <w:ind w:firstLine="0"/>
          </w:pPr>
        </w:pPrChange>
      </w:pPr>
    </w:p>
    <w:p w14:paraId="4B97A29E" w14:textId="6E87FD14" w:rsidR="005816C7" w:rsidRPr="00A96BCD" w:rsidDel="00D85AFB" w:rsidRDefault="005816C7">
      <w:pPr>
        <w:pStyle w:val="Abstrak"/>
        <w:rPr>
          <w:del w:id="631" w:author="Andries Pandia" w:date="2025-08-25T19:41:00Z"/>
        </w:rPr>
        <w:pPrChange w:id="632" w:author="Andries Pandia" w:date="2025-08-25T19:44:00Z">
          <w:pPr>
            <w:ind w:firstLine="0"/>
          </w:pPr>
        </w:pPrChange>
      </w:pPr>
      <w:moveFromRangeStart w:id="633" w:author="Andries Pandia" w:date="2025-08-25T19:42:00Z" w:name="move207043340"/>
      <w:moveFrom w:id="634" w:author="Andries Pandia" w:date="2025-08-25T19:42:00Z">
        <w:r w:rsidRPr="00A96BCD" w:rsidDel="00D85AFB">
          <w:t>&lt;halaman romawi+halaman angka+Lampiran&gt;</w:t>
        </w:r>
      </w:moveFrom>
      <w:moveFromRangeEnd w:id="633"/>
    </w:p>
    <w:p w14:paraId="0656AAD2" w14:textId="7204D0CA" w:rsidR="00867577" w:rsidRPr="00A96BCD" w:rsidDel="00D85AFB" w:rsidRDefault="00867577">
      <w:pPr>
        <w:pStyle w:val="Abstrak"/>
        <w:rPr>
          <w:del w:id="635" w:author="Andries Pandia" w:date="2025-08-25T19:41:00Z"/>
          <w:shd w:val="clear" w:color="auto" w:fill="FFFFFF"/>
        </w:rPr>
        <w:pPrChange w:id="636" w:author="Andries Pandia" w:date="2025-08-25T19:44:00Z">
          <w:pPr>
            <w:ind w:firstLine="0"/>
          </w:pPr>
        </w:pPrChange>
      </w:pPr>
    </w:p>
    <w:p w14:paraId="115419C4" w14:textId="3DCABE35" w:rsidR="00BE6C11" w:rsidRPr="00A96BCD" w:rsidDel="00D85AFB" w:rsidRDefault="00BE6C11">
      <w:pPr>
        <w:pStyle w:val="Abstrak"/>
        <w:rPr>
          <w:del w:id="637" w:author="Andries Pandia" w:date="2025-08-25T19:41:00Z"/>
          <w:shd w:val="clear" w:color="auto" w:fill="FFFFFF"/>
        </w:rPr>
        <w:pPrChange w:id="638" w:author="Andries Pandia" w:date="2025-08-25T19:44:00Z">
          <w:pPr>
            <w:ind w:firstLine="0"/>
          </w:pPr>
        </w:pPrChange>
      </w:pPr>
    </w:p>
    <w:p w14:paraId="4CAFB3A1" w14:textId="25EFD597" w:rsidR="00F24D17" w:rsidRPr="00A96BCD" w:rsidDel="00D85AFB" w:rsidRDefault="00F24D17">
      <w:pPr>
        <w:pStyle w:val="Abstrak"/>
        <w:rPr>
          <w:del w:id="639" w:author="Andries Pandia" w:date="2025-08-25T19:41:00Z"/>
        </w:rPr>
        <w:pPrChange w:id="640" w:author="Andries Pandia" w:date="2025-08-25T19:44:00Z">
          <w:pPr>
            <w:ind w:firstLine="0"/>
          </w:pPr>
        </w:pPrChange>
      </w:pPr>
    </w:p>
    <w:p w14:paraId="626D2BE0" w14:textId="07AF0B06" w:rsidR="005816C7" w:rsidRPr="00A96BCD" w:rsidDel="002527F7" w:rsidRDefault="005816C7">
      <w:pPr>
        <w:pStyle w:val="Abstrak"/>
        <w:rPr>
          <w:del w:id="641" w:author="Andries Pandia" w:date="2025-08-25T20:27:00Z"/>
          <w:shd w:val="clear" w:color="auto" w:fill="FFFFFF"/>
        </w:rPr>
        <w:pPrChange w:id="642" w:author="Andries Pandia" w:date="2025-08-25T19:44:00Z">
          <w:pPr>
            <w:ind w:firstLine="0"/>
          </w:pPr>
        </w:pPrChange>
      </w:pPr>
    </w:p>
    <w:p w14:paraId="79E5BC0E" w14:textId="77777777" w:rsidR="002527F7" w:rsidRPr="00BB0106" w:rsidRDefault="005816C7">
      <w:pPr>
        <w:pStyle w:val="Abstrak"/>
        <w:rPr>
          <w:ins w:id="643" w:author="Andries Pandia" w:date="2025-08-25T20:27:00Z"/>
          <w:shd w:val="clear" w:color="auto" w:fill="FFFFFF"/>
          <w:rPrChange w:id="644" w:author="Andries Pandia" w:date="2025-08-26T08:27:00Z">
            <w:rPr>
              <w:ins w:id="645" w:author="Andries Pandia" w:date="2025-08-25T20:27:00Z"/>
              <w:shd w:val="clear" w:color="auto" w:fill="FFFFFF"/>
              <w:lang w:val="en-US"/>
            </w:rPr>
          </w:rPrChange>
        </w:rPr>
        <w:pPrChange w:id="646" w:author="Andries Pandia" w:date="2025-08-25T19:44:00Z">
          <w:pPr>
            <w:ind w:firstLine="0"/>
            <w:jc w:val="left"/>
          </w:pPr>
        </w:pPrChange>
      </w:pPr>
      <w:r w:rsidRPr="00BB0106">
        <w:rPr>
          <w:shd w:val="clear" w:color="auto" w:fill="FFFFFF"/>
          <w:rPrChange w:id="647" w:author="Andries Pandia" w:date="2025-08-26T08:27:00Z">
            <w:rPr>
              <w:noProof w:val="0"/>
              <w:shd w:val="clear" w:color="auto" w:fill="FFFFFF"/>
              <w:lang w:val="en-ID"/>
            </w:rPr>
          </w:rPrChange>
        </w:rPr>
        <w:t xml:space="preserve">Daftar Pustaka </w:t>
      </w:r>
      <w:r w:rsidR="00867577" w:rsidRPr="00BB0106">
        <w:rPr>
          <w:shd w:val="clear" w:color="auto" w:fill="FFFFFF"/>
          <w:rPrChange w:id="648" w:author="Andries Pandia" w:date="2025-08-26T08:27:00Z">
            <w:rPr>
              <w:rFonts w:eastAsiaTheme="majorEastAsia" w:cstheme="majorBidi"/>
              <w:b/>
              <w:noProof w:val="0"/>
              <w:spacing w:val="15"/>
              <w:szCs w:val="28"/>
              <w:shd w:val="clear" w:color="auto" w:fill="FFFFFF"/>
              <w:lang w:val="en-US"/>
            </w:rPr>
          </w:rPrChange>
        </w:rPr>
        <w:t>(</w:t>
      </w:r>
      <w:r w:rsidRPr="00BB0106">
        <w:rPr>
          <w:shd w:val="clear" w:color="auto" w:fill="FFFFFF"/>
        </w:rPr>
        <w:t>2020</w:t>
      </w:r>
      <w:r w:rsidR="00867577" w:rsidRPr="00BB0106">
        <w:rPr>
          <w:shd w:val="clear" w:color="auto" w:fill="FFFFFF"/>
          <w:rPrChange w:id="649" w:author="Andries Pandia" w:date="2025-08-26T08:27:00Z">
            <w:rPr>
              <w:rFonts w:eastAsiaTheme="majorEastAsia" w:cstheme="majorBidi"/>
              <w:b/>
              <w:noProof w:val="0"/>
              <w:spacing w:val="15"/>
              <w:szCs w:val="28"/>
              <w:shd w:val="clear" w:color="auto" w:fill="FFFFFF"/>
              <w:lang w:val="en-US"/>
            </w:rPr>
          </w:rPrChange>
        </w:rPr>
        <w:t xml:space="preserve"> </w:t>
      </w:r>
      <w:r w:rsidRPr="00BB0106">
        <w:rPr>
          <w:shd w:val="clear" w:color="auto" w:fill="FFFFFF"/>
        </w:rPr>
        <w:t>-</w:t>
      </w:r>
      <w:r w:rsidR="00867577" w:rsidRPr="00BB0106">
        <w:rPr>
          <w:shd w:val="clear" w:color="auto" w:fill="FFFFFF"/>
          <w:rPrChange w:id="650" w:author="Andries Pandia" w:date="2025-08-26T08:27:00Z">
            <w:rPr>
              <w:rFonts w:eastAsiaTheme="majorEastAsia" w:cstheme="majorBidi"/>
              <w:b/>
              <w:noProof w:val="0"/>
              <w:spacing w:val="15"/>
              <w:szCs w:val="28"/>
              <w:shd w:val="clear" w:color="auto" w:fill="FFFFFF"/>
              <w:lang w:val="en-US"/>
            </w:rPr>
          </w:rPrChange>
        </w:rPr>
        <w:t xml:space="preserve"> </w:t>
      </w:r>
      <w:r w:rsidRPr="00BB0106">
        <w:rPr>
          <w:shd w:val="clear" w:color="auto" w:fill="FFFFFF"/>
        </w:rPr>
        <w:t>2025</w:t>
      </w:r>
      <w:r w:rsidR="00867577" w:rsidRPr="00BB0106">
        <w:rPr>
          <w:shd w:val="clear" w:color="auto" w:fill="FFFFFF"/>
          <w:rPrChange w:id="651" w:author="Andries Pandia" w:date="2025-08-26T08:27:00Z">
            <w:rPr>
              <w:rFonts w:eastAsiaTheme="majorEastAsia" w:cstheme="majorBidi"/>
              <w:b/>
              <w:noProof w:val="0"/>
              <w:spacing w:val="15"/>
              <w:szCs w:val="28"/>
              <w:shd w:val="clear" w:color="auto" w:fill="FFFFFF"/>
              <w:lang w:val="en-US"/>
            </w:rPr>
          </w:rPrChange>
        </w:rPr>
        <w:t>)</w:t>
      </w:r>
    </w:p>
    <w:p w14:paraId="57456CD0" w14:textId="77777777" w:rsidR="002527F7" w:rsidRPr="00BB0106" w:rsidRDefault="002527F7" w:rsidP="00A66A25">
      <w:pPr>
        <w:pStyle w:val="Abstrak"/>
        <w:rPr>
          <w:ins w:id="652" w:author="Andries Pandia" w:date="2025-08-25T20:27:00Z"/>
          <w:shd w:val="clear" w:color="auto" w:fill="FFFFFF"/>
        </w:rPr>
        <w:sectPr w:rsidR="002527F7" w:rsidRPr="00BB0106" w:rsidSect="00573383">
          <w:headerReference w:type="default" r:id="rId19"/>
          <w:footerReference w:type="default" r:id="rId20"/>
          <w:pgSz w:w="11906" w:h="16838" w:code="9"/>
          <w:pgMar w:top="2268" w:right="1701" w:bottom="1701" w:left="2268" w:header="720" w:footer="1134" w:gutter="0"/>
          <w:pgNumType w:fmt="lowerRoman" w:start="4"/>
          <w:cols w:space="720"/>
          <w:docGrid w:linePitch="326"/>
        </w:sectPr>
      </w:pPr>
    </w:p>
    <w:p w14:paraId="113908A5" w14:textId="7D6C6FB3" w:rsidR="005816C7" w:rsidRPr="00BB0106" w:rsidDel="002527F7" w:rsidRDefault="005816C7">
      <w:pPr>
        <w:pStyle w:val="Abstrak"/>
        <w:rPr>
          <w:del w:id="654" w:author="Andries Pandia" w:date="2025-08-25T20:27:00Z"/>
          <w:shd w:val="clear" w:color="auto" w:fill="FFFFFF"/>
          <w:rPrChange w:id="655" w:author="Andries Pandia" w:date="2025-08-26T08:27:00Z">
            <w:rPr>
              <w:del w:id="656" w:author="Andries Pandia" w:date="2025-08-25T20:27:00Z"/>
              <w:shd w:val="clear" w:color="auto" w:fill="FFFFFF"/>
              <w:lang w:val="en-US"/>
            </w:rPr>
          </w:rPrChange>
        </w:rPr>
        <w:pPrChange w:id="657" w:author="Andries Pandia" w:date="2025-08-25T19:44:00Z">
          <w:pPr>
            <w:ind w:firstLine="0"/>
          </w:pPr>
        </w:pPrChange>
      </w:pPr>
    </w:p>
    <w:p w14:paraId="540D545E" w14:textId="44062794" w:rsidR="005816C7" w:rsidRPr="00BB0106" w:rsidDel="002527F7" w:rsidRDefault="005816C7">
      <w:pPr>
        <w:pStyle w:val="Abstrak"/>
        <w:rPr>
          <w:del w:id="658" w:author="Andries Pandia" w:date="2025-08-25T20:27:00Z"/>
          <w:shd w:val="clear" w:color="auto" w:fill="FFFFFF"/>
        </w:rPr>
        <w:pPrChange w:id="659" w:author="Andries Pandia" w:date="2025-08-25T20:27:00Z">
          <w:pPr>
            <w:ind w:firstLine="0"/>
          </w:pPr>
        </w:pPrChange>
      </w:pPr>
    </w:p>
    <w:p w14:paraId="1E6A7D5B" w14:textId="3B2934DA" w:rsidR="005816C7" w:rsidRPr="00A96BCD" w:rsidDel="002527F7" w:rsidRDefault="005816C7">
      <w:pPr>
        <w:pStyle w:val="Abstrak"/>
        <w:rPr>
          <w:del w:id="660" w:author="Andries Pandia" w:date="2025-08-25T20:27:00Z"/>
          <w:shd w:val="clear" w:color="auto" w:fill="FFFFFF"/>
        </w:rPr>
        <w:pPrChange w:id="661" w:author="Andries Pandia" w:date="2025-08-25T20:27:00Z">
          <w:pPr>
            <w:ind w:firstLine="0"/>
          </w:pPr>
        </w:pPrChange>
      </w:pPr>
    </w:p>
    <w:p w14:paraId="7657D26A" w14:textId="36DD721A" w:rsidR="005816C7" w:rsidRPr="00A96BCD" w:rsidDel="002527F7" w:rsidRDefault="005816C7">
      <w:pPr>
        <w:pStyle w:val="Abstrak"/>
        <w:rPr>
          <w:del w:id="662" w:author="Andries Pandia" w:date="2025-08-25T20:27:00Z"/>
          <w:shd w:val="clear" w:color="auto" w:fill="FFFFFF"/>
        </w:rPr>
        <w:pPrChange w:id="663" w:author="Andries Pandia" w:date="2025-08-25T20:27:00Z">
          <w:pPr>
            <w:ind w:firstLine="0"/>
          </w:pPr>
        </w:pPrChange>
      </w:pPr>
    </w:p>
    <w:p w14:paraId="22301BDA" w14:textId="686F204A" w:rsidR="005816C7" w:rsidRPr="00A96BCD" w:rsidDel="002527F7" w:rsidRDefault="005816C7">
      <w:pPr>
        <w:pStyle w:val="Abstrak"/>
        <w:rPr>
          <w:del w:id="664" w:author="Andries Pandia" w:date="2025-08-25T20:27:00Z"/>
          <w:shd w:val="clear" w:color="auto" w:fill="FFFFFF"/>
        </w:rPr>
        <w:pPrChange w:id="665" w:author="Andries Pandia" w:date="2025-08-25T20:27:00Z">
          <w:pPr>
            <w:ind w:firstLine="0"/>
          </w:pPr>
        </w:pPrChange>
      </w:pPr>
    </w:p>
    <w:p w14:paraId="150681B4" w14:textId="0A36B6B7" w:rsidR="00867577" w:rsidRPr="00BB0106" w:rsidDel="002527F7" w:rsidRDefault="00867577">
      <w:pPr>
        <w:pStyle w:val="Abstrak"/>
        <w:rPr>
          <w:del w:id="666" w:author="Andries Pandia" w:date="2025-08-25T20:27:00Z"/>
          <w:shd w:val="clear" w:color="auto" w:fill="FFFFFF"/>
          <w:rPrChange w:id="667" w:author="Andries Pandia" w:date="2025-08-26T08:27:00Z">
            <w:rPr>
              <w:del w:id="668" w:author="Andries Pandia" w:date="2025-08-25T20:27:00Z"/>
              <w:shd w:val="clear" w:color="auto" w:fill="FFFFFF"/>
              <w:lang w:val="en-US"/>
            </w:rPr>
          </w:rPrChange>
        </w:rPr>
        <w:pPrChange w:id="669" w:author="Andries Pandia" w:date="2025-08-25T20:27:00Z">
          <w:pPr>
            <w:ind w:firstLine="0"/>
          </w:pPr>
        </w:pPrChange>
      </w:pPr>
    </w:p>
    <w:p w14:paraId="1B83CB6E" w14:textId="700C394F" w:rsidR="00BE7416" w:rsidRPr="00BB0106" w:rsidDel="002527F7" w:rsidRDefault="00BE7416">
      <w:pPr>
        <w:pStyle w:val="Abstrak"/>
        <w:rPr>
          <w:del w:id="670" w:author="Andries Pandia" w:date="2025-08-25T20:27:00Z"/>
          <w:shd w:val="clear" w:color="auto" w:fill="FFFFFF"/>
          <w:rPrChange w:id="671" w:author="Andries Pandia" w:date="2025-08-26T08:27:00Z">
            <w:rPr>
              <w:del w:id="672" w:author="Andries Pandia" w:date="2025-08-25T20:27:00Z"/>
              <w:shd w:val="clear" w:color="auto" w:fill="FFFFFF"/>
              <w:lang w:val="en-US"/>
            </w:rPr>
          </w:rPrChange>
        </w:rPr>
        <w:pPrChange w:id="673" w:author="Andries Pandia" w:date="2025-08-25T20:27:00Z">
          <w:pPr>
            <w:ind w:firstLine="0"/>
          </w:pPr>
        </w:pPrChange>
      </w:pPr>
    </w:p>
    <w:p w14:paraId="6146A8EA" w14:textId="1FFF79B2" w:rsidR="002527F7" w:rsidRPr="00BB0106" w:rsidDel="002527F7" w:rsidRDefault="002527F7">
      <w:pPr>
        <w:pStyle w:val="Abstrak"/>
        <w:rPr>
          <w:del w:id="674" w:author="Andries Pandia" w:date="2025-08-25T20:27:00Z"/>
          <w:shd w:val="clear" w:color="auto" w:fill="FFFFFF"/>
          <w:rPrChange w:id="675" w:author="Andries Pandia" w:date="2025-08-26T08:27:00Z">
            <w:rPr>
              <w:del w:id="676" w:author="Andries Pandia" w:date="2025-08-25T20:27:00Z"/>
              <w:shd w:val="clear" w:color="auto" w:fill="FFFFFF"/>
              <w:lang w:val="en-US"/>
            </w:rPr>
          </w:rPrChange>
        </w:rPr>
        <w:pPrChange w:id="677" w:author="Andries Pandia" w:date="2025-08-25T20:27:00Z">
          <w:pPr>
            <w:ind w:firstLine="0"/>
          </w:pPr>
        </w:pPrChange>
      </w:pPr>
    </w:p>
    <w:p w14:paraId="2AA9510A" w14:textId="77777777" w:rsidR="005816C7" w:rsidRPr="00BB0106" w:rsidDel="007C4C9D" w:rsidRDefault="005816C7">
      <w:pPr>
        <w:pStyle w:val="Abstrak"/>
        <w:rPr>
          <w:del w:id="678" w:author="grace bellandina" w:date="2025-08-22T22:47:00Z"/>
          <w:shd w:val="clear" w:color="auto" w:fill="FFFFFF"/>
        </w:rPr>
        <w:pPrChange w:id="679" w:author="Andries Pandia" w:date="2025-08-25T20:27:00Z">
          <w:pPr>
            <w:ind w:firstLine="0"/>
          </w:pPr>
        </w:pPrChange>
      </w:pPr>
    </w:p>
    <w:p w14:paraId="3C96B41D" w14:textId="77777777" w:rsidR="005816C7" w:rsidRPr="00A96BCD" w:rsidDel="007C4C9D" w:rsidRDefault="005816C7">
      <w:pPr>
        <w:pStyle w:val="Abstrak"/>
        <w:rPr>
          <w:del w:id="680" w:author="grace bellandina" w:date="2025-08-22T22:47:00Z"/>
          <w:shd w:val="clear" w:color="auto" w:fill="FFFFFF"/>
        </w:rPr>
        <w:pPrChange w:id="681" w:author="Andries Pandia" w:date="2025-08-25T20:27:00Z">
          <w:pPr>
            <w:ind w:firstLine="0"/>
          </w:pPr>
        </w:pPrChange>
      </w:pPr>
    </w:p>
    <w:p w14:paraId="7C88A14F" w14:textId="77777777" w:rsidR="005816C7" w:rsidRPr="00A96BCD" w:rsidDel="007C4C9D" w:rsidRDefault="005816C7">
      <w:pPr>
        <w:pStyle w:val="Abstrak"/>
        <w:rPr>
          <w:del w:id="682" w:author="grace bellandina" w:date="2025-08-22T22:47:00Z"/>
          <w:shd w:val="clear" w:color="auto" w:fill="FFFFFF"/>
        </w:rPr>
        <w:pPrChange w:id="683" w:author="Andries Pandia" w:date="2025-08-25T20:27:00Z">
          <w:pPr>
            <w:ind w:firstLine="0"/>
          </w:pPr>
        </w:pPrChange>
      </w:pPr>
    </w:p>
    <w:p w14:paraId="20A15FAB" w14:textId="77777777" w:rsidR="005816C7" w:rsidRPr="00A96BCD" w:rsidDel="007C4C9D" w:rsidRDefault="005816C7">
      <w:pPr>
        <w:pStyle w:val="Abstrak"/>
        <w:rPr>
          <w:del w:id="684" w:author="grace bellandina" w:date="2025-08-22T22:47:00Z"/>
          <w:shd w:val="clear" w:color="auto" w:fill="FFFFFF"/>
        </w:rPr>
        <w:pPrChange w:id="685" w:author="Andries Pandia" w:date="2025-08-25T20:27:00Z">
          <w:pPr>
            <w:ind w:firstLine="0"/>
          </w:pPr>
        </w:pPrChange>
      </w:pPr>
    </w:p>
    <w:p w14:paraId="4EF3E1AE" w14:textId="77777777" w:rsidR="00FC6597" w:rsidRPr="00A96BCD" w:rsidDel="007C4C9D" w:rsidRDefault="00FC6597">
      <w:pPr>
        <w:pStyle w:val="Abstrak"/>
        <w:rPr>
          <w:del w:id="686" w:author="grace bellandina" w:date="2025-08-22T22:47:00Z"/>
          <w:shd w:val="clear" w:color="auto" w:fill="FFFFFF"/>
        </w:rPr>
        <w:pPrChange w:id="687" w:author="Andries Pandia" w:date="2025-08-25T20:27:00Z">
          <w:pPr>
            <w:ind w:firstLine="0"/>
          </w:pPr>
        </w:pPrChange>
      </w:pPr>
    </w:p>
    <w:p w14:paraId="71D261C0" w14:textId="77777777" w:rsidR="00F24D17" w:rsidRPr="00A96BCD" w:rsidDel="007C4C9D" w:rsidRDefault="00F24D17">
      <w:pPr>
        <w:pStyle w:val="Abstrak"/>
        <w:rPr>
          <w:del w:id="688" w:author="grace bellandina" w:date="2025-08-22T22:47:00Z"/>
          <w:shd w:val="clear" w:color="auto" w:fill="FFFFFF"/>
        </w:rPr>
        <w:pPrChange w:id="689" w:author="Andries Pandia" w:date="2025-08-25T20:27:00Z">
          <w:pPr>
            <w:ind w:firstLine="0"/>
          </w:pPr>
        </w:pPrChange>
      </w:pPr>
    </w:p>
    <w:p w14:paraId="38D7B9E0" w14:textId="77777777" w:rsidR="00F24D17" w:rsidRPr="00A96BCD" w:rsidDel="007C4C9D" w:rsidRDefault="00F24D17">
      <w:pPr>
        <w:pStyle w:val="Abstrak"/>
        <w:rPr>
          <w:del w:id="690" w:author="grace bellandina" w:date="2025-08-22T22:47:00Z"/>
          <w:shd w:val="clear" w:color="auto" w:fill="FFFFFF"/>
        </w:rPr>
        <w:pPrChange w:id="691" w:author="Andries Pandia" w:date="2025-08-25T20:27:00Z">
          <w:pPr>
            <w:ind w:firstLine="0"/>
          </w:pPr>
        </w:pPrChange>
      </w:pPr>
    </w:p>
    <w:p w14:paraId="48D7E607" w14:textId="77777777" w:rsidR="00F24D17" w:rsidRPr="00A96BCD" w:rsidDel="007C4C9D" w:rsidRDefault="00F24D17">
      <w:pPr>
        <w:pStyle w:val="Abstrak"/>
        <w:rPr>
          <w:del w:id="692" w:author="grace bellandina" w:date="2025-08-22T22:47:00Z"/>
          <w:shd w:val="clear" w:color="auto" w:fill="FFFFFF"/>
        </w:rPr>
        <w:pPrChange w:id="693" w:author="Andries Pandia" w:date="2025-08-25T20:27:00Z">
          <w:pPr>
            <w:ind w:firstLine="0"/>
          </w:pPr>
        </w:pPrChange>
      </w:pPr>
    </w:p>
    <w:p w14:paraId="2D282199" w14:textId="77777777" w:rsidR="00F24D17" w:rsidRPr="00A96BCD" w:rsidDel="007C4C9D" w:rsidRDefault="00F24D17">
      <w:pPr>
        <w:pStyle w:val="Abstrak"/>
        <w:rPr>
          <w:del w:id="694" w:author="grace bellandina" w:date="2025-08-22T22:47:00Z"/>
          <w:shd w:val="clear" w:color="auto" w:fill="FFFFFF"/>
        </w:rPr>
        <w:pPrChange w:id="695" w:author="Andries Pandia" w:date="2025-08-25T20:27:00Z">
          <w:pPr>
            <w:ind w:firstLine="0"/>
          </w:pPr>
        </w:pPrChange>
      </w:pPr>
    </w:p>
    <w:p w14:paraId="77B9751B" w14:textId="77777777" w:rsidR="00F24D17" w:rsidRPr="00A96BCD" w:rsidDel="007C4C9D" w:rsidRDefault="00F24D17">
      <w:pPr>
        <w:pStyle w:val="Abstrak"/>
        <w:rPr>
          <w:del w:id="696" w:author="grace bellandina" w:date="2025-08-22T22:47:00Z"/>
          <w:shd w:val="clear" w:color="auto" w:fill="FFFFFF"/>
        </w:rPr>
        <w:pPrChange w:id="697" w:author="Andries Pandia" w:date="2025-08-25T20:27:00Z">
          <w:pPr>
            <w:ind w:firstLine="0"/>
          </w:pPr>
        </w:pPrChange>
      </w:pPr>
    </w:p>
    <w:p w14:paraId="2D834F2B" w14:textId="77777777" w:rsidR="00F24D17" w:rsidRPr="00A96BCD" w:rsidDel="007C4C9D" w:rsidRDefault="00F24D17">
      <w:pPr>
        <w:pStyle w:val="Abstrak"/>
        <w:rPr>
          <w:del w:id="698" w:author="grace bellandina" w:date="2025-08-22T22:47:00Z"/>
          <w:shd w:val="clear" w:color="auto" w:fill="FFFFFF"/>
        </w:rPr>
        <w:pPrChange w:id="699" w:author="Andries Pandia" w:date="2025-08-25T20:27:00Z">
          <w:pPr>
            <w:ind w:firstLine="0"/>
          </w:pPr>
        </w:pPrChange>
      </w:pPr>
    </w:p>
    <w:p w14:paraId="6A2DC360" w14:textId="77777777" w:rsidR="00F24D17" w:rsidRPr="00A96BCD" w:rsidDel="007C4C9D" w:rsidRDefault="00F24D17">
      <w:pPr>
        <w:pStyle w:val="Abstrak"/>
        <w:rPr>
          <w:del w:id="700" w:author="grace bellandina" w:date="2025-08-22T22:46:00Z"/>
          <w:shd w:val="clear" w:color="auto" w:fill="FFFFFF"/>
        </w:rPr>
        <w:pPrChange w:id="701" w:author="Andries Pandia" w:date="2025-08-25T20:27:00Z">
          <w:pPr>
            <w:ind w:firstLine="0"/>
          </w:pPr>
        </w:pPrChange>
      </w:pPr>
    </w:p>
    <w:p w14:paraId="29B02583" w14:textId="77777777" w:rsidR="00F24D17" w:rsidRPr="00A96BCD" w:rsidDel="007C4C9D" w:rsidRDefault="00F24D17">
      <w:pPr>
        <w:pStyle w:val="Abstrak"/>
        <w:rPr>
          <w:del w:id="702" w:author="grace bellandina" w:date="2025-08-22T22:46:00Z"/>
          <w:shd w:val="clear" w:color="auto" w:fill="FFFFFF"/>
        </w:rPr>
        <w:pPrChange w:id="703" w:author="Andries Pandia" w:date="2025-08-25T20:27:00Z">
          <w:pPr>
            <w:ind w:firstLine="0"/>
          </w:pPr>
        </w:pPrChange>
      </w:pPr>
    </w:p>
    <w:p w14:paraId="2A721574" w14:textId="77777777" w:rsidR="00FC6597" w:rsidRPr="00A96BCD" w:rsidDel="007C4C9D" w:rsidRDefault="00FC6597">
      <w:pPr>
        <w:pStyle w:val="Abstrak"/>
        <w:rPr>
          <w:del w:id="704" w:author="grace bellandina" w:date="2025-08-22T22:46:00Z"/>
          <w:shd w:val="clear" w:color="auto" w:fill="FFFFFF"/>
        </w:rPr>
        <w:pPrChange w:id="705" w:author="Andries Pandia" w:date="2025-08-25T20:27:00Z">
          <w:pPr>
            <w:ind w:firstLine="0"/>
          </w:pPr>
        </w:pPrChange>
      </w:pPr>
    </w:p>
    <w:p w14:paraId="496F00C9" w14:textId="77777777" w:rsidR="00AF4743" w:rsidRPr="00A96BCD" w:rsidDel="007C4C9D" w:rsidRDefault="00AF4743">
      <w:pPr>
        <w:pStyle w:val="Abstrak"/>
        <w:rPr>
          <w:del w:id="706" w:author="grace bellandina" w:date="2025-08-22T22:46:00Z"/>
          <w:shd w:val="clear" w:color="auto" w:fill="FFFFFF"/>
        </w:rPr>
        <w:pPrChange w:id="707" w:author="Andries Pandia" w:date="2025-08-25T20:27:00Z">
          <w:pPr>
            <w:ind w:firstLine="0"/>
          </w:pPr>
        </w:pPrChange>
      </w:pPr>
    </w:p>
    <w:p w14:paraId="01AAC57D" w14:textId="77777777" w:rsidR="00AF4743" w:rsidRPr="00A96BCD" w:rsidDel="007C4C9D" w:rsidRDefault="00AF4743">
      <w:pPr>
        <w:pStyle w:val="Abstrak"/>
        <w:rPr>
          <w:del w:id="708" w:author="grace bellandina" w:date="2025-08-22T22:46:00Z"/>
          <w:shd w:val="clear" w:color="auto" w:fill="FFFFFF"/>
        </w:rPr>
        <w:pPrChange w:id="709" w:author="Andries Pandia" w:date="2025-08-25T20:27:00Z">
          <w:pPr>
            <w:ind w:firstLine="0"/>
          </w:pPr>
        </w:pPrChange>
      </w:pPr>
    </w:p>
    <w:p w14:paraId="5FB02E24" w14:textId="26EC6E05" w:rsidR="00AF4743" w:rsidRPr="00A96BCD" w:rsidDel="002527F7" w:rsidRDefault="00AF4743">
      <w:pPr>
        <w:pStyle w:val="Abstrak"/>
        <w:rPr>
          <w:del w:id="710" w:author="Andries Pandia" w:date="2025-08-25T20:27:00Z"/>
          <w:shd w:val="clear" w:color="auto" w:fill="FFFFFF"/>
        </w:rPr>
        <w:pPrChange w:id="711" w:author="Andries Pandia" w:date="2025-08-25T20:27:00Z">
          <w:pPr>
            <w:ind w:firstLine="0"/>
          </w:pPr>
        </w:pPrChange>
      </w:pPr>
    </w:p>
    <w:p w14:paraId="69DFE249" w14:textId="77777777" w:rsidR="005816C7" w:rsidRPr="00BB0106" w:rsidRDefault="00BE6C11">
      <w:pPr>
        <w:pStyle w:val="Abstrak"/>
        <w:jc w:val="center"/>
        <w:rPr>
          <w:ins w:id="712" w:author="Andries Pandia" w:date="2025-08-25T20:24:00Z"/>
          <w:i/>
          <w:shd w:val="clear" w:color="auto" w:fill="FFFFFF"/>
        </w:rPr>
        <w:pPrChange w:id="713" w:author="Andries Pandia" w:date="2025-08-25T20:24:00Z">
          <w:pPr>
            <w:pStyle w:val="Heading2"/>
          </w:pPr>
        </w:pPrChange>
      </w:pPr>
      <w:bookmarkStart w:id="714" w:name="_Toc205544967"/>
      <w:bookmarkStart w:id="715" w:name="_Toc205546222"/>
      <w:bookmarkStart w:id="716" w:name="_Toc205565574"/>
      <w:bookmarkStart w:id="717" w:name="_Toc205823096"/>
      <w:bookmarkStart w:id="718" w:name="_Toc205823168"/>
      <w:bookmarkStart w:id="719" w:name="_Toc206166251"/>
      <w:bookmarkStart w:id="720" w:name="_Toc206780682"/>
      <w:r w:rsidRPr="00BB0106">
        <w:rPr>
          <w:b/>
          <w:i/>
          <w:shd w:val="clear" w:color="auto" w:fill="FFFFFF"/>
          <w:rPrChange w:id="721" w:author="Andries Pandia" w:date="2025-08-26T08:27:00Z">
            <w:rPr>
              <w:rFonts w:eastAsiaTheme="majorEastAsia" w:cstheme="majorBidi"/>
              <w:b/>
              <w:color w:val="000000"/>
              <w:spacing w:val="15"/>
              <w:szCs w:val="28"/>
              <w:shd w:val="clear" w:color="auto" w:fill="FFFFFF"/>
              <w:lang w:val="en-US"/>
            </w:rPr>
          </w:rPrChange>
        </w:rPr>
        <w:t>ABSTRACT</w:t>
      </w:r>
      <w:bookmarkEnd w:id="714"/>
      <w:bookmarkEnd w:id="715"/>
      <w:bookmarkEnd w:id="716"/>
      <w:bookmarkEnd w:id="717"/>
      <w:bookmarkEnd w:id="718"/>
      <w:bookmarkEnd w:id="719"/>
      <w:bookmarkEnd w:id="720"/>
    </w:p>
    <w:p w14:paraId="74EB3B20" w14:textId="77777777" w:rsidR="002527F7" w:rsidRPr="00BB0106" w:rsidRDefault="002527F7">
      <w:pPr>
        <w:pStyle w:val="Abstrak"/>
        <w:jc w:val="center"/>
        <w:rPr>
          <w:i/>
          <w:sz w:val="22"/>
          <w:shd w:val="clear" w:color="auto" w:fill="FFFFFF"/>
          <w:rPrChange w:id="722" w:author="Andries Pandia" w:date="2025-08-26T08:27:00Z">
            <w:rPr>
              <w:shd w:val="clear" w:color="auto" w:fill="FFFFFF"/>
            </w:rPr>
          </w:rPrChange>
        </w:rPr>
        <w:pPrChange w:id="723" w:author="Andries Pandia" w:date="2025-08-25T20:24:00Z">
          <w:pPr>
            <w:pStyle w:val="Heading2"/>
          </w:pPr>
        </w:pPrChange>
      </w:pPr>
    </w:p>
    <w:p w14:paraId="6C2CC7A9" w14:textId="7F4826E5" w:rsidR="00867577" w:rsidRPr="00BB0106" w:rsidDel="002527F7" w:rsidRDefault="00867577">
      <w:pPr>
        <w:pStyle w:val="Abstrak"/>
        <w:jc w:val="left"/>
        <w:rPr>
          <w:del w:id="724" w:author="Andries Pandia" w:date="2025-08-25T20:24:00Z"/>
        </w:rPr>
        <w:pPrChange w:id="725" w:author="Andries Pandia" w:date="2025-08-25T20:25:00Z">
          <w:pPr/>
        </w:pPrChange>
      </w:pPr>
    </w:p>
    <w:p w14:paraId="615763D9" w14:textId="3F96510E" w:rsidR="00FC6597" w:rsidRPr="00BB0106" w:rsidRDefault="00133E1E">
      <w:pPr>
        <w:pStyle w:val="Abstrak"/>
        <w:jc w:val="left"/>
        <w:rPr>
          <w:bCs/>
        </w:rPr>
        <w:pPrChange w:id="726" w:author="Andries Pandia" w:date="2025-08-25T20:25:00Z">
          <w:pPr/>
        </w:pPrChange>
      </w:pPr>
      <w:ins w:id="727" w:author="Andries Pandia" w:date="2025-08-21T15:16:00Z">
        <w:r w:rsidRPr="00BB0106">
          <w:rPr>
            <w:rPrChange w:id="728" w:author="Andries Pandia" w:date="2025-08-26T08:27:00Z">
              <w:rPr>
                <w:noProof w:val="0"/>
                <w:lang w:val="en-ID"/>
              </w:rPr>
            </w:rPrChange>
          </w:rPr>
          <w:t>Franzen Alexander Samuel Wattimena</w:t>
        </w:r>
      </w:ins>
      <w:del w:id="729" w:author="Andries Pandia" w:date="2025-08-21T15:16:00Z">
        <w:r w:rsidR="00FC6597" w:rsidRPr="00BB0106" w:rsidDel="00133E1E">
          <w:rPr>
            <w:rPrChange w:id="730" w:author="Andries Pandia" w:date="2025-08-26T08:27:00Z">
              <w:rPr>
                <w:noProof w:val="0"/>
                <w:lang w:val="en-ID"/>
              </w:rPr>
            </w:rPrChange>
          </w:rPr>
          <w:delText>Framzen Alexander Samuel Wattimena</w:delText>
        </w:r>
      </w:del>
      <w:r w:rsidR="00FC6597" w:rsidRPr="00BB0106">
        <w:rPr>
          <w:rPrChange w:id="731" w:author="Andries Pandia" w:date="2025-08-26T08:27:00Z">
            <w:rPr>
              <w:noProof w:val="0"/>
              <w:lang w:val="en-ID"/>
            </w:rPr>
          </w:rPrChange>
        </w:rPr>
        <w:t>, 10122525</w:t>
      </w:r>
    </w:p>
    <w:p w14:paraId="709E59DD" w14:textId="3BB908F9" w:rsidR="00FC6597" w:rsidRPr="00A96BCD" w:rsidRDefault="002527F7">
      <w:pPr>
        <w:pStyle w:val="Abstrak"/>
        <w:jc w:val="left"/>
        <w:pPrChange w:id="732" w:author="Andries Pandia" w:date="2025-08-25T20:25:00Z">
          <w:pPr/>
        </w:pPrChange>
      </w:pPr>
      <w:r w:rsidRPr="00BB0106">
        <w:rPr>
          <w:rPrChange w:id="733" w:author="Andries Pandia" w:date="2025-08-26T08:27:00Z">
            <w:rPr>
              <w:noProof w:val="0"/>
              <w:lang w:val="en-ID"/>
            </w:rPr>
          </w:rPrChange>
        </w:rPr>
        <w:t>ANALISIS KUANTITATIF DAN VISUALISASI HUMAN TRAFFIC</w:t>
      </w:r>
      <w:ins w:id="734" w:author="Andries Pandia" w:date="2025-08-25T20:25:00Z">
        <w:r w:rsidRPr="00BB0106">
          <w:rPr>
            <w:rPrChange w:id="735" w:author="Andries Pandia" w:date="2025-08-26T08:27:00Z">
              <w:rPr>
                <w:noProof w:val="0"/>
                <w:lang w:val="en-US"/>
              </w:rPr>
            </w:rPrChange>
          </w:rPr>
          <w:t>K</w:t>
        </w:r>
      </w:ins>
      <w:r w:rsidRPr="00BB0106">
        <w:t>ING</w:t>
      </w:r>
    </w:p>
    <w:p w14:paraId="05EA71EB" w14:textId="5B2BA57E" w:rsidR="00FC6597" w:rsidRPr="00BB0106" w:rsidRDefault="00FC6597">
      <w:pPr>
        <w:pStyle w:val="Abstrak"/>
        <w:jc w:val="left"/>
        <w:pPrChange w:id="736" w:author="Andries Pandia" w:date="2025-08-25T20:25:00Z">
          <w:pPr/>
        </w:pPrChange>
      </w:pPr>
      <w:r w:rsidRPr="00BB0106">
        <w:rPr>
          <w:rPrChange w:id="737" w:author="Andries Pandia" w:date="2025-08-26T08:27:00Z">
            <w:rPr>
              <w:noProof w:val="0"/>
              <w:lang w:val="en-ID"/>
            </w:rPr>
          </w:rPrChange>
        </w:rPr>
        <w:t xml:space="preserve">Tulisan Ilmiah. Sistem Informasi. Fakultas Ilmu Komputer dan Teknologi Informasi. </w:t>
      </w:r>
      <w:del w:id="738" w:author="Andries Pandia" w:date="2025-08-25T20:28:00Z">
        <w:r w:rsidRPr="00BB0106" w:rsidDel="002527F7">
          <w:rPr>
            <w:rPrChange w:id="739" w:author="Andries Pandia" w:date="2025-08-26T08:27:00Z">
              <w:rPr>
                <w:noProof w:val="0"/>
                <w:lang w:val="en-ID"/>
              </w:rPr>
            </w:rPrChange>
          </w:rPr>
          <w:delText xml:space="preserve">Univeristas </w:delText>
        </w:r>
      </w:del>
      <w:ins w:id="740" w:author="Andries Pandia" w:date="2025-08-25T20:28:00Z">
        <w:r w:rsidR="002527F7" w:rsidRPr="00BB0106">
          <w:rPr>
            <w:rPrChange w:id="741" w:author="Andries Pandia" w:date="2025-08-26T08:27:00Z">
              <w:rPr>
                <w:noProof w:val="0"/>
                <w:lang w:val="en-US"/>
              </w:rPr>
            </w:rPrChange>
          </w:rPr>
          <w:t>Universitas</w:t>
        </w:r>
        <w:r w:rsidR="002527F7" w:rsidRPr="00BB0106">
          <w:t xml:space="preserve"> </w:t>
        </w:r>
      </w:ins>
      <w:r w:rsidRPr="00BB0106">
        <w:rPr>
          <w:rPrChange w:id="742" w:author="Andries Pandia" w:date="2025-08-26T08:27:00Z">
            <w:rPr>
              <w:noProof w:val="0"/>
              <w:lang w:val="en-ID"/>
            </w:rPr>
          </w:rPrChange>
        </w:rPr>
        <w:t xml:space="preserve">Gunadarma. </w:t>
      </w:r>
      <w:ins w:id="743" w:author="Andries Pandia" w:date="2025-08-25T20:26:00Z">
        <w:r w:rsidR="002527F7" w:rsidRPr="00BB0106">
          <w:rPr>
            <w:rPrChange w:id="744" w:author="Andries Pandia" w:date="2025-08-26T08:27:00Z">
              <w:rPr>
                <w:noProof w:val="0"/>
                <w:highlight w:val="yellow"/>
                <w:lang w:val="en-US"/>
              </w:rPr>
            </w:rPrChange>
          </w:rPr>
          <w:t>2025</w:t>
        </w:r>
      </w:ins>
      <w:del w:id="745" w:author="Andries Pandia" w:date="2025-08-25T20:26:00Z">
        <w:r w:rsidRPr="00BB0106" w:rsidDel="002527F7">
          <w:rPr>
            <w:rPrChange w:id="746" w:author="Andries Pandia" w:date="2025-08-26T08:27:00Z">
              <w:rPr>
                <w:rFonts w:eastAsiaTheme="majorEastAsia" w:cstheme="majorBidi"/>
                <w:b/>
                <w:noProof w:val="0"/>
                <w:color w:val="000000"/>
                <w:spacing w:val="15"/>
                <w:szCs w:val="28"/>
                <w:lang w:val="en-US"/>
              </w:rPr>
            </w:rPrChange>
          </w:rPr>
          <w:delText>Tahun Lulus</w:delText>
        </w:r>
      </w:del>
    </w:p>
    <w:p w14:paraId="0E20F6CD" w14:textId="2AB64974" w:rsidR="00FC6597" w:rsidRPr="00BB0106" w:rsidDel="002527F7" w:rsidRDefault="00FC6597">
      <w:pPr>
        <w:pStyle w:val="Abstrak"/>
        <w:jc w:val="left"/>
        <w:rPr>
          <w:del w:id="747" w:author="Andries Pandia" w:date="2025-08-25T20:24:00Z"/>
          <w:i/>
          <w:highlight w:val="yellow"/>
          <w:rPrChange w:id="748" w:author="Andries Pandia" w:date="2025-08-26T08:27:00Z">
            <w:rPr>
              <w:del w:id="749" w:author="Andries Pandia" w:date="2025-08-25T20:24:00Z"/>
              <w:highlight w:val="yellow"/>
            </w:rPr>
          </w:rPrChange>
        </w:rPr>
        <w:pPrChange w:id="750" w:author="Andries Pandia" w:date="2025-08-25T20:25:00Z">
          <w:pPr/>
        </w:pPrChange>
      </w:pPr>
      <w:del w:id="751" w:author="Andries Pandia" w:date="2025-08-25T20:25:00Z">
        <w:r w:rsidRPr="00BB0106" w:rsidDel="002527F7">
          <w:rPr>
            <w:bCs/>
            <w:i/>
            <w:color w:val="000000"/>
            <w:rPrChange w:id="752" w:author="Andries Pandia" w:date="2025-08-26T08:27:00Z">
              <w:rPr>
                <w:bCs/>
                <w:color w:val="000000"/>
                <w:highlight w:val="yellow"/>
              </w:rPr>
            </w:rPrChange>
          </w:rPr>
          <w:delText>Kata kunci</w:delText>
        </w:r>
      </w:del>
      <w:ins w:id="753" w:author="Andries Pandia" w:date="2025-08-25T20:25:00Z">
        <w:r w:rsidR="002527F7" w:rsidRPr="00BB0106">
          <w:rPr>
            <w:bCs/>
            <w:i/>
            <w:color w:val="000000"/>
            <w:rPrChange w:id="754" w:author="Andries Pandia" w:date="2025-08-26T08:27:00Z">
              <w:rPr>
                <w:bCs/>
                <w:color w:val="000000"/>
                <w:highlight w:val="yellow"/>
                <w:lang w:val="en-US"/>
              </w:rPr>
            </w:rPrChange>
          </w:rPr>
          <w:t>Keywords:</w:t>
        </w:r>
      </w:ins>
      <w:del w:id="755" w:author="Andries Pandia" w:date="2025-08-25T20:25:00Z">
        <w:r w:rsidRPr="00BB0106" w:rsidDel="002527F7">
          <w:rPr>
            <w:bCs/>
            <w:i/>
            <w:color w:val="000000"/>
            <w:rPrChange w:id="756" w:author="Andries Pandia" w:date="2025-08-26T08:27:00Z">
              <w:rPr>
                <w:bCs/>
                <w:color w:val="000000"/>
                <w:highlight w:val="yellow"/>
              </w:rPr>
            </w:rPrChange>
          </w:rPr>
          <w:delText xml:space="preserve"> :</w:delText>
        </w:r>
      </w:del>
      <w:r w:rsidRPr="00BB0106">
        <w:rPr>
          <w:i/>
          <w:color w:val="000000"/>
          <w:rPrChange w:id="757" w:author="Andries Pandia" w:date="2025-08-26T08:27:00Z">
            <w:rPr>
              <w:color w:val="000000"/>
              <w:highlight w:val="yellow"/>
            </w:rPr>
          </w:rPrChange>
        </w:rPr>
        <w:t xml:space="preserve"> </w:t>
      </w:r>
      <w:ins w:id="758" w:author="Andries Pandia" w:date="2025-08-25T20:26:00Z">
        <w:r w:rsidR="002527F7" w:rsidRPr="00BB0106">
          <w:rPr>
            <w:i/>
            <w:rPrChange w:id="759" w:author="Andries Pandia" w:date="2025-08-26T08:27:00Z">
              <w:rPr>
                <w:highlight w:val="yellow"/>
              </w:rPr>
            </w:rPrChange>
          </w:rPr>
          <w:t xml:space="preserve">Data Visualization, </w:t>
        </w:r>
      </w:ins>
      <w:ins w:id="760" w:author="grace bellandina" w:date="2025-08-22T22:47:00Z">
        <w:r w:rsidR="007C4C9D" w:rsidRPr="00BB0106">
          <w:rPr>
            <w:i/>
            <w:rPrChange w:id="761" w:author="Andries Pandia" w:date="2025-08-26T08:27:00Z">
              <w:rPr>
                <w:highlight w:val="yellow"/>
              </w:rPr>
            </w:rPrChange>
          </w:rPr>
          <w:t xml:space="preserve">Human Trafficking, </w:t>
        </w:r>
      </w:ins>
      <w:ins w:id="762" w:author="Andries Pandia" w:date="2025-08-25T20:26:00Z">
        <w:r w:rsidR="002527F7" w:rsidRPr="00BB0106">
          <w:rPr>
            <w:i/>
            <w:rPrChange w:id="763" w:author="Andries Pandia" w:date="2025-08-26T08:27:00Z">
              <w:rPr>
                <w:highlight w:val="yellow"/>
              </w:rPr>
            </w:rPrChange>
          </w:rPr>
          <w:t xml:space="preserve">Python, </w:t>
        </w:r>
      </w:ins>
      <w:ins w:id="764" w:author="grace bellandina" w:date="2025-08-22T22:47:00Z">
        <w:r w:rsidR="007C4C9D" w:rsidRPr="00BB0106">
          <w:rPr>
            <w:i/>
            <w:rPrChange w:id="765" w:author="Andries Pandia" w:date="2025-08-26T08:27:00Z">
              <w:rPr>
                <w:highlight w:val="yellow"/>
              </w:rPr>
            </w:rPrChange>
          </w:rPr>
          <w:t>Quantitative Analysis</w:t>
        </w:r>
        <w:del w:id="766" w:author="Andries Pandia" w:date="2025-08-25T20:26:00Z">
          <w:r w:rsidR="007C4C9D" w:rsidRPr="00BB0106" w:rsidDel="002527F7">
            <w:rPr>
              <w:i/>
              <w:rPrChange w:id="767" w:author="Andries Pandia" w:date="2025-08-26T08:27:00Z">
                <w:rPr>
                  <w:highlight w:val="yellow"/>
                </w:rPr>
              </w:rPrChange>
            </w:rPr>
            <w:delText>, Data Visualization, Python,</w:delText>
          </w:r>
        </w:del>
      </w:ins>
      <w:ins w:id="768" w:author="Andries Pandia" w:date="2025-08-25T20:26:00Z">
        <w:r w:rsidR="002527F7" w:rsidRPr="00BB0106">
          <w:rPr>
            <w:i/>
            <w:rPrChange w:id="769" w:author="Andries Pandia" w:date="2025-08-26T08:27:00Z">
              <w:rPr>
                <w:highlight w:val="yellow"/>
                <w:lang w:val="en-US"/>
              </w:rPr>
            </w:rPrChange>
          </w:rPr>
          <w:t>,</w:t>
        </w:r>
      </w:ins>
      <w:ins w:id="770" w:author="grace bellandina" w:date="2025-08-22T22:47:00Z">
        <w:r w:rsidR="007C4C9D" w:rsidRPr="00BB0106">
          <w:rPr>
            <w:i/>
            <w:rPrChange w:id="771" w:author="Andries Pandia" w:date="2025-08-26T08:27:00Z">
              <w:rPr>
                <w:highlight w:val="yellow"/>
              </w:rPr>
            </w:rPrChange>
          </w:rPr>
          <w:t xml:space="preserve"> UNODC.</w:t>
        </w:r>
      </w:ins>
    </w:p>
    <w:p w14:paraId="5B8FD51C" w14:textId="77777777" w:rsidR="002527F7" w:rsidRPr="00BB0106" w:rsidRDefault="002527F7">
      <w:pPr>
        <w:pStyle w:val="Abstrak"/>
        <w:jc w:val="left"/>
        <w:rPr>
          <w:ins w:id="772" w:author="Andries Pandia" w:date="2025-08-25T20:24:00Z"/>
          <w:highlight w:val="yellow"/>
          <w:rPrChange w:id="773" w:author="Andries Pandia" w:date="2025-08-26T08:27:00Z">
            <w:rPr>
              <w:ins w:id="774" w:author="Andries Pandia" w:date="2025-08-25T20:24:00Z"/>
              <w:highlight w:val="yellow"/>
              <w:lang w:val="en-US"/>
            </w:rPr>
          </w:rPrChange>
        </w:rPr>
        <w:pPrChange w:id="775" w:author="Andries Pandia" w:date="2025-08-25T20:25:00Z">
          <w:pPr>
            <w:spacing w:before="100" w:beforeAutospacing="1" w:after="100" w:afterAutospacing="1"/>
          </w:pPr>
        </w:pPrChange>
      </w:pPr>
    </w:p>
    <w:p w14:paraId="37EF7B40" w14:textId="77777777" w:rsidR="002527F7" w:rsidRPr="00BB0106" w:rsidRDefault="002527F7">
      <w:pPr>
        <w:pStyle w:val="Abstrak"/>
        <w:rPr>
          <w:ins w:id="776" w:author="Andries Pandia" w:date="2025-08-25T20:24:00Z"/>
          <w:highlight w:val="yellow"/>
          <w:rPrChange w:id="777" w:author="Andries Pandia" w:date="2025-08-26T08:27:00Z">
            <w:rPr>
              <w:ins w:id="778" w:author="Andries Pandia" w:date="2025-08-25T20:24:00Z"/>
              <w:highlight w:val="yellow"/>
              <w:lang w:val="en-US"/>
            </w:rPr>
          </w:rPrChange>
        </w:rPr>
        <w:pPrChange w:id="779" w:author="Andries Pandia" w:date="2025-08-25T20:23:00Z">
          <w:pPr>
            <w:spacing w:before="100" w:beforeAutospacing="1" w:after="100" w:afterAutospacing="1"/>
          </w:pPr>
        </w:pPrChange>
      </w:pPr>
    </w:p>
    <w:p w14:paraId="40CBF275" w14:textId="5429397B" w:rsidR="002527F7" w:rsidRDefault="00BB0106">
      <w:pPr>
        <w:pStyle w:val="Abstrak"/>
        <w:rPr>
          <w:lang w:val="en-US"/>
        </w:rPr>
        <w:pPrChange w:id="780" w:author="Andries Pandia" w:date="2025-08-25T20:23:00Z">
          <w:pPr>
            <w:spacing w:before="100" w:beforeAutospacing="1" w:after="100" w:afterAutospacing="1"/>
          </w:pPr>
        </w:pPrChange>
      </w:pPr>
      <w:r>
        <w:rPr>
          <w:lang w:val="en-US"/>
        </w:rPr>
        <w:t>xii</w:t>
      </w:r>
      <w:r w:rsidR="00245EE7">
        <w:rPr>
          <w:lang w:val="en-US"/>
        </w:rPr>
        <w:t xml:space="preserve"> </w:t>
      </w:r>
      <w:ins w:id="781" w:author="Andries Pandia" w:date="2025-08-25T19:42:00Z">
        <w:r w:rsidRPr="00BB0106">
          <w:t>+</w:t>
        </w:r>
      </w:ins>
      <w:r w:rsidR="00245EE7">
        <w:rPr>
          <w:lang w:val="en-US"/>
        </w:rPr>
        <w:t xml:space="preserve"> </w:t>
      </w:r>
      <w:r>
        <w:rPr>
          <w:lang w:val="en-US"/>
        </w:rPr>
        <w:t>38</w:t>
      </w:r>
      <w:r w:rsidR="00245EE7">
        <w:rPr>
          <w:lang w:val="en-US"/>
        </w:rPr>
        <w:t xml:space="preserve"> </w:t>
      </w:r>
      <w:ins w:id="782" w:author="Andries Pandia" w:date="2025-08-25T19:42:00Z">
        <w:r w:rsidRPr="00BB0106">
          <w:rPr>
            <w:rPrChange w:id="783" w:author="Andries Pandia" w:date="2025-08-26T08:27:00Z">
              <w:rPr>
                <w:noProof w:val="0"/>
                <w:lang w:val="en-ID"/>
              </w:rPr>
            </w:rPrChange>
          </w:rPr>
          <w:t>+</w:t>
        </w:r>
      </w:ins>
      <w:r w:rsidR="00245EE7">
        <w:rPr>
          <w:lang w:val="en-US"/>
        </w:rPr>
        <w:t xml:space="preserve"> </w:t>
      </w:r>
      <w:ins w:id="784" w:author="Andries Pandia" w:date="2025-08-25T19:42:00Z">
        <w:r w:rsidRPr="00BB0106">
          <w:rPr>
            <w:rPrChange w:id="785" w:author="Andries Pandia" w:date="2025-08-26T08:27:00Z">
              <w:rPr>
                <w:noProof w:val="0"/>
                <w:lang w:val="en-ID"/>
              </w:rPr>
            </w:rPrChange>
          </w:rPr>
          <w:t>L</w:t>
        </w:r>
      </w:ins>
      <w:r w:rsidR="00245EE7">
        <w:rPr>
          <w:lang w:val="en-US"/>
        </w:rPr>
        <w:t>ampiran</w:t>
      </w:r>
    </w:p>
    <w:p w14:paraId="4607C99D" w14:textId="77777777" w:rsidR="00BB0106" w:rsidRPr="00BB0106" w:rsidRDefault="00BB0106" w:rsidP="00BB0106">
      <w:pPr>
        <w:pStyle w:val="Abstrak"/>
        <w:rPr>
          <w:ins w:id="786" w:author="Andries Pandia" w:date="2025-08-25T20:24:00Z"/>
          <w:highlight w:val="yellow"/>
          <w:rPrChange w:id="787" w:author="Andries Pandia" w:date="2025-08-26T08:27:00Z">
            <w:rPr>
              <w:ins w:id="788" w:author="Andries Pandia" w:date="2025-08-25T20:24:00Z"/>
              <w:highlight w:val="yellow"/>
              <w:lang w:val="en-US"/>
            </w:rPr>
          </w:rPrChange>
        </w:rPr>
      </w:pPr>
    </w:p>
    <w:p w14:paraId="0FB4D9CE" w14:textId="3B8EC7F2" w:rsidR="007C4C9D" w:rsidRPr="00BB0106" w:rsidDel="002527F7" w:rsidRDefault="007C4C9D">
      <w:pPr>
        <w:pStyle w:val="Abstrak"/>
        <w:rPr>
          <w:ins w:id="789" w:author="grace bellandina" w:date="2025-08-22T22:47:00Z"/>
          <w:del w:id="790" w:author="Andries Pandia" w:date="2025-08-25T20:25:00Z"/>
          <w:i/>
          <w:rPrChange w:id="791" w:author="Andries Pandia" w:date="2025-08-26T08:27:00Z">
            <w:rPr>
              <w:ins w:id="792" w:author="grace bellandina" w:date="2025-08-22T22:47:00Z"/>
              <w:del w:id="793" w:author="Andries Pandia" w:date="2025-08-25T20:25:00Z"/>
            </w:rPr>
          </w:rPrChange>
        </w:rPr>
        <w:pPrChange w:id="794" w:author="Andries Pandia" w:date="2025-08-25T20:23:00Z">
          <w:pPr>
            <w:spacing w:before="100" w:beforeAutospacing="1" w:after="100" w:afterAutospacing="1"/>
          </w:pPr>
        </w:pPrChange>
      </w:pPr>
      <w:ins w:id="795" w:author="grace bellandina" w:date="2025-08-22T22:47:00Z">
        <w:r w:rsidRPr="00BB0106">
          <w:rPr>
            <w:i/>
            <w:rPrChange w:id="796" w:author="Andries Pandia" w:date="2025-08-26T08:27:00Z">
              <w:rPr>
                <w:highlight w:val="yellow"/>
              </w:rPr>
            </w:rPrChange>
          </w:rPr>
          <w:t>Human trafficking is a serious transnational crime that requires a deep, data-driven understanding for effective countermeasures. This research aims to conduct a descriptive quantitative analysis of a global human trafficking dataset from the United Nations Office on Drugs and Crime (UNODC). The research method includes several main stages: secondary data collection, data cleaning to handle missing values and duplicates, descriptive statistical analysis, and data visualization. The analysis process was implemented using the Python programming language with the Pandas library for data manipulation, as well as Matplotlib and Seaborn for visualization. The analysis results show that female victims and the child age group (9–17 years) are the most vulnerable. Sexual exploitation is the most reported form of exploitation, and psychological abuse is the dominant means of control used by perpetrators. Data visualizations successfully mapped the top 10 countries of exploitation and significant correlations between gender and age regarding the type of exploitation. This research demonstrates the effectiveness of using Python to process and extract insights from complex social data, presenting findings that can serve as a basis for evidence-based policymaking.</w:t>
        </w:r>
      </w:ins>
    </w:p>
    <w:p w14:paraId="2814801D" w14:textId="356E14BC" w:rsidR="007C4C9D" w:rsidRPr="00BB0106" w:rsidRDefault="007C4C9D">
      <w:pPr>
        <w:pStyle w:val="Abstrak"/>
        <w:rPr>
          <w:ins w:id="797" w:author="grace bellandina" w:date="2025-08-22T22:47:00Z"/>
        </w:rPr>
        <w:pPrChange w:id="798" w:author="Andries Pandia" w:date="2025-08-25T20:23:00Z">
          <w:pPr>
            <w:spacing w:before="100" w:beforeAutospacing="1" w:after="100" w:afterAutospacing="1"/>
          </w:pPr>
        </w:pPrChange>
      </w:pPr>
    </w:p>
    <w:p w14:paraId="21A8D351" w14:textId="77777777" w:rsidR="00FC6597" w:rsidRPr="00A96BCD" w:rsidRDefault="00FC6597">
      <w:pPr>
        <w:pStyle w:val="Abstrak"/>
        <w:pPrChange w:id="799" w:author="Andries Pandia" w:date="2025-08-25T20:23:00Z">
          <w:pPr/>
        </w:pPrChange>
      </w:pPr>
    </w:p>
    <w:p w14:paraId="64BF90C8" w14:textId="6162A49E" w:rsidR="00FC6597" w:rsidRPr="00A96BCD" w:rsidRDefault="00FC6597">
      <w:pPr>
        <w:pStyle w:val="Abstrak"/>
        <w:pPrChange w:id="800" w:author="Andries Pandia" w:date="2025-08-25T20:23:00Z">
          <w:pPr/>
        </w:pPrChange>
      </w:pPr>
      <w:del w:id="801" w:author="Andries Pandia" w:date="2025-08-25T20:24:00Z">
        <w:r w:rsidRPr="00BB0106" w:rsidDel="002527F7">
          <w:rPr>
            <w:rPrChange w:id="802" w:author="Andries Pandia" w:date="2025-08-26T08:27:00Z">
              <w:rPr>
                <w:noProof w:val="0"/>
                <w:lang w:val="en-ID"/>
              </w:rPr>
            </w:rPrChange>
          </w:rPr>
          <w:delText>&lt;halaman romawi+halaman angka+Lampiran&gt;</w:delText>
        </w:r>
      </w:del>
    </w:p>
    <w:p w14:paraId="1D80FBD5" w14:textId="11412606" w:rsidR="00867577" w:rsidRPr="00A96BCD" w:rsidDel="009C6C36" w:rsidRDefault="00867577">
      <w:pPr>
        <w:pStyle w:val="Abstrak"/>
        <w:rPr>
          <w:del w:id="803" w:author="Andries Pandia" w:date="2025-08-25T20:37:00Z"/>
          <w:i/>
        </w:rPr>
        <w:pPrChange w:id="804" w:author="Andries Pandia" w:date="2025-08-25T20:23:00Z">
          <w:pPr/>
        </w:pPrChange>
      </w:pPr>
    </w:p>
    <w:p w14:paraId="5E188F8C" w14:textId="0B5C6F27" w:rsidR="00BE6C11" w:rsidRPr="00A96BCD" w:rsidDel="009C6C36" w:rsidRDefault="00BE6C11">
      <w:pPr>
        <w:pStyle w:val="Abstrak"/>
        <w:rPr>
          <w:del w:id="805" w:author="Andries Pandia" w:date="2025-08-25T20:37:00Z"/>
          <w:i/>
        </w:rPr>
        <w:pPrChange w:id="806" w:author="Andries Pandia" w:date="2025-08-25T20:23:00Z">
          <w:pPr/>
        </w:pPrChange>
      </w:pPr>
    </w:p>
    <w:p w14:paraId="4FF61BEA" w14:textId="5EC5DB54" w:rsidR="00133E1E" w:rsidRPr="00BB0106" w:rsidRDefault="00CA142D">
      <w:pPr>
        <w:pStyle w:val="Abstrak"/>
        <w:rPr>
          <w:ins w:id="807" w:author="Andries Pandia" w:date="2025-08-25T20:25:00Z"/>
          <w:shd w:val="clear" w:color="auto" w:fill="FFFFFF"/>
          <w:rPrChange w:id="808" w:author="Andries Pandia" w:date="2025-08-26T08:27:00Z">
            <w:rPr>
              <w:ins w:id="809" w:author="Andries Pandia" w:date="2025-08-25T20:25:00Z"/>
              <w:shd w:val="clear" w:color="auto" w:fill="FFFFFF"/>
              <w:lang w:val="en-US"/>
            </w:rPr>
          </w:rPrChange>
        </w:rPr>
        <w:pPrChange w:id="810" w:author="Andries Pandia" w:date="2025-08-25T20:23:00Z">
          <w:pPr/>
        </w:pPrChange>
      </w:pPr>
      <w:r w:rsidRPr="00BB0106">
        <w:rPr>
          <w:i/>
          <w:shd w:val="clear" w:color="auto" w:fill="FFFFFF"/>
          <w:rPrChange w:id="811" w:author="Andries Pandia" w:date="2025-08-26T08:27:00Z">
            <w:rPr>
              <w:i/>
              <w:noProof w:val="0"/>
              <w:shd w:val="clear" w:color="auto" w:fill="FFFFFF"/>
              <w:lang w:val="en-US"/>
            </w:rPr>
          </w:rPrChange>
        </w:rPr>
        <w:t>References</w:t>
      </w:r>
      <w:del w:id="812" w:author="Andries Pandia" w:date="2025-08-21T15:18:00Z">
        <w:r w:rsidR="00867577" w:rsidRPr="00BB0106" w:rsidDel="00133E1E">
          <w:rPr>
            <w:i/>
            <w:shd w:val="clear" w:color="auto" w:fill="FFFFFF"/>
          </w:rPr>
          <w:delText xml:space="preserve"> </w:delText>
        </w:r>
      </w:del>
      <w:ins w:id="813" w:author="Andries Pandia" w:date="2025-08-21T15:18:00Z">
        <w:r w:rsidR="00133E1E" w:rsidRPr="00BB0106">
          <w:rPr>
            <w:i/>
            <w:shd w:val="clear" w:color="auto" w:fill="FFFFFF"/>
            <w:rPrChange w:id="814" w:author="Andries Pandia" w:date="2025-08-26T08:27:00Z">
              <w:rPr>
                <w:rFonts w:eastAsiaTheme="majorEastAsia" w:cstheme="majorBidi"/>
                <w:b/>
                <w:noProof w:val="0"/>
                <w:color w:val="000000"/>
                <w:spacing w:val="15"/>
                <w:szCs w:val="28"/>
                <w:shd w:val="clear" w:color="auto" w:fill="FFFFFF"/>
                <w:lang w:val="en-US"/>
              </w:rPr>
            </w:rPrChange>
          </w:rPr>
          <w:t xml:space="preserve"> </w:t>
        </w:r>
      </w:ins>
      <w:r w:rsidR="00867577" w:rsidRPr="00BB0106">
        <w:rPr>
          <w:i/>
          <w:shd w:val="clear" w:color="auto" w:fill="FFFFFF"/>
          <w:rPrChange w:id="815" w:author="Andries Pandia" w:date="2025-08-26T08:27:00Z">
            <w:rPr>
              <w:rFonts w:eastAsiaTheme="majorEastAsia" w:cstheme="majorBidi"/>
              <w:b/>
              <w:noProof w:val="0"/>
              <w:color w:val="000000"/>
              <w:spacing w:val="15"/>
              <w:szCs w:val="28"/>
              <w:shd w:val="clear" w:color="auto" w:fill="FFFFFF"/>
              <w:lang w:val="en-US"/>
            </w:rPr>
          </w:rPrChange>
        </w:rPr>
        <w:t>(</w:t>
      </w:r>
      <w:r w:rsidR="00867577" w:rsidRPr="00BB0106">
        <w:rPr>
          <w:i/>
          <w:shd w:val="clear" w:color="auto" w:fill="FFFFFF"/>
        </w:rPr>
        <w:t>2020</w:t>
      </w:r>
      <w:r w:rsidR="00867577" w:rsidRPr="00BB0106">
        <w:rPr>
          <w:i/>
          <w:shd w:val="clear" w:color="auto" w:fill="FFFFFF"/>
          <w:rPrChange w:id="816" w:author="Andries Pandia" w:date="2025-08-26T08:27:00Z">
            <w:rPr>
              <w:rFonts w:eastAsiaTheme="majorEastAsia" w:cstheme="majorBidi"/>
              <w:b/>
              <w:noProof w:val="0"/>
              <w:color w:val="000000"/>
              <w:spacing w:val="15"/>
              <w:szCs w:val="28"/>
              <w:shd w:val="clear" w:color="auto" w:fill="FFFFFF"/>
              <w:lang w:val="en-US"/>
            </w:rPr>
          </w:rPrChange>
        </w:rPr>
        <w:t xml:space="preserve"> </w:t>
      </w:r>
      <w:r w:rsidR="00867577" w:rsidRPr="00BB0106">
        <w:rPr>
          <w:i/>
          <w:shd w:val="clear" w:color="auto" w:fill="FFFFFF"/>
        </w:rPr>
        <w:t>-</w:t>
      </w:r>
      <w:r w:rsidR="00867577" w:rsidRPr="00BB0106">
        <w:rPr>
          <w:i/>
          <w:shd w:val="clear" w:color="auto" w:fill="FFFFFF"/>
          <w:rPrChange w:id="817" w:author="Andries Pandia" w:date="2025-08-26T08:27:00Z">
            <w:rPr>
              <w:rFonts w:eastAsiaTheme="majorEastAsia" w:cstheme="majorBidi"/>
              <w:b/>
              <w:noProof w:val="0"/>
              <w:color w:val="000000"/>
              <w:spacing w:val="15"/>
              <w:szCs w:val="28"/>
              <w:shd w:val="clear" w:color="auto" w:fill="FFFFFF"/>
              <w:lang w:val="en-US"/>
            </w:rPr>
          </w:rPrChange>
        </w:rPr>
        <w:t xml:space="preserve"> </w:t>
      </w:r>
      <w:r w:rsidR="00867577" w:rsidRPr="00BB0106">
        <w:rPr>
          <w:i/>
          <w:shd w:val="clear" w:color="auto" w:fill="FFFFFF"/>
        </w:rPr>
        <w:t>2025</w:t>
      </w:r>
      <w:r w:rsidR="00867577" w:rsidRPr="00BB0106">
        <w:rPr>
          <w:i/>
          <w:shd w:val="clear" w:color="auto" w:fill="FFFFFF"/>
          <w:rPrChange w:id="818" w:author="Andries Pandia" w:date="2025-08-26T08:27:00Z">
            <w:rPr>
              <w:rFonts w:eastAsiaTheme="majorEastAsia" w:cstheme="majorBidi"/>
              <w:b/>
              <w:noProof w:val="0"/>
              <w:color w:val="000000"/>
              <w:spacing w:val="15"/>
              <w:szCs w:val="28"/>
              <w:shd w:val="clear" w:color="auto" w:fill="FFFFFF"/>
              <w:lang w:val="en-US"/>
            </w:rPr>
          </w:rPrChange>
        </w:rPr>
        <w:t>)</w:t>
      </w:r>
    </w:p>
    <w:p w14:paraId="66B9B3E6" w14:textId="77777777" w:rsidR="00000000" w:rsidRDefault="00000000">
      <w:pPr>
        <w:pStyle w:val="Abstrak"/>
        <w:rPr>
          <w:ins w:id="819" w:author="Andries Pandia" w:date="2025-08-21T15:18:00Z"/>
          <w:shd w:val="clear" w:color="auto" w:fill="FFFFFF"/>
          <w:rPrChange w:id="820" w:author="Andries Pandia" w:date="2025-08-26T08:27:00Z">
            <w:rPr>
              <w:ins w:id="821" w:author="Andries Pandia" w:date="2025-08-21T15:18:00Z"/>
              <w:shd w:val="clear" w:color="auto" w:fill="FFFFFF"/>
              <w:lang w:val="en-US"/>
            </w:rPr>
          </w:rPrChange>
        </w:rPr>
        <w:sectPr w:rsidR="00000000" w:rsidSect="00B11190">
          <w:pgSz w:w="11906" w:h="16838" w:code="9"/>
          <w:pgMar w:top="2268" w:right="1701" w:bottom="1701" w:left="2268" w:header="720" w:footer="1134" w:gutter="0"/>
          <w:pgNumType w:fmt="lowerRoman" w:start="0"/>
          <w:cols w:space="720"/>
          <w:docGrid w:linePitch="326"/>
          <w:sectPrChange w:id="822" w:author="Andries Pandia" w:date="2025-08-22T18:37:00Z">
            <w:sectPr w:rsidR="00000000" w:rsidSect="00B11190">
              <w:pgSz w:code="0"/>
              <w:pgMar w:top="2268" w:right="1701" w:bottom="1701" w:left="2268" w:header="720" w:footer="720" w:gutter="0"/>
            </w:sectPr>
          </w:sectPrChange>
        </w:sectPr>
        <w:pPrChange w:id="823" w:author="Andries Pandia" w:date="2025-08-25T20:23:00Z">
          <w:pPr/>
        </w:pPrChange>
      </w:pPr>
    </w:p>
    <w:p w14:paraId="2FBF2FF6" w14:textId="3D5DC0C8" w:rsidR="005816C7" w:rsidRPr="00BB0106" w:rsidDel="00133E1E" w:rsidRDefault="005816C7">
      <w:pPr>
        <w:ind w:firstLine="0"/>
        <w:jc w:val="center"/>
        <w:outlineLvl w:val="0"/>
        <w:rPr>
          <w:del w:id="824" w:author="Andries Pandia" w:date="2025-08-21T15:18:00Z"/>
          <w:b/>
          <w:noProof/>
          <w:shd w:val="clear" w:color="auto" w:fill="FFFFFF"/>
          <w:lang w:val="id-ID"/>
          <w:rPrChange w:id="825" w:author="Andries Pandia" w:date="2025-08-26T08:27:00Z">
            <w:rPr>
              <w:del w:id="826" w:author="Andries Pandia" w:date="2025-08-21T15:18:00Z"/>
              <w:shd w:val="clear" w:color="auto" w:fill="FFFFFF"/>
              <w:lang w:val="en-US"/>
            </w:rPr>
          </w:rPrChange>
        </w:rPr>
        <w:pPrChange w:id="827" w:author="Andries Pandia" w:date="2025-08-21T17:04:00Z">
          <w:pPr/>
        </w:pPrChange>
      </w:pPr>
    </w:p>
    <w:p w14:paraId="549FABA2" w14:textId="2A5479B2" w:rsidR="005816C7" w:rsidRPr="00BB0106" w:rsidDel="00133E1E" w:rsidRDefault="005816C7">
      <w:pPr>
        <w:ind w:firstLine="0"/>
        <w:jc w:val="center"/>
        <w:outlineLvl w:val="0"/>
        <w:rPr>
          <w:del w:id="828" w:author="Andries Pandia" w:date="2025-08-21T15:18:00Z"/>
          <w:b/>
          <w:noProof/>
          <w:lang w:val="id-ID"/>
          <w:rPrChange w:id="829" w:author="Andries Pandia" w:date="2025-08-26T08:27:00Z">
            <w:rPr>
              <w:del w:id="830" w:author="Andries Pandia" w:date="2025-08-21T15:18:00Z"/>
            </w:rPr>
          </w:rPrChange>
        </w:rPr>
        <w:pPrChange w:id="831" w:author="Andries Pandia" w:date="2025-08-21T17:04:00Z">
          <w:pPr/>
        </w:pPrChange>
      </w:pPr>
    </w:p>
    <w:p w14:paraId="0C8859B2" w14:textId="398A696E" w:rsidR="005816C7" w:rsidRPr="00BB0106" w:rsidDel="00133E1E" w:rsidRDefault="005816C7">
      <w:pPr>
        <w:ind w:firstLine="0"/>
        <w:jc w:val="center"/>
        <w:outlineLvl w:val="0"/>
        <w:rPr>
          <w:del w:id="832" w:author="Andries Pandia" w:date="2025-08-21T15:18:00Z"/>
          <w:b/>
          <w:noProof/>
          <w:lang w:val="id-ID"/>
          <w:rPrChange w:id="833" w:author="Andries Pandia" w:date="2025-08-26T08:27:00Z">
            <w:rPr>
              <w:del w:id="834" w:author="Andries Pandia" w:date="2025-08-21T15:18:00Z"/>
            </w:rPr>
          </w:rPrChange>
        </w:rPr>
        <w:pPrChange w:id="835" w:author="Andries Pandia" w:date="2025-08-21T17:04:00Z">
          <w:pPr/>
        </w:pPrChange>
      </w:pPr>
    </w:p>
    <w:p w14:paraId="65E5AE18" w14:textId="6AA56991" w:rsidR="005816C7" w:rsidRPr="00BB0106" w:rsidDel="00133E1E" w:rsidRDefault="005816C7">
      <w:pPr>
        <w:ind w:firstLine="0"/>
        <w:jc w:val="center"/>
        <w:outlineLvl w:val="0"/>
        <w:rPr>
          <w:del w:id="836" w:author="Andries Pandia" w:date="2025-08-21T15:18:00Z"/>
          <w:b/>
          <w:noProof/>
          <w:lang w:val="id-ID"/>
          <w:rPrChange w:id="837" w:author="Andries Pandia" w:date="2025-08-26T08:27:00Z">
            <w:rPr>
              <w:del w:id="838" w:author="Andries Pandia" w:date="2025-08-21T15:18:00Z"/>
            </w:rPr>
          </w:rPrChange>
        </w:rPr>
        <w:pPrChange w:id="839" w:author="Andries Pandia" w:date="2025-08-21T17:04:00Z">
          <w:pPr/>
        </w:pPrChange>
      </w:pPr>
    </w:p>
    <w:p w14:paraId="3754C3E8" w14:textId="7ED9F339" w:rsidR="005816C7" w:rsidRPr="00BB0106" w:rsidDel="00133E1E" w:rsidRDefault="005816C7">
      <w:pPr>
        <w:ind w:firstLine="0"/>
        <w:jc w:val="center"/>
        <w:outlineLvl w:val="0"/>
        <w:rPr>
          <w:del w:id="840" w:author="Andries Pandia" w:date="2025-08-21T15:18:00Z"/>
          <w:b/>
          <w:noProof/>
          <w:lang w:val="id-ID"/>
          <w:rPrChange w:id="841" w:author="Andries Pandia" w:date="2025-08-26T08:27:00Z">
            <w:rPr>
              <w:del w:id="842" w:author="Andries Pandia" w:date="2025-08-21T15:18:00Z"/>
            </w:rPr>
          </w:rPrChange>
        </w:rPr>
        <w:pPrChange w:id="843" w:author="Andries Pandia" w:date="2025-08-21T17:04:00Z">
          <w:pPr/>
        </w:pPrChange>
      </w:pPr>
    </w:p>
    <w:p w14:paraId="49EC786B" w14:textId="75525B75" w:rsidR="005816C7" w:rsidRPr="00BB0106" w:rsidDel="00133E1E" w:rsidRDefault="005816C7">
      <w:pPr>
        <w:ind w:firstLine="0"/>
        <w:jc w:val="center"/>
        <w:outlineLvl w:val="0"/>
        <w:rPr>
          <w:del w:id="844" w:author="Andries Pandia" w:date="2025-08-21T15:18:00Z"/>
          <w:b/>
          <w:noProof/>
          <w:lang w:val="id-ID"/>
          <w:rPrChange w:id="845" w:author="Andries Pandia" w:date="2025-08-26T08:27:00Z">
            <w:rPr>
              <w:del w:id="846" w:author="Andries Pandia" w:date="2025-08-21T15:18:00Z"/>
            </w:rPr>
          </w:rPrChange>
        </w:rPr>
        <w:pPrChange w:id="847" w:author="Andries Pandia" w:date="2025-08-21T17:04:00Z">
          <w:pPr/>
        </w:pPrChange>
      </w:pPr>
    </w:p>
    <w:p w14:paraId="0FD4723F" w14:textId="0A237370" w:rsidR="005816C7" w:rsidRPr="00BB0106" w:rsidDel="00133E1E" w:rsidRDefault="005816C7">
      <w:pPr>
        <w:ind w:firstLine="0"/>
        <w:jc w:val="center"/>
        <w:outlineLvl w:val="0"/>
        <w:rPr>
          <w:del w:id="848" w:author="Andries Pandia" w:date="2025-08-21T15:18:00Z"/>
          <w:b/>
          <w:noProof/>
          <w:lang w:val="id-ID"/>
          <w:rPrChange w:id="849" w:author="Andries Pandia" w:date="2025-08-26T08:27:00Z">
            <w:rPr>
              <w:del w:id="850" w:author="Andries Pandia" w:date="2025-08-21T15:18:00Z"/>
            </w:rPr>
          </w:rPrChange>
        </w:rPr>
        <w:pPrChange w:id="851" w:author="Andries Pandia" w:date="2025-08-21T17:04:00Z">
          <w:pPr/>
        </w:pPrChange>
      </w:pPr>
    </w:p>
    <w:p w14:paraId="642F9867" w14:textId="40D81898" w:rsidR="005816C7" w:rsidRPr="00BB0106" w:rsidDel="00133E1E" w:rsidRDefault="005816C7">
      <w:pPr>
        <w:ind w:firstLine="0"/>
        <w:jc w:val="center"/>
        <w:outlineLvl w:val="0"/>
        <w:rPr>
          <w:del w:id="852" w:author="Andries Pandia" w:date="2025-08-21T15:18:00Z"/>
          <w:b/>
          <w:noProof/>
          <w:lang w:val="id-ID"/>
          <w:rPrChange w:id="853" w:author="Andries Pandia" w:date="2025-08-26T08:27:00Z">
            <w:rPr>
              <w:del w:id="854" w:author="Andries Pandia" w:date="2025-08-21T15:18:00Z"/>
            </w:rPr>
          </w:rPrChange>
        </w:rPr>
        <w:pPrChange w:id="855" w:author="Andries Pandia" w:date="2025-08-21T17:04:00Z">
          <w:pPr/>
        </w:pPrChange>
      </w:pPr>
    </w:p>
    <w:p w14:paraId="10F68621" w14:textId="36C472DE" w:rsidR="005816C7" w:rsidRPr="00BB0106" w:rsidDel="00133E1E" w:rsidRDefault="005816C7">
      <w:pPr>
        <w:ind w:firstLine="0"/>
        <w:jc w:val="center"/>
        <w:outlineLvl w:val="0"/>
        <w:rPr>
          <w:del w:id="856" w:author="Andries Pandia" w:date="2025-08-21T15:18:00Z"/>
          <w:b/>
          <w:noProof/>
          <w:lang w:val="id-ID"/>
          <w:rPrChange w:id="857" w:author="Andries Pandia" w:date="2025-08-26T08:27:00Z">
            <w:rPr>
              <w:del w:id="858" w:author="Andries Pandia" w:date="2025-08-21T15:18:00Z"/>
            </w:rPr>
          </w:rPrChange>
        </w:rPr>
        <w:pPrChange w:id="859" w:author="Andries Pandia" w:date="2025-08-21T17:04:00Z">
          <w:pPr/>
        </w:pPrChange>
      </w:pPr>
    </w:p>
    <w:p w14:paraId="5C846A3E" w14:textId="1D4ADDB8" w:rsidR="005816C7" w:rsidRPr="00BB0106" w:rsidDel="00133E1E" w:rsidRDefault="005816C7">
      <w:pPr>
        <w:ind w:firstLine="0"/>
        <w:jc w:val="center"/>
        <w:outlineLvl w:val="0"/>
        <w:rPr>
          <w:del w:id="860" w:author="Andries Pandia" w:date="2025-08-21T15:18:00Z"/>
          <w:b/>
          <w:noProof/>
          <w:lang w:val="id-ID"/>
          <w:rPrChange w:id="861" w:author="Andries Pandia" w:date="2025-08-26T08:27:00Z">
            <w:rPr>
              <w:del w:id="862" w:author="Andries Pandia" w:date="2025-08-21T15:18:00Z"/>
            </w:rPr>
          </w:rPrChange>
        </w:rPr>
        <w:pPrChange w:id="863" w:author="Andries Pandia" w:date="2025-08-21T17:04:00Z">
          <w:pPr/>
        </w:pPrChange>
      </w:pPr>
    </w:p>
    <w:p w14:paraId="5EECA696" w14:textId="655C9213" w:rsidR="00473991" w:rsidRPr="00BB0106" w:rsidDel="00133E1E" w:rsidRDefault="00473991">
      <w:pPr>
        <w:ind w:firstLine="0"/>
        <w:jc w:val="center"/>
        <w:outlineLvl w:val="0"/>
        <w:rPr>
          <w:del w:id="864" w:author="Andries Pandia" w:date="2025-08-21T15:18:00Z"/>
          <w:b/>
          <w:noProof/>
          <w:lang w:val="id-ID"/>
          <w:rPrChange w:id="865" w:author="Andries Pandia" w:date="2025-08-26T08:27:00Z">
            <w:rPr>
              <w:del w:id="866" w:author="Andries Pandia" w:date="2025-08-21T15:18:00Z"/>
            </w:rPr>
          </w:rPrChange>
        </w:rPr>
        <w:pPrChange w:id="867" w:author="Andries Pandia" w:date="2025-08-21T17:04:00Z">
          <w:pPr/>
        </w:pPrChange>
      </w:pPr>
    </w:p>
    <w:p w14:paraId="37BFAF12" w14:textId="4CAD2A80" w:rsidR="00473991" w:rsidRPr="00BB0106" w:rsidDel="00133E1E" w:rsidRDefault="00473991">
      <w:pPr>
        <w:ind w:firstLine="0"/>
        <w:jc w:val="center"/>
        <w:outlineLvl w:val="0"/>
        <w:rPr>
          <w:del w:id="868" w:author="Andries Pandia" w:date="2025-08-21T15:18:00Z"/>
          <w:b/>
          <w:noProof/>
          <w:lang w:val="id-ID"/>
          <w:rPrChange w:id="869" w:author="Andries Pandia" w:date="2025-08-26T08:27:00Z">
            <w:rPr>
              <w:del w:id="870" w:author="Andries Pandia" w:date="2025-08-21T15:18:00Z"/>
            </w:rPr>
          </w:rPrChange>
        </w:rPr>
        <w:pPrChange w:id="871" w:author="Andries Pandia" w:date="2025-08-21T17:04:00Z">
          <w:pPr/>
        </w:pPrChange>
      </w:pPr>
    </w:p>
    <w:p w14:paraId="76EA528E" w14:textId="08BEDB00" w:rsidR="00867577" w:rsidRPr="00BB0106" w:rsidDel="00133E1E" w:rsidRDefault="00867577">
      <w:pPr>
        <w:ind w:firstLine="0"/>
        <w:jc w:val="center"/>
        <w:outlineLvl w:val="0"/>
        <w:rPr>
          <w:del w:id="872" w:author="Andries Pandia" w:date="2025-08-21T15:18:00Z"/>
          <w:b/>
          <w:noProof/>
          <w:lang w:val="id-ID"/>
          <w:rPrChange w:id="873" w:author="Andries Pandia" w:date="2025-08-26T08:27:00Z">
            <w:rPr>
              <w:del w:id="874" w:author="Andries Pandia" w:date="2025-08-21T15:18:00Z"/>
            </w:rPr>
          </w:rPrChange>
        </w:rPr>
        <w:pPrChange w:id="875" w:author="Andries Pandia" w:date="2025-08-21T17:04:00Z">
          <w:pPr/>
        </w:pPrChange>
      </w:pPr>
    </w:p>
    <w:p w14:paraId="03E834AE" w14:textId="1C409641" w:rsidR="00F24D17" w:rsidRPr="00BB0106" w:rsidDel="00133E1E" w:rsidRDefault="00F24D17">
      <w:pPr>
        <w:ind w:firstLine="0"/>
        <w:jc w:val="center"/>
        <w:outlineLvl w:val="0"/>
        <w:rPr>
          <w:del w:id="876" w:author="Andries Pandia" w:date="2025-08-21T15:18:00Z"/>
          <w:b/>
          <w:noProof/>
          <w:lang w:val="id-ID"/>
          <w:rPrChange w:id="877" w:author="Andries Pandia" w:date="2025-08-26T08:27:00Z">
            <w:rPr>
              <w:del w:id="878" w:author="Andries Pandia" w:date="2025-08-21T15:18:00Z"/>
            </w:rPr>
          </w:rPrChange>
        </w:rPr>
        <w:pPrChange w:id="879" w:author="Andries Pandia" w:date="2025-08-21T17:04:00Z">
          <w:pPr/>
        </w:pPrChange>
      </w:pPr>
    </w:p>
    <w:p w14:paraId="06CE82AC" w14:textId="4A01438F" w:rsidR="00F24D17" w:rsidRPr="00BB0106" w:rsidDel="00133E1E" w:rsidRDefault="00F24D17">
      <w:pPr>
        <w:ind w:firstLine="0"/>
        <w:jc w:val="center"/>
        <w:outlineLvl w:val="0"/>
        <w:rPr>
          <w:del w:id="880" w:author="Andries Pandia" w:date="2025-08-21T15:18:00Z"/>
          <w:b/>
          <w:noProof/>
          <w:lang w:val="id-ID"/>
          <w:rPrChange w:id="881" w:author="Andries Pandia" w:date="2025-08-26T08:27:00Z">
            <w:rPr>
              <w:del w:id="882" w:author="Andries Pandia" w:date="2025-08-21T15:18:00Z"/>
            </w:rPr>
          </w:rPrChange>
        </w:rPr>
        <w:pPrChange w:id="883" w:author="Andries Pandia" w:date="2025-08-21T17:04:00Z">
          <w:pPr/>
        </w:pPrChange>
      </w:pPr>
    </w:p>
    <w:p w14:paraId="79C6FB78" w14:textId="0D3DD839" w:rsidR="00F24D17" w:rsidRPr="00BB0106" w:rsidDel="00133E1E" w:rsidRDefault="00F24D17">
      <w:pPr>
        <w:ind w:firstLine="0"/>
        <w:jc w:val="center"/>
        <w:outlineLvl w:val="0"/>
        <w:rPr>
          <w:del w:id="884" w:author="Andries Pandia" w:date="2025-08-21T15:18:00Z"/>
          <w:b/>
          <w:noProof/>
          <w:lang w:val="id-ID"/>
          <w:rPrChange w:id="885" w:author="Andries Pandia" w:date="2025-08-26T08:27:00Z">
            <w:rPr>
              <w:del w:id="886" w:author="Andries Pandia" w:date="2025-08-21T15:18:00Z"/>
            </w:rPr>
          </w:rPrChange>
        </w:rPr>
        <w:pPrChange w:id="887" w:author="Andries Pandia" w:date="2025-08-21T17:04:00Z">
          <w:pPr/>
        </w:pPrChange>
      </w:pPr>
    </w:p>
    <w:p w14:paraId="5558C6F6" w14:textId="204F1F65" w:rsidR="00F24D17" w:rsidRPr="00BB0106" w:rsidDel="00133E1E" w:rsidRDefault="00F24D17">
      <w:pPr>
        <w:ind w:firstLine="0"/>
        <w:jc w:val="center"/>
        <w:outlineLvl w:val="0"/>
        <w:rPr>
          <w:del w:id="888" w:author="Andries Pandia" w:date="2025-08-21T15:18:00Z"/>
          <w:b/>
          <w:noProof/>
          <w:lang w:val="id-ID"/>
          <w:rPrChange w:id="889" w:author="Andries Pandia" w:date="2025-08-26T08:27:00Z">
            <w:rPr>
              <w:del w:id="890" w:author="Andries Pandia" w:date="2025-08-21T15:18:00Z"/>
            </w:rPr>
          </w:rPrChange>
        </w:rPr>
        <w:pPrChange w:id="891" w:author="Andries Pandia" w:date="2025-08-21T17:04:00Z">
          <w:pPr/>
        </w:pPrChange>
      </w:pPr>
    </w:p>
    <w:p w14:paraId="2809A792" w14:textId="4EC55202" w:rsidR="00F24D17" w:rsidRPr="00BB0106" w:rsidDel="00133E1E" w:rsidRDefault="00F24D17">
      <w:pPr>
        <w:ind w:firstLine="0"/>
        <w:jc w:val="center"/>
        <w:outlineLvl w:val="0"/>
        <w:rPr>
          <w:del w:id="892" w:author="Andries Pandia" w:date="2025-08-21T15:18:00Z"/>
          <w:b/>
          <w:noProof/>
          <w:lang w:val="id-ID"/>
          <w:rPrChange w:id="893" w:author="Andries Pandia" w:date="2025-08-26T08:27:00Z">
            <w:rPr>
              <w:del w:id="894" w:author="Andries Pandia" w:date="2025-08-21T15:18:00Z"/>
            </w:rPr>
          </w:rPrChange>
        </w:rPr>
        <w:pPrChange w:id="895" w:author="Andries Pandia" w:date="2025-08-21T17:04:00Z">
          <w:pPr/>
        </w:pPrChange>
      </w:pPr>
    </w:p>
    <w:p w14:paraId="4259532F" w14:textId="2548DF80" w:rsidR="00F24D17" w:rsidRPr="00BB0106" w:rsidDel="00133E1E" w:rsidRDefault="00F24D17">
      <w:pPr>
        <w:ind w:firstLine="0"/>
        <w:jc w:val="center"/>
        <w:outlineLvl w:val="0"/>
        <w:rPr>
          <w:del w:id="896" w:author="Andries Pandia" w:date="2025-08-21T15:18:00Z"/>
          <w:b/>
          <w:noProof/>
          <w:lang w:val="id-ID"/>
          <w:rPrChange w:id="897" w:author="Andries Pandia" w:date="2025-08-26T08:27:00Z">
            <w:rPr>
              <w:del w:id="898" w:author="Andries Pandia" w:date="2025-08-21T15:18:00Z"/>
            </w:rPr>
          </w:rPrChange>
        </w:rPr>
        <w:pPrChange w:id="899" w:author="Andries Pandia" w:date="2025-08-21T17:04:00Z">
          <w:pPr/>
        </w:pPrChange>
      </w:pPr>
    </w:p>
    <w:p w14:paraId="6EDE93B5" w14:textId="4C1EAB53" w:rsidR="002D5E98" w:rsidRPr="00BB0106" w:rsidDel="00133E1E" w:rsidRDefault="002D5E98">
      <w:pPr>
        <w:ind w:firstLine="0"/>
        <w:jc w:val="center"/>
        <w:outlineLvl w:val="0"/>
        <w:rPr>
          <w:del w:id="900" w:author="Andries Pandia" w:date="2025-08-21T15:18:00Z"/>
          <w:b/>
          <w:noProof/>
          <w:lang w:val="id-ID"/>
          <w:rPrChange w:id="901" w:author="Andries Pandia" w:date="2025-08-26T08:27:00Z">
            <w:rPr>
              <w:del w:id="902" w:author="Andries Pandia" w:date="2025-08-21T15:18:00Z"/>
            </w:rPr>
          </w:rPrChange>
        </w:rPr>
        <w:pPrChange w:id="903" w:author="Andries Pandia" w:date="2025-08-21T17:04:00Z">
          <w:pPr/>
        </w:pPrChange>
      </w:pPr>
    </w:p>
    <w:p w14:paraId="7A25B10F" w14:textId="6680938F" w:rsidR="002D5E98" w:rsidRPr="00BB0106" w:rsidDel="00133E1E" w:rsidRDefault="002D5E98">
      <w:pPr>
        <w:ind w:firstLine="0"/>
        <w:jc w:val="center"/>
        <w:outlineLvl w:val="0"/>
        <w:rPr>
          <w:del w:id="904" w:author="Andries Pandia" w:date="2025-08-21T15:18:00Z"/>
          <w:b/>
          <w:noProof/>
          <w:lang w:val="id-ID"/>
          <w:rPrChange w:id="905" w:author="Andries Pandia" w:date="2025-08-26T08:27:00Z">
            <w:rPr>
              <w:del w:id="906" w:author="Andries Pandia" w:date="2025-08-21T15:18:00Z"/>
            </w:rPr>
          </w:rPrChange>
        </w:rPr>
        <w:pPrChange w:id="907" w:author="Andries Pandia" w:date="2025-08-21T17:04:00Z">
          <w:pPr/>
        </w:pPrChange>
      </w:pPr>
    </w:p>
    <w:p w14:paraId="5D8277FB" w14:textId="5974463D" w:rsidR="00F24D17" w:rsidRPr="00BB0106" w:rsidDel="00133E1E" w:rsidRDefault="00F24D17">
      <w:pPr>
        <w:ind w:firstLine="0"/>
        <w:jc w:val="center"/>
        <w:outlineLvl w:val="0"/>
        <w:rPr>
          <w:del w:id="908" w:author="Andries Pandia" w:date="2025-08-21T15:18:00Z"/>
          <w:b/>
          <w:noProof/>
          <w:lang w:val="id-ID"/>
          <w:rPrChange w:id="909" w:author="Andries Pandia" w:date="2025-08-26T08:27:00Z">
            <w:rPr>
              <w:del w:id="910" w:author="Andries Pandia" w:date="2025-08-21T15:18:00Z"/>
            </w:rPr>
          </w:rPrChange>
        </w:rPr>
        <w:pPrChange w:id="911" w:author="Andries Pandia" w:date="2025-08-21T17:04:00Z">
          <w:pPr/>
        </w:pPrChange>
      </w:pPr>
    </w:p>
    <w:p w14:paraId="041CE0A4" w14:textId="745CE960" w:rsidR="001772BC" w:rsidRPr="00BB0106" w:rsidDel="00133E1E" w:rsidRDefault="001772BC">
      <w:pPr>
        <w:ind w:firstLine="0"/>
        <w:jc w:val="center"/>
        <w:outlineLvl w:val="0"/>
        <w:rPr>
          <w:del w:id="912" w:author="Andries Pandia" w:date="2025-08-21T15:18:00Z"/>
          <w:b/>
          <w:noProof/>
          <w:lang w:val="id-ID"/>
          <w:rPrChange w:id="913" w:author="Andries Pandia" w:date="2025-08-26T08:27:00Z">
            <w:rPr>
              <w:del w:id="914" w:author="Andries Pandia" w:date="2025-08-21T15:18:00Z"/>
            </w:rPr>
          </w:rPrChange>
        </w:rPr>
        <w:pPrChange w:id="915" w:author="Andries Pandia" w:date="2025-08-21T17:04:00Z">
          <w:pPr/>
        </w:pPrChange>
      </w:pPr>
    </w:p>
    <w:p w14:paraId="700A93BD" w14:textId="7273AB88" w:rsidR="00AF4743" w:rsidRPr="00BB0106" w:rsidDel="00133E1E" w:rsidRDefault="00AF4743">
      <w:pPr>
        <w:ind w:firstLine="0"/>
        <w:jc w:val="center"/>
        <w:outlineLvl w:val="0"/>
        <w:rPr>
          <w:del w:id="916" w:author="Andries Pandia" w:date="2025-08-21T15:18:00Z"/>
          <w:b/>
          <w:noProof/>
          <w:lang w:val="id-ID"/>
          <w:rPrChange w:id="917" w:author="Andries Pandia" w:date="2025-08-26T08:27:00Z">
            <w:rPr>
              <w:del w:id="918" w:author="Andries Pandia" w:date="2025-08-21T15:18:00Z"/>
            </w:rPr>
          </w:rPrChange>
        </w:rPr>
        <w:pPrChange w:id="919" w:author="Andries Pandia" w:date="2025-08-21T17:04:00Z">
          <w:pPr/>
        </w:pPrChange>
      </w:pPr>
    </w:p>
    <w:p w14:paraId="0F0EA696" w14:textId="14BFD646" w:rsidR="00AF4743" w:rsidRPr="00BB0106" w:rsidDel="00133E1E" w:rsidRDefault="00AF4743">
      <w:pPr>
        <w:ind w:firstLine="0"/>
        <w:jc w:val="center"/>
        <w:outlineLvl w:val="0"/>
        <w:rPr>
          <w:del w:id="920" w:author="Andries Pandia" w:date="2025-08-21T15:18:00Z"/>
          <w:b/>
          <w:noProof/>
          <w:lang w:val="id-ID"/>
          <w:rPrChange w:id="921" w:author="Andries Pandia" w:date="2025-08-26T08:27:00Z">
            <w:rPr>
              <w:del w:id="922" w:author="Andries Pandia" w:date="2025-08-21T15:18:00Z"/>
            </w:rPr>
          </w:rPrChange>
        </w:rPr>
        <w:pPrChange w:id="923" w:author="Andries Pandia" w:date="2025-08-21T17:04:00Z">
          <w:pPr/>
        </w:pPrChange>
      </w:pPr>
    </w:p>
    <w:p w14:paraId="14AC9DAF" w14:textId="23875A65" w:rsidR="00AF4743" w:rsidRPr="00BB0106" w:rsidDel="00133E1E" w:rsidRDefault="00AF4743">
      <w:pPr>
        <w:ind w:firstLine="0"/>
        <w:jc w:val="center"/>
        <w:outlineLvl w:val="0"/>
        <w:rPr>
          <w:del w:id="924" w:author="Andries Pandia" w:date="2025-08-21T15:18:00Z"/>
          <w:b/>
          <w:noProof/>
          <w:lang w:val="id-ID"/>
          <w:rPrChange w:id="925" w:author="Andries Pandia" w:date="2025-08-26T08:27:00Z">
            <w:rPr>
              <w:del w:id="926" w:author="Andries Pandia" w:date="2025-08-21T15:18:00Z"/>
            </w:rPr>
          </w:rPrChange>
        </w:rPr>
        <w:pPrChange w:id="927" w:author="Andries Pandia" w:date="2025-08-21T17:04:00Z">
          <w:pPr/>
        </w:pPrChange>
      </w:pPr>
    </w:p>
    <w:p w14:paraId="4FAC1291" w14:textId="77777777" w:rsidR="00BE6C11" w:rsidRPr="00BB0106" w:rsidRDefault="00BE6C11">
      <w:pPr>
        <w:ind w:firstLine="0"/>
        <w:jc w:val="center"/>
        <w:outlineLvl w:val="0"/>
        <w:rPr>
          <w:lang w:val="id-ID"/>
          <w:rPrChange w:id="928" w:author="Andries Pandia" w:date="2025-08-26T08:27:00Z">
            <w:rPr/>
          </w:rPrChange>
        </w:rPr>
        <w:pPrChange w:id="929" w:author="Andries Pandia" w:date="2025-08-21T17:04:00Z">
          <w:pPr>
            <w:pStyle w:val="Heading2"/>
          </w:pPr>
        </w:pPrChange>
      </w:pPr>
      <w:bookmarkStart w:id="930" w:name="_Toc205565575"/>
      <w:bookmarkStart w:id="931" w:name="_Toc205823097"/>
      <w:bookmarkStart w:id="932" w:name="_Toc205823169"/>
      <w:bookmarkStart w:id="933" w:name="_Toc206166252"/>
      <w:bookmarkStart w:id="934" w:name="_Toc206780683"/>
      <w:r w:rsidRPr="00BB0106">
        <w:rPr>
          <w:b/>
          <w:noProof/>
          <w:lang w:val="id-ID"/>
          <w:rPrChange w:id="935" w:author="Andries Pandia" w:date="2025-08-26T08:27:00Z">
            <w:rPr>
              <w:rFonts w:eastAsiaTheme="majorEastAsia" w:cstheme="majorBidi"/>
              <w:b/>
              <w:color w:val="000000"/>
              <w:spacing w:val="15"/>
              <w:szCs w:val="28"/>
              <w:lang w:val="en-US"/>
            </w:rPr>
          </w:rPrChange>
        </w:rPr>
        <w:t>KATA PENGANTAR</w:t>
      </w:r>
      <w:bookmarkEnd w:id="930"/>
      <w:bookmarkEnd w:id="931"/>
      <w:bookmarkEnd w:id="932"/>
      <w:bookmarkEnd w:id="933"/>
      <w:bookmarkEnd w:id="934"/>
    </w:p>
    <w:p w14:paraId="17511407" w14:textId="77777777" w:rsidR="00BE6C11" w:rsidRPr="00BB0106" w:rsidRDefault="00BE6C11" w:rsidP="002527F7">
      <w:pPr>
        <w:ind w:firstLine="0"/>
        <w:rPr>
          <w:noProof/>
          <w:lang w:val="id-ID"/>
          <w:rPrChange w:id="936" w:author="Andries Pandia" w:date="2025-08-26T08:27:00Z">
            <w:rPr/>
          </w:rPrChange>
        </w:rPr>
      </w:pPr>
    </w:p>
    <w:p w14:paraId="1C7A11BC" w14:textId="7EF3DF12" w:rsidR="00BE6C11" w:rsidRPr="00BB0106" w:rsidRDefault="00BE6C11" w:rsidP="009C6C36">
      <w:pPr>
        <w:rPr>
          <w:noProof/>
          <w:kern w:val="2"/>
          <w:lang w:val="id-ID"/>
          <w14:ligatures w14:val="standardContextual"/>
          <w:rPrChange w:id="937" w:author="Andries Pandia" w:date="2025-08-26T08:27:00Z">
            <w:rPr/>
          </w:rPrChange>
        </w:rPr>
      </w:pPr>
      <w:r w:rsidRPr="00BB0106">
        <w:rPr>
          <w:noProof/>
          <w:lang w:val="id-ID"/>
          <w:rPrChange w:id="938" w:author="Andries Pandia" w:date="2025-08-26T08:27:00Z">
            <w:rPr/>
          </w:rPrChange>
        </w:rPr>
        <w:t xml:space="preserve">Segala puji dan syukur ke hadirat Tuhan Yesus Kristus yang telah memberikan berkat, anugerah, dan karunia yang melimpah, sehingga penulis dapat menyelesaikan Penulisan Ilmiah ini. Penulisan Ilmiah ini disusun guna melengkapi sebagian syarat dalam mencapai gelar Setara Sarjana Muda pada jurusan Sistem Informasi, Fakultas Ilmu Komputer dan Teknologi Informasi, Universitas Gunadarma. Adapun judul Penulisan Ilmiah ini adalah: </w:t>
      </w:r>
      <w:r w:rsidR="00070B5E" w:rsidRPr="00BB0106">
        <w:rPr>
          <w:noProof/>
          <w:lang w:val="id-ID"/>
          <w:rPrChange w:id="939" w:author="Andries Pandia" w:date="2025-08-26T08:27:00Z">
            <w:rPr/>
          </w:rPrChange>
        </w:rPr>
        <w:t>“</w:t>
      </w:r>
      <w:ins w:id="940" w:author="Andries Pandia" w:date="2025-08-21T15:20:00Z">
        <w:r w:rsidR="00133E1E" w:rsidRPr="00BB0106">
          <w:rPr>
            <w:noProof/>
            <w:lang w:val="id-ID"/>
            <w:rPrChange w:id="941" w:author="Andries Pandia" w:date="2025-08-26T08:27:00Z">
              <w:rPr/>
            </w:rPrChange>
          </w:rPr>
          <w:t>Analisis Kuantitatif dan Visualisasi Human Trafficking</w:t>
        </w:r>
      </w:ins>
      <w:ins w:id="942" w:author="Andries Pandia" w:date="2025-08-21T16:55:00Z">
        <w:r w:rsidR="005021C3" w:rsidRPr="00BB0106">
          <w:rPr>
            <w:lang w:val="en-ID"/>
            <w:rPrChange w:id="943" w:author="Andries Pandia" w:date="2025-08-26T08:27:00Z">
              <w:rPr>
                <w:rFonts w:eastAsiaTheme="majorEastAsia" w:cstheme="majorBidi"/>
                <w:b/>
                <w:color w:val="000000"/>
                <w:spacing w:val="15"/>
                <w:szCs w:val="28"/>
                <w:lang w:val="en-US"/>
              </w:rPr>
            </w:rPrChange>
          </w:rPr>
          <w:t>.</w:t>
        </w:r>
      </w:ins>
      <w:del w:id="944" w:author="Andries Pandia" w:date="2025-08-21T15:20:00Z">
        <w:r w:rsidR="00070B5E" w:rsidRPr="00BB0106" w:rsidDel="00133E1E">
          <w:rPr>
            <w:noProof/>
            <w:lang w:val="id-ID"/>
            <w:rPrChange w:id="945" w:author="Andries Pandia" w:date="2025-08-26T08:27:00Z">
              <w:rPr/>
            </w:rPrChange>
          </w:rPr>
          <w:delText xml:space="preserve">judul </w:delText>
        </w:r>
      </w:del>
      <w:r w:rsidR="00070B5E" w:rsidRPr="00BB0106">
        <w:t>“</w:t>
      </w:r>
    </w:p>
    <w:p w14:paraId="12070DD3" w14:textId="15E90B57" w:rsidR="00BE6C11" w:rsidRPr="00BB0106" w:rsidRDefault="00BE6C11" w:rsidP="009C6C36">
      <w:pPr>
        <w:rPr>
          <w:noProof/>
          <w:kern w:val="2"/>
          <w:lang w:val="id-ID"/>
          <w14:ligatures w14:val="standardContextual"/>
          <w:rPrChange w:id="946" w:author="Andries Pandia" w:date="2025-08-26T08:27:00Z">
            <w:rPr/>
          </w:rPrChange>
        </w:rPr>
      </w:pPr>
      <w:r w:rsidRPr="00BB0106">
        <w:rPr>
          <w:noProof/>
          <w:lang w:val="id-ID"/>
          <w:rPrChange w:id="947" w:author="Andries Pandia" w:date="2025-08-26T08:27:00Z">
            <w:rPr/>
          </w:rPrChange>
        </w:rPr>
        <w:t>Walaupun banyak kesulitan yang penulis hadapi selama proses penyusunan Penulisan Ilmiah ini, namun berkat bantuan, doa, dan dorongan dari berbagai pihak, akhirnya karya ini dapat diselesaikan dengan baik</w:t>
      </w:r>
      <w:ins w:id="948" w:author="Andries Pandia" w:date="2025-08-21T17:04:00Z">
        <w:r w:rsidR="00F547C2" w:rsidRPr="00BB0106">
          <w:rPr>
            <w:noProof/>
            <w:lang w:val="id-ID"/>
            <w:rPrChange w:id="949" w:author="Andries Pandia" w:date="2025-08-26T08:27:00Z">
              <w:rPr>
                <w:rFonts w:eastAsiaTheme="majorEastAsia" w:cstheme="majorBidi"/>
                <w:b/>
                <w:color w:val="000000"/>
                <w:spacing w:val="15"/>
                <w:szCs w:val="28"/>
                <w:lang w:val="en-US"/>
              </w:rPr>
            </w:rPrChange>
          </w:rPr>
          <w:t xml:space="preserve">. </w:t>
        </w:r>
      </w:ins>
      <w:del w:id="950" w:author="Andries Pandia" w:date="2025-08-21T17:04:00Z">
        <w:r w:rsidRPr="00BB0106" w:rsidDel="00F547C2">
          <w:delText xml:space="preserve">. </w:delText>
        </w:r>
      </w:del>
      <w:proofErr w:type="spellStart"/>
      <w:r w:rsidRPr="00BB0106">
        <w:t>Untuk</w:t>
      </w:r>
      <w:proofErr w:type="spellEnd"/>
      <w:r w:rsidRPr="00BB0106">
        <w:t xml:space="preserve"> </w:t>
      </w:r>
      <w:proofErr w:type="spellStart"/>
      <w:r w:rsidRPr="00BB0106">
        <w:t>itu</w:t>
      </w:r>
      <w:proofErr w:type="spellEnd"/>
      <w:r w:rsidRPr="00BB0106">
        <w:t xml:space="preserve">, </w:t>
      </w:r>
      <w:proofErr w:type="spellStart"/>
      <w:r w:rsidRPr="00BB0106">
        <w:t>penulis</w:t>
      </w:r>
      <w:proofErr w:type="spellEnd"/>
      <w:r w:rsidRPr="00BB0106">
        <w:t xml:space="preserve"> </w:t>
      </w:r>
      <w:proofErr w:type="spellStart"/>
      <w:r w:rsidRPr="00BB0106">
        <w:t>menyampaikan</w:t>
      </w:r>
      <w:proofErr w:type="spellEnd"/>
      <w:r w:rsidRPr="00BB0106">
        <w:t xml:space="preserve"> </w:t>
      </w:r>
      <w:proofErr w:type="spellStart"/>
      <w:r w:rsidRPr="00BB0106">
        <w:t>terima</w:t>
      </w:r>
      <w:proofErr w:type="spellEnd"/>
      <w:r w:rsidRPr="00BB0106">
        <w:t xml:space="preserve"> </w:t>
      </w:r>
      <w:proofErr w:type="spellStart"/>
      <w:r w:rsidRPr="00BB0106">
        <w:t>kasih</w:t>
      </w:r>
      <w:proofErr w:type="spellEnd"/>
      <w:r w:rsidRPr="00BB0106">
        <w:t xml:space="preserve"> dan </w:t>
      </w:r>
      <w:proofErr w:type="spellStart"/>
      <w:r w:rsidRPr="00BB0106">
        <w:t>penghargaan</w:t>
      </w:r>
      <w:proofErr w:type="spellEnd"/>
      <w:r w:rsidRPr="00BB0106">
        <w:t xml:space="preserve"> yang </w:t>
      </w:r>
      <w:proofErr w:type="spellStart"/>
      <w:r w:rsidRPr="00BB0106">
        <w:t>sebesar-besarnya</w:t>
      </w:r>
      <w:proofErr w:type="spellEnd"/>
      <w:r w:rsidRPr="00BB0106">
        <w:t xml:space="preserve"> </w:t>
      </w:r>
      <w:proofErr w:type="spellStart"/>
      <w:r w:rsidRPr="00BB0106">
        <w:t>kepada</w:t>
      </w:r>
      <w:proofErr w:type="spellEnd"/>
      <w:r w:rsidRPr="00BB0106">
        <w:t>:</w:t>
      </w:r>
    </w:p>
    <w:p w14:paraId="33AA17CB" w14:textId="77777777" w:rsidR="00BE6C11" w:rsidRPr="00BB0106" w:rsidRDefault="00BE6C11" w:rsidP="002527F7">
      <w:pPr>
        <w:pStyle w:val="ListParagraph"/>
        <w:numPr>
          <w:ilvl w:val="0"/>
          <w:numId w:val="1"/>
        </w:numPr>
        <w:ind w:firstLine="0"/>
      </w:pPr>
      <w:r w:rsidRPr="00BB0106">
        <w:t>Prof. Dr. E.S. Margianti, SE., MM., selaku Rektor Universitas</w:t>
      </w:r>
      <w:r w:rsidR="005816C7" w:rsidRPr="00BB0106">
        <w:t xml:space="preserve"> </w:t>
      </w:r>
      <w:r w:rsidRPr="00BB0106">
        <w:t>Gunadarma. </w:t>
      </w:r>
    </w:p>
    <w:p w14:paraId="1F5F8CCE" w14:textId="66B8BACA" w:rsidR="00BE6C11" w:rsidRPr="00BB0106" w:rsidRDefault="00BE6C11" w:rsidP="002527F7">
      <w:pPr>
        <w:pStyle w:val="ListParagraph"/>
        <w:numPr>
          <w:ilvl w:val="0"/>
          <w:numId w:val="1"/>
        </w:numPr>
        <w:ind w:firstLine="0"/>
      </w:pPr>
      <w:r w:rsidRPr="00BB0106">
        <w:t>Prof. Dr.</w:t>
      </w:r>
      <w:ins w:id="951" w:author="Andries Pandia" w:date="2025-08-21T15:21:00Z">
        <w:r w:rsidR="00133E1E" w:rsidRPr="00BB0106">
          <w:rPr>
            <w:rPrChange w:id="952" w:author="Andries Pandia" w:date="2025-08-26T08:27:00Z">
              <w:rPr>
                <w:rFonts w:eastAsiaTheme="majorEastAsia" w:cstheme="majorBidi"/>
                <w:b/>
                <w:color w:val="000000"/>
                <w:spacing w:val="15"/>
                <w:szCs w:val="28"/>
                <w:lang w:val="en-US"/>
              </w:rPr>
            </w:rPrChange>
          </w:rPr>
          <w:t xml:space="preserve"> </w:t>
        </w:r>
      </w:ins>
      <w:r w:rsidRPr="00BB0106">
        <w:t>rer-nat Achmad Benny Mutiara, selaku Dekan Fakultas</w:t>
      </w:r>
      <w:r w:rsidR="005816C7" w:rsidRPr="00BB0106">
        <w:t xml:space="preserve"> </w:t>
      </w:r>
      <w:r w:rsidRPr="00BB0106">
        <w:t>Ilmu Komputer dan  Teknologi Informasi Universitas Gunadarma. </w:t>
      </w:r>
    </w:p>
    <w:p w14:paraId="2FA98E4F" w14:textId="77777777" w:rsidR="00BE6C11" w:rsidRPr="00BB0106" w:rsidRDefault="00BE6C11" w:rsidP="002527F7">
      <w:pPr>
        <w:pStyle w:val="ListParagraph"/>
        <w:numPr>
          <w:ilvl w:val="0"/>
          <w:numId w:val="1"/>
        </w:numPr>
        <w:ind w:firstLine="0"/>
      </w:pPr>
      <w:r w:rsidRPr="00BB0106">
        <w:t>Dr. Setia Wirawan, SKom., MMSI., selaku Ketua Jurusan Sistem Informasi Fakultas Ilmu  Komputer dan Teknologi Informasi Universitas Gunadarma. </w:t>
      </w:r>
    </w:p>
    <w:p w14:paraId="16C52D84" w14:textId="4E6BFC38" w:rsidR="00BE6C11" w:rsidRPr="00BB0106" w:rsidRDefault="00BE6C11" w:rsidP="002527F7">
      <w:pPr>
        <w:pStyle w:val="ListParagraph"/>
        <w:numPr>
          <w:ilvl w:val="0"/>
          <w:numId w:val="1"/>
        </w:numPr>
        <w:ind w:firstLine="0"/>
      </w:pPr>
      <w:r w:rsidRPr="00BB0106">
        <w:t>Dr. Sri Nawangsari, SE., MM.</w:t>
      </w:r>
      <w:r w:rsidR="00DF54B0" w:rsidRPr="00BB0106">
        <w:t xml:space="preserve">, M.Ikom., </w:t>
      </w:r>
      <w:r w:rsidRPr="00BB0106">
        <w:t>selaku Kep</w:t>
      </w:r>
      <w:r w:rsidR="00DF54B0" w:rsidRPr="00BB0106">
        <w:t>ala Sub Bagian Sidang Penulisan</w:t>
      </w:r>
      <w:r w:rsidRPr="00BB0106">
        <w:t xml:space="preserve"> Ilmiah Universitas Gunadarma. </w:t>
      </w:r>
    </w:p>
    <w:p w14:paraId="256FD900" w14:textId="366000E9" w:rsidR="00BE6C11" w:rsidRPr="00BB0106" w:rsidRDefault="00496F70" w:rsidP="002527F7">
      <w:pPr>
        <w:pStyle w:val="ListParagraph"/>
        <w:numPr>
          <w:ilvl w:val="0"/>
          <w:numId w:val="1"/>
        </w:numPr>
        <w:ind w:firstLine="0"/>
      </w:pPr>
      <w:r w:rsidRPr="00BB0106">
        <w:t>Ibu Widya Khafa Nofa</w:t>
      </w:r>
      <w:r w:rsidR="00BE6C11" w:rsidRPr="00BB0106">
        <w:t>,</w:t>
      </w:r>
      <w:ins w:id="953" w:author="Andries Pandia" w:date="2025-08-21T15:22:00Z">
        <w:r w:rsidR="00133E1E" w:rsidRPr="00BB0106">
          <w:rPr>
            <w:rPrChange w:id="954" w:author="Andries Pandia" w:date="2025-08-26T08:27:00Z">
              <w:rPr>
                <w:rFonts w:eastAsiaTheme="majorEastAsia" w:cstheme="majorBidi"/>
                <w:b/>
                <w:color w:val="000000"/>
                <w:spacing w:val="15"/>
                <w:szCs w:val="28"/>
                <w:lang w:val="en-US"/>
              </w:rPr>
            </w:rPrChange>
          </w:rPr>
          <w:t xml:space="preserve"> </w:t>
        </w:r>
      </w:ins>
      <w:r w:rsidRPr="00BB0106">
        <w:t>S.Kom.,</w:t>
      </w:r>
      <w:ins w:id="955" w:author="Andries Pandia" w:date="2025-08-21T15:22:00Z">
        <w:r w:rsidR="00133E1E" w:rsidRPr="00BB0106">
          <w:rPr>
            <w:rPrChange w:id="956" w:author="Andries Pandia" w:date="2025-08-26T08:27:00Z">
              <w:rPr>
                <w:rFonts w:eastAsiaTheme="majorEastAsia" w:cstheme="majorBidi"/>
                <w:b/>
                <w:color w:val="000000"/>
                <w:spacing w:val="15"/>
                <w:szCs w:val="28"/>
                <w:lang w:val="en-US"/>
              </w:rPr>
            </w:rPrChange>
          </w:rPr>
          <w:t xml:space="preserve"> </w:t>
        </w:r>
      </w:ins>
      <w:r w:rsidRPr="00BB0106">
        <w:t>MMSI</w:t>
      </w:r>
      <w:r w:rsidR="00BE6C11" w:rsidRPr="00BB0106">
        <w:t xml:space="preserve"> sel</w:t>
      </w:r>
      <w:r w:rsidR="00DF54B0" w:rsidRPr="00BB0106">
        <w:t xml:space="preserve">aku Dosen Pembimbing yang telah banyak memberikan bimbingan, </w:t>
      </w:r>
      <w:r w:rsidR="00BE6C11" w:rsidRPr="00BB0106">
        <w:t>arahan dan waktu kepada Penulis selama proses pembuatan Penulisan Ilmiah berlangsung hingga selesai. </w:t>
      </w:r>
    </w:p>
    <w:p w14:paraId="1E868457" w14:textId="77777777" w:rsidR="00FA51AE" w:rsidRPr="00BB0106" w:rsidRDefault="00FA51AE" w:rsidP="002527F7">
      <w:pPr>
        <w:pStyle w:val="ListParagraph"/>
        <w:numPr>
          <w:ilvl w:val="0"/>
          <w:numId w:val="1"/>
        </w:numPr>
        <w:ind w:firstLine="0"/>
      </w:pPr>
      <w:r w:rsidRPr="00BB0106">
        <w:t>Segenap Dosen Universitas Gunadarma yang telah memberikan banyak pengetahuan kepada penulis. </w:t>
      </w:r>
    </w:p>
    <w:p w14:paraId="0E2B705B" w14:textId="3383F133" w:rsidR="00FA51AE" w:rsidRPr="00BB0106" w:rsidRDefault="00FA51AE" w:rsidP="002527F7">
      <w:pPr>
        <w:pStyle w:val="ListParagraph"/>
        <w:numPr>
          <w:ilvl w:val="0"/>
          <w:numId w:val="1"/>
        </w:numPr>
        <w:ind w:firstLine="0"/>
      </w:pPr>
      <w:r w:rsidRPr="00BB0106">
        <w:t>Grace Bellandina Lado Djami, yang senantiasa mendoakan, memberikan dukungan, serta bantuan kepada penulis sehingga ini dapat terselesaikan dengan baik.</w:t>
      </w:r>
    </w:p>
    <w:p w14:paraId="582C5003" w14:textId="1A3BAF3E" w:rsidR="00BE6C11" w:rsidRPr="00BB0106" w:rsidDel="00567C33" w:rsidRDefault="00BE6C11" w:rsidP="002527F7">
      <w:pPr>
        <w:pStyle w:val="ListParagraph"/>
        <w:numPr>
          <w:ilvl w:val="0"/>
          <w:numId w:val="1"/>
        </w:numPr>
        <w:ind w:firstLine="0"/>
        <w:rPr>
          <w:del w:id="957" w:author="Andries Pandia" w:date="2025-08-21T15:28:00Z"/>
        </w:rPr>
      </w:pPr>
      <w:r w:rsidRPr="00BB0106">
        <w:t>Teman-teman satu kelompok bimbingan Penulisan Ilmiah dan</w:t>
      </w:r>
      <w:r w:rsidR="005816C7" w:rsidRPr="00BB0106">
        <w:t xml:space="preserve"> </w:t>
      </w:r>
      <w:r w:rsidRPr="00BB0106">
        <w:t xml:space="preserve">kelompok belajar yang saling memberikan ilmu, memotivasi serta saling memeberikan </w:t>
      </w:r>
      <w:r w:rsidRPr="00BB0106">
        <w:lastRenderedPageBreak/>
        <w:t>semangat dan dukungan, dan dukungan serta mendoakan dalam pembuatan penulisan ilmiah ini dan semua pihak yang tidak bisa disebutkan satu</w:t>
      </w:r>
      <w:del w:id="958" w:author="Andries Pandia" w:date="2025-08-21T15:28:00Z">
        <w:r w:rsidRPr="00BB0106" w:rsidDel="00567C33">
          <w:delText>-</w:delText>
        </w:r>
      </w:del>
      <w:ins w:id="959" w:author="Andries Pandia" w:date="2025-08-21T15:28:00Z">
        <w:r w:rsidR="00567C33" w:rsidRPr="00BB0106">
          <w:rPr>
            <w:rPrChange w:id="960" w:author="Andries Pandia" w:date="2025-08-26T08:27:00Z">
              <w:rPr>
                <w:rFonts w:eastAsiaTheme="majorEastAsia" w:cstheme="majorBidi"/>
                <w:b/>
                <w:color w:val="000000"/>
                <w:spacing w:val="15"/>
                <w:szCs w:val="28"/>
                <w:lang w:val="en-US"/>
              </w:rPr>
            </w:rPrChange>
          </w:rPr>
          <w:t xml:space="preserve"> </w:t>
        </w:r>
      </w:ins>
      <w:r w:rsidRPr="00BB0106">
        <w:t>per</w:t>
      </w:r>
      <w:ins w:id="961" w:author="Andries Pandia" w:date="2025-08-21T15:28:00Z">
        <w:r w:rsidR="00567C33" w:rsidRPr="00BB0106">
          <w:rPr>
            <w:rPrChange w:id="962" w:author="Andries Pandia" w:date="2025-08-26T08:27:00Z">
              <w:rPr>
                <w:rFonts w:eastAsiaTheme="majorEastAsia" w:cstheme="majorBidi"/>
                <w:b/>
                <w:color w:val="000000"/>
                <w:spacing w:val="15"/>
                <w:szCs w:val="28"/>
                <w:lang w:val="en-US"/>
              </w:rPr>
            </w:rPrChange>
          </w:rPr>
          <w:t xml:space="preserve"> </w:t>
        </w:r>
      </w:ins>
      <w:r w:rsidRPr="00BB0106">
        <w:t>satu.</w:t>
      </w:r>
    </w:p>
    <w:p w14:paraId="3D836A34" w14:textId="77777777" w:rsidR="00867577" w:rsidRPr="00A96BCD" w:rsidRDefault="00867577">
      <w:pPr>
        <w:pStyle w:val="ListParagraph"/>
        <w:numPr>
          <w:ilvl w:val="0"/>
          <w:numId w:val="1"/>
        </w:numPr>
        <w:ind w:firstLine="0"/>
        <w:pPrChange w:id="963" w:author="Andries Pandia" w:date="2025-08-21T17:04:00Z">
          <w:pPr/>
        </w:pPrChange>
      </w:pPr>
    </w:p>
    <w:p w14:paraId="096FF06A" w14:textId="34BEB1D4" w:rsidR="00BE6C11" w:rsidRPr="00BB0106" w:rsidRDefault="00BE6C11" w:rsidP="009C6C36">
      <w:pPr>
        <w:rPr>
          <w:noProof/>
          <w:kern w:val="2"/>
          <w:lang w:val="id-ID"/>
          <w14:ligatures w14:val="standardContextual"/>
          <w:rPrChange w:id="964" w:author="Andries Pandia" w:date="2025-08-26T08:27:00Z">
            <w:rPr/>
          </w:rPrChange>
        </w:rPr>
      </w:pPr>
      <w:r w:rsidRPr="00BB0106">
        <w:rPr>
          <w:noProof/>
          <w:lang w:val="id-ID"/>
          <w:rPrChange w:id="965" w:author="Andries Pandia" w:date="2025-08-26T08:27:00Z">
            <w:rPr/>
          </w:rPrChange>
        </w:rPr>
        <w:t>Semoga Tuhan Yesus Kristus membalas segala kebaikan dari semua pihak yang telah membantu dalam penyusunan Penulisan Ilmiah ini. Penulis menyadari bahwa karya ini masih jauh dari sempurna, karena penulis hanyalah manusia biasa yang tidak luput dari kekurangan. Namun, besar harapan penulis bahwa dari kekurangan tersebut dapat menjadi pembelajaran untuk menjadi lebih baik di masa mendatang. Akhir kata, semoga Penulisan Ilmiah ini dapat memberikan manfaat bagi para pembaca dan menjadi berkat, terutama bagi penu</w:t>
      </w:r>
      <w:r w:rsidRPr="00BB0106">
        <w:rPr>
          <w:noProof/>
          <w:lang w:val="id-ID"/>
          <w:rPrChange w:id="966" w:author="Andries Pandia" w:date="2025-08-26T08:27:00Z">
            <w:rPr/>
          </w:rPrChange>
        </w:rPr>
        <w:t>lis sendiri dalam pengembangan ilmu dan iman.</w:t>
      </w:r>
    </w:p>
    <w:p w14:paraId="12B8E81C" w14:textId="5AAD48B2" w:rsidR="00172459" w:rsidRPr="00BB0106" w:rsidRDefault="00172459" w:rsidP="002527F7">
      <w:pPr>
        <w:ind w:firstLine="0"/>
        <w:rPr>
          <w:noProof/>
          <w:lang w:val="id-ID"/>
          <w:rPrChange w:id="967" w:author="Andries Pandia" w:date="2025-08-26T08:27:00Z">
            <w:rPr/>
          </w:rPrChange>
        </w:rPr>
      </w:pPr>
    </w:p>
    <w:p w14:paraId="44CABC4A" w14:textId="77777777" w:rsidR="00172459" w:rsidRPr="00BB0106" w:rsidRDefault="00172459" w:rsidP="002527F7">
      <w:pPr>
        <w:ind w:firstLine="0"/>
        <w:rPr>
          <w:noProof/>
          <w:lang w:val="id-ID"/>
          <w:rPrChange w:id="968" w:author="Andries Pandia" w:date="2025-08-26T08:27:00Z">
            <w:rPr/>
          </w:rPrChange>
        </w:rPr>
      </w:pPr>
    </w:p>
    <w:p w14:paraId="2666C0BE" w14:textId="77777777" w:rsidR="00BE6C11" w:rsidRPr="00BB0106" w:rsidRDefault="00BE6C11" w:rsidP="002527F7">
      <w:pPr>
        <w:ind w:firstLine="0"/>
        <w:rPr>
          <w:noProof/>
          <w:lang w:val="id-ID"/>
          <w:rPrChange w:id="969" w:author="Andries Pandia" w:date="2025-08-26T08:27:00Z">
            <w:rPr/>
          </w:rPrChange>
        </w:rPr>
      </w:pPr>
    </w:p>
    <w:p w14:paraId="4EFCEF45" w14:textId="7420DCC5" w:rsidR="00BE6C11" w:rsidRPr="00BB0106" w:rsidRDefault="009C6C36">
      <w:pPr>
        <w:ind w:left="3600"/>
        <w:jc w:val="left"/>
        <w:rPr>
          <w:noProof/>
          <w:lang w:val="id-ID"/>
          <w:rPrChange w:id="970" w:author="Andries Pandia" w:date="2025-08-26T08:27:00Z">
            <w:rPr/>
          </w:rPrChange>
        </w:rPr>
        <w:pPrChange w:id="971" w:author="Andries Pandia" w:date="2025-08-25T20:31:00Z">
          <w:pPr>
            <w:ind w:firstLine="0"/>
            <w:jc w:val="right"/>
          </w:pPr>
        </w:pPrChange>
      </w:pPr>
      <w:ins w:id="972" w:author="Andries Pandia" w:date="2025-08-25T20:37:00Z">
        <w:r w:rsidRPr="00BB0106">
          <w:rPr>
            <w:noProof/>
            <w:lang w:val="id-ID"/>
            <w:rPrChange w:id="973" w:author="Andries Pandia" w:date="2025-08-26T08:27:00Z">
              <w:rPr>
                <w:lang w:val="en-US"/>
              </w:rPr>
            </w:rPrChange>
          </w:rPr>
          <w:t xml:space="preserve"> </w:t>
        </w:r>
      </w:ins>
      <w:ins w:id="974" w:author="Andries Pandia" w:date="2025-08-25T20:31:00Z">
        <w:r w:rsidR="002527F7" w:rsidRPr="00BB0106">
          <w:rPr>
            <w:noProof/>
            <w:lang w:val="id-ID"/>
            <w:rPrChange w:id="975" w:author="Andries Pandia" w:date="2025-08-26T08:27:00Z">
              <w:rPr>
                <w:lang w:val="en-US"/>
              </w:rPr>
            </w:rPrChange>
          </w:rPr>
          <w:t xml:space="preserve">    </w:t>
        </w:r>
      </w:ins>
      <w:r w:rsidR="00BE6C11" w:rsidRPr="00BB0106">
        <w:t>Depok, Juni 2025</w:t>
      </w:r>
    </w:p>
    <w:p w14:paraId="58741763" w14:textId="7075603C" w:rsidR="00BE6C11" w:rsidRPr="00BB0106" w:rsidRDefault="00473991">
      <w:pPr>
        <w:ind w:left="4320"/>
        <w:jc w:val="left"/>
        <w:rPr>
          <w:noProof/>
          <w:kern w:val="2"/>
          <w:lang w:val="id-ID"/>
          <w14:ligatures w14:val="standardContextual"/>
          <w:rPrChange w:id="976" w:author="Andries Pandia" w:date="2025-08-26T08:27:00Z">
            <w:rPr/>
          </w:rPrChange>
        </w:rPr>
        <w:pPrChange w:id="977" w:author="Andries Pandia" w:date="2025-08-25T20:30:00Z">
          <w:pPr>
            <w:ind w:firstLine="0"/>
            <w:jc w:val="right"/>
          </w:pPr>
        </w:pPrChange>
      </w:pPr>
      <w:del w:id="978" w:author="Andries Pandia" w:date="2025-08-25T20:30:00Z">
        <w:r w:rsidRPr="00BB0106" w:rsidDel="002527F7">
          <w:rPr>
            <w:noProof/>
            <w:lang w:val="id-ID"/>
            <w:rPrChange w:id="979" w:author="Andries Pandia" w:date="2025-08-26T08:27:00Z">
              <w:rPr/>
            </w:rPrChange>
          </w:rPr>
          <w:delText xml:space="preserve">      </w:delText>
        </w:r>
      </w:del>
      <w:r w:rsidR="00BE6C11" w:rsidRPr="00BB0106">
        <w:rPr>
          <w:noProof/>
          <w:lang w:val="id-ID"/>
          <w:rPrChange w:id="980" w:author="Andries Pandia" w:date="2025-08-26T08:27:00Z">
            <w:rPr/>
          </w:rPrChange>
        </w:rPr>
        <w:t>Penyusun</w:t>
      </w:r>
    </w:p>
    <w:p w14:paraId="6A1D06FC" w14:textId="659BE6F5" w:rsidR="00867577" w:rsidRPr="00BB0106" w:rsidRDefault="00867577">
      <w:pPr>
        <w:ind w:firstLine="0"/>
        <w:jc w:val="left"/>
        <w:rPr>
          <w:noProof/>
          <w:lang w:val="id-ID"/>
          <w:rPrChange w:id="981" w:author="Andries Pandia" w:date="2025-08-26T08:27:00Z">
            <w:rPr/>
          </w:rPrChange>
        </w:rPr>
        <w:pPrChange w:id="982" w:author="Andries Pandia" w:date="2025-08-25T20:30:00Z">
          <w:pPr>
            <w:ind w:firstLine="0"/>
            <w:jc w:val="right"/>
          </w:pPr>
        </w:pPrChange>
      </w:pPr>
    </w:p>
    <w:p w14:paraId="54CC3339" w14:textId="77777777" w:rsidR="00F24D17" w:rsidRPr="00BB0106" w:rsidRDefault="00F24D17">
      <w:pPr>
        <w:ind w:firstLine="0"/>
        <w:jc w:val="left"/>
        <w:rPr>
          <w:noProof/>
          <w:lang w:val="id-ID"/>
          <w:rPrChange w:id="983" w:author="Andries Pandia" w:date="2025-08-26T08:27:00Z">
            <w:rPr/>
          </w:rPrChange>
        </w:rPr>
        <w:pPrChange w:id="984" w:author="Andries Pandia" w:date="2025-08-25T20:30:00Z">
          <w:pPr>
            <w:ind w:firstLine="0"/>
            <w:jc w:val="right"/>
          </w:pPr>
        </w:pPrChange>
      </w:pPr>
    </w:p>
    <w:p w14:paraId="5C978BCE" w14:textId="77777777" w:rsidR="00F24D17" w:rsidRPr="00BB0106" w:rsidRDefault="00F24D17">
      <w:pPr>
        <w:ind w:firstLine="0"/>
        <w:jc w:val="left"/>
        <w:rPr>
          <w:noProof/>
          <w:lang w:val="id-ID"/>
          <w:rPrChange w:id="985" w:author="Andries Pandia" w:date="2025-08-26T08:27:00Z">
            <w:rPr/>
          </w:rPrChange>
        </w:rPr>
        <w:pPrChange w:id="986" w:author="Andries Pandia" w:date="2025-08-25T20:30:00Z">
          <w:pPr>
            <w:ind w:firstLine="0"/>
            <w:jc w:val="right"/>
          </w:pPr>
        </w:pPrChange>
      </w:pPr>
    </w:p>
    <w:p w14:paraId="1F4952E8" w14:textId="083A74CC" w:rsidR="00000000" w:rsidRDefault="002527F7">
      <w:pPr>
        <w:ind w:left="3600" w:firstLine="0"/>
        <w:jc w:val="left"/>
        <w:rPr>
          <w:ins w:id="987" w:author="Andries Pandia" w:date="2025-08-21T15:28:00Z"/>
          <w:noProof/>
          <w:kern w:val="2"/>
          <w:lang w:val="id-ID"/>
          <w14:ligatures w14:val="standardContextual"/>
          <w:rPrChange w:id="988" w:author="Andries Pandia" w:date="2025-08-26T08:27:00Z">
            <w:rPr>
              <w:ins w:id="989" w:author="Andries Pandia" w:date="2025-08-21T15:28:00Z"/>
            </w:rPr>
          </w:rPrChange>
        </w:rPr>
        <w:sectPr w:rsidR="00000000" w:rsidSect="00B11190">
          <w:pgSz w:w="11906" w:h="16838" w:code="9"/>
          <w:pgMar w:top="2268" w:right="1701" w:bottom="1701" w:left="2268" w:header="720" w:footer="1134" w:gutter="0"/>
          <w:pgNumType w:fmt="lowerRoman" w:start="0"/>
          <w:cols w:space="720"/>
          <w:docGrid w:linePitch="326"/>
          <w:sectPrChange w:id="990" w:author="Andries Pandia" w:date="2025-08-22T17:12:00Z">
            <w:sectPr w:rsidR="00000000" w:rsidSect="00B11190">
              <w:pgSz w:code="0"/>
              <w:pgMar w:top="2268" w:right="1701" w:bottom="1701" w:left="2268" w:header="720" w:footer="720" w:gutter="0"/>
            </w:sectPr>
          </w:sectPrChange>
        </w:sectPr>
        <w:pPrChange w:id="991" w:author="Andries Pandia" w:date="2025-08-25T20:30:00Z">
          <w:pPr>
            <w:ind w:firstLine="0"/>
            <w:jc w:val="right"/>
          </w:pPr>
        </w:pPrChange>
      </w:pPr>
      <w:ins w:id="992" w:author="Andries Pandia" w:date="2025-08-25T20:31:00Z">
        <w:r w:rsidRPr="00BB0106">
          <w:rPr>
            <w:noProof/>
            <w:lang w:val="id-ID"/>
            <w:rPrChange w:id="993" w:author="Andries Pandia" w:date="2025-08-26T08:27:00Z">
              <w:rPr>
                <w:lang w:val="en-US"/>
              </w:rPr>
            </w:rPrChange>
          </w:rPr>
          <w:t xml:space="preserve">  </w:t>
        </w:r>
      </w:ins>
      <w:r w:rsidR="00BE6C11" w:rsidRPr="00BB0106">
        <w:rPr>
          <w:noProof/>
          <w:lang w:val="id-ID"/>
          <w:rPrChange w:id="994" w:author="Andries Pandia" w:date="2025-08-26T08:27:00Z">
            <w:rPr/>
          </w:rPrChange>
        </w:rPr>
        <w:t>(</w:t>
      </w:r>
      <w:r w:rsidR="00FC6597" w:rsidRPr="00BB0106">
        <w:rPr>
          <w:noProof/>
          <w:lang w:val="id-ID"/>
          <w:rPrChange w:id="995" w:author="Andries Pandia" w:date="2025-08-26T08:27:00Z">
            <w:rPr/>
          </w:rPrChange>
        </w:rPr>
        <w:t>Franzen Alexander Samuel Wattimena</w:t>
      </w:r>
      <w:r w:rsidR="00BE6C11" w:rsidRPr="00BB0106">
        <w:t>)</w:t>
      </w:r>
    </w:p>
    <w:p w14:paraId="5DE3B3E3" w14:textId="29539BD9" w:rsidR="000317A4" w:rsidRPr="00BB0106" w:rsidRDefault="000317A4">
      <w:pPr>
        <w:pStyle w:val="Heading1"/>
        <w:rPr>
          <w:ins w:id="996" w:author="Andries Pandia" w:date="2025-08-22T18:28:00Z"/>
        </w:rPr>
        <w:pPrChange w:id="997" w:author="Andries Pandia" w:date="2025-08-22T18:28:00Z">
          <w:pPr>
            <w:pStyle w:val="TOC1"/>
          </w:pPr>
        </w:pPrChange>
      </w:pPr>
      <w:bookmarkStart w:id="998" w:name="_Toc206780684"/>
      <w:ins w:id="999" w:author="Andries Pandia" w:date="2025-08-22T18:28:00Z">
        <w:r w:rsidRPr="00BB0106">
          <w:lastRenderedPageBreak/>
          <w:t>DAFTAR ISI</w:t>
        </w:r>
        <w:bookmarkEnd w:id="998"/>
      </w:ins>
    </w:p>
    <w:p w14:paraId="51188676" w14:textId="77777777" w:rsidR="000317A4" w:rsidRPr="00BB0106" w:rsidRDefault="000317A4">
      <w:pPr>
        <w:ind w:firstLine="0"/>
        <w:rPr>
          <w:ins w:id="1000" w:author="Andries Pandia" w:date="2025-08-22T18:28:00Z"/>
          <w:lang w:val="id-ID"/>
          <w:rPrChange w:id="1001" w:author="Andries Pandia" w:date="2025-08-26T08:27:00Z">
            <w:rPr>
              <w:ins w:id="1002" w:author="Andries Pandia" w:date="2025-08-22T18:28:00Z"/>
            </w:rPr>
          </w:rPrChange>
        </w:rPr>
        <w:pPrChange w:id="1003" w:author="Andries Pandia" w:date="2025-08-22T18:28:00Z">
          <w:pPr>
            <w:pStyle w:val="TOC1"/>
          </w:pPr>
        </w:pPrChange>
      </w:pPr>
    </w:p>
    <w:p w14:paraId="0378EC93" w14:textId="77777777" w:rsidR="000317A4" w:rsidRPr="00BB0106" w:rsidRDefault="000317A4" w:rsidP="002527F7">
      <w:pPr>
        <w:pStyle w:val="TOC1"/>
        <w:ind w:firstLine="0"/>
        <w:rPr>
          <w:ins w:id="1004" w:author="Andries Pandia" w:date="2025-08-22T18:28:00Z"/>
          <w:lang w:val="id-ID"/>
          <w:rPrChange w:id="1005" w:author="Andries Pandia" w:date="2025-08-26T08:27:00Z">
            <w:rPr>
              <w:ins w:id="1006" w:author="Andries Pandia" w:date="2025-08-22T18:28:00Z"/>
            </w:rPr>
          </w:rPrChange>
        </w:rPr>
      </w:pPr>
    </w:p>
    <w:p w14:paraId="6590BF01" w14:textId="60944789" w:rsidR="0099148D" w:rsidRPr="00BB0106" w:rsidRDefault="009A411B" w:rsidP="009C6C36">
      <w:pPr>
        <w:pStyle w:val="TOC1"/>
        <w:spacing w:line="240" w:lineRule="auto"/>
        <w:ind w:firstLine="0"/>
        <w:rPr>
          <w:ins w:id="1007" w:author="Andries Pandia" w:date="2025-08-22T18:44:00Z"/>
          <w:rFonts w:asciiTheme="minorHAnsi" w:eastAsiaTheme="minorEastAsia" w:hAnsiTheme="minorHAnsi" w:cstheme="minorBidi"/>
          <w:b w:val="0"/>
          <w:bCs w:val="0"/>
          <w:iCs w:val="0"/>
          <w:kern w:val="0"/>
          <w:sz w:val="22"/>
          <w:szCs w:val="22"/>
          <w:lang w:val="id-ID"/>
          <w14:ligatures w14:val="none"/>
          <w:rPrChange w:id="1008" w:author="Andries Pandia" w:date="2025-08-26T08:27:00Z">
            <w:rPr>
              <w:ins w:id="1009" w:author="Andries Pandia" w:date="2025-08-22T18:44:00Z"/>
              <w:rFonts w:eastAsiaTheme="minorEastAsia" w:cstheme="minorBidi"/>
              <w:b w:val="0"/>
              <w:bCs w:val="0"/>
              <w:iCs w:val="0"/>
              <w:kern w:val="0"/>
              <w:sz w:val="22"/>
              <w:szCs w:val="22"/>
              <w14:ligatures w14:val="none"/>
            </w:rPr>
          </w:rPrChange>
        </w:rPr>
      </w:pPr>
      <w:ins w:id="1010" w:author="Andries Pandia" w:date="2025-08-22T18:27:00Z">
        <w:r w:rsidRPr="00BB0106">
          <w:rPr>
            <w:lang w:val="id-ID"/>
            <w:rPrChange w:id="1011" w:author="Andries Pandia" w:date="2025-08-26T08:27:00Z">
              <w:rPr>
                <w:lang w:val="en-US"/>
              </w:rPr>
            </w:rPrChange>
          </w:rPr>
          <w:fldChar w:fldCharType="begin"/>
        </w:r>
        <w:r w:rsidRPr="00BB0106">
          <w:rPr>
            <w:lang w:val="id-ID"/>
            <w:rPrChange w:id="1012" w:author="Andries Pandia" w:date="2025-08-26T08:27:00Z">
              <w:rPr/>
            </w:rPrChange>
          </w:rPr>
          <w:instrText xml:space="preserve"> TOC \o "1-3" \h \z \u </w:instrText>
        </w:r>
      </w:ins>
      <w:r w:rsidRPr="00BB0106">
        <w:rPr>
          <w:lang w:val="id-ID"/>
          <w:rPrChange w:id="1013" w:author="Andries Pandia" w:date="2025-08-26T08:27:00Z">
            <w:rPr>
              <w:rFonts w:eastAsiaTheme="majorEastAsia" w:cstheme="majorBidi"/>
              <w:iCs w:val="0"/>
              <w:color w:val="000000"/>
              <w:spacing w:val="-10"/>
              <w:kern w:val="0"/>
              <w:sz w:val="28"/>
              <w:szCs w:val="28"/>
              <w14:ligatures w14:val="none"/>
            </w:rPr>
          </w:rPrChange>
        </w:rPr>
        <w:fldChar w:fldCharType="separate"/>
      </w:r>
      <w:ins w:id="1014" w:author="Andries Pandia" w:date="2025-08-22T18:44:00Z">
        <w:r w:rsidR="0099148D" w:rsidRPr="00BB0106">
          <w:rPr>
            <w:rStyle w:val="Hyperlink"/>
            <w:lang w:val="id-ID"/>
            <w:rPrChange w:id="1015" w:author="Andries Pandia" w:date="2025-08-26T08:27:00Z">
              <w:rPr>
                <w:rStyle w:val="Hyperlink"/>
              </w:rPr>
            </w:rPrChange>
          </w:rPr>
          <w:fldChar w:fldCharType="begin"/>
        </w:r>
        <w:r w:rsidR="0099148D" w:rsidRPr="00BB0106">
          <w:rPr>
            <w:rStyle w:val="Hyperlink"/>
            <w:lang w:val="id-ID"/>
            <w:rPrChange w:id="1016" w:author="Andries Pandia" w:date="2025-08-26T08:27:00Z">
              <w:rPr>
                <w:rStyle w:val="Hyperlink"/>
              </w:rPr>
            </w:rPrChange>
          </w:rPr>
          <w:instrText xml:space="preserve"> </w:instrText>
        </w:r>
        <w:r w:rsidR="0099148D" w:rsidRPr="00BB0106">
          <w:rPr>
            <w:lang w:val="id-ID"/>
            <w:rPrChange w:id="1017" w:author="Andries Pandia" w:date="2025-08-26T08:27:00Z">
              <w:rPr/>
            </w:rPrChange>
          </w:rPr>
          <w:instrText>HYPERLINK \l "_Toc206780679"</w:instrText>
        </w:r>
        <w:r w:rsidR="0099148D" w:rsidRPr="00BB0106">
          <w:rPr>
            <w:rStyle w:val="Hyperlink"/>
            <w:lang w:val="id-ID"/>
            <w:rPrChange w:id="1018" w:author="Andries Pandia" w:date="2025-08-26T08:27:00Z">
              <w:rPr>
                <w:rStyle w:val="Hyperlink"/>
              </w:rPr>
            </w:rPrChange>
          </w:rPr>
          <w:instrText xml:space="preserve"> </w:instrText>
        </w:r>
        <w:r w:rsidR="0099148D" w:rsidRPr="00BB0106">
          <w:rPr>
            <w:rStyle w:val="Hyperlink"/>
            <w:lang w:val="id-ID"/>
            <w:rPrChange w:id="1019" w:author="Andries Pandia" w:date="2025-08-26T08:27:00Z">
              <w:rPr>
                <w:rStyle w:val="Hyperlink"/>
              </w:rPr>
            </w:rPrChange>
          </w:rPr>
        </w:r>
        <w:r w:rsidR="0099148D" w:rsidRPr="00BB0106">
          <w:rPr>
            <w:rStyle w:val="Hyperlink"/>
            <w:lang w:val="id-ID"/>
            <w:rPrChange w:id="1020" w:author="Andries Pandia" w:date="2025-08-26T08:27:00Z">
              <w:rPr>
                <w:rStyle w:val="Hyperlink"/>
              </w:rPr>
            </w:rPrChange>
          </w:rPr>
          <w:fldChar w:fldCharType="separate"/>
        </w:r>
        <w:r w:rsidR="0099148D" w:rsidRPr="00BB0106">
          <w:rPr>
            <w:rStyle w:val="Hyperlink"/>
            <w:lang w:val="id-ID"/>
            <w:rPrChange w:id="1021" w:author="Andries Pandia" w:date="2025-08-26T08:27:00Z">
              <w:rPr>
                <w:rStyle w:val="Hyperlink"/>
              </w:rPr>
            </w:rPrChange>
          </w:rPr>
          <w:t>PERNYATAAN ORSINALITAS DAN PUBLIKASI</w:t>
        </w:r>
        <w:r w:rsidR="0099148D" w:rsidRPr="00BB0106">
          <w:rPr>
            <w:webHidden/>
            <w:lang w:val="id-ID"/>
            <w:rPrChange w:id="1022" w:author="Andries Pandia" w:date="2025-08-26T08:27:00Z">
              <w:rPr>
                <w:webHidden/>
              </w:rPr>
            </w:rPrChange>
          </w:rPr>
          <w:tab/>
        </w:r>
        <w:r w:rsidR="0099148D" w:rsidRPr="00BB0106">
          <w:rPr>
            <w:webHidden/>
            <w:lang w:val="id-ID"/>
            <w:rPrChange w:id="1023" w:author="Andries Pandia" w:date="2025-08-26T08:27:00Z">
              <w:rPr>
                <w:webHidden/>
              </w:rPr>
            </w:rPrChange>
          </w:rPr>
          <w:fldChar w:fldCharType="begin"/>
        </w:r>
        <w:r w:rsidR="0099148D" w:rsidRPr="00BB0106">
          <w:rPr>
            <w:webHidden/>
            <w:lang w:val="id-ID"/>
            <w:rPrChange w:id="1024" w:author="Andries Pandia" w:date="2025-08-26T08:27:00Z">
              <w:rPr>
                <w:webHidden/>
              </w:rPr>
            </w:rPrChange>
          </w:rPr>
          <w:instrText xml:space="preserve"> PAGEREF _Toc206780679 \h </w:instrText>
        </w:r>
      </w:ins>
      <w:r w:rsidR="0099148D" w:rsidRPr="00BB0106">
        <w:rPr>
          <w:webHidden/>
          <w:lang w:val="id-ID"/>
          <w:rPrChange w:id="1025" w:author="Andries Pandia" w:date="2025-08-26T08:27:00Z">
            <w:rPr>
              <w:webHidden/>
            </w:rPr>
          </w:rPrChange>
        </w:rPr>
      </w:r>
      <w:r w:rsidR="0099148D" w:rsidRPr="00BB0106">
        <w:rPr>
          <w:webHidden/>
          <w:lang w:val="id-ID"/>
          <w:rPrChange w:id="1026" w:author="Andries Pandia" w:date="2025-08-26T08:27:00Z">
            <w:rPr>
              <w:webHidden/>
            </w:rPr>
          </w:rPrChange>
        </w:rPr>
        <w:fldChar w:fldCharType="separate"/>
      </w:r>
      <w:ins w:id="1027" w:author="grace bellandina" w:date="2025-08-26T09:54:00Z" w16du:dateUtc="2025-08-26T02:54:00Z">
        <w:r w:rsidR="00A96BCD">
          <w:rPr>
            <w:webHidden/>
            <w:lang w:val="id-ID"/>
          </w:rPr>
          <w:t>ii</w:t>
        </w:r>
      </w:ins>
      <w:del w:id="1028" w:author="grace bellandina" w:date="2025-08-26T09:54:00Z" w16du:dateUtc="2025-08-26T02:54:00Z">
        <w:r w:rsidR="00022F35" w:rsidDel="00A96BCD">
          <w:rPr>
            <w:webHidden/>
            <w:lang w:val="id-ID"/>
          </w:rPr>
          <w:delText>iv</w:delText>
        </w:r>
      </w:del>
      <w:ins w:id="1029" w:author="Andries Pandia" w:date="2025-08-22T18:44:00Z">
        <w:r w:rsidR="0099148D" w:rsidRPr="00BB0106">
          <w:rPr>
            <w:webHidden/>
            <w:lang w:val="id-ID"/>
            <w:rPrChange w:id="1030" w:author="Andries Pandia" w:date="2025-08-26T08:27:00Z">
              <w:rPr>
                <w:webHidden/>
              </w:rPr>
            </w:rPrChange>
          </w:rPr>
          <w:fldChar w:fldCharType="end"/>
        </w:r>
        <w:r w:rsidR="0099148D" w:rsidRPr="00BB0106">
          <w:rPr>
            <w:rStyle w:val="Hyperlink"/>
            <w:lang w:val="id-ID"/>
            <w:rPrChange w:id="1031" w:author="Andries Pandia" w:date="2025-08-26T08:27:00Z">
              <w:rPr>
                <w:rStyle w:val="Hyperlink"/>
              </w:rPr>
            </w:rPrChange>
          </w:rPr>
          <w:fldChar w:fldCharType="end"/>
        </w:r>
      </w:ins>
    </w:p>
    <w:p w14:paraId="7CFC83DE" w14:textId="341EC4B4" w:rsidR="0099148D" w:rsidRPr="00BB0106" w:rsidRDefault="0099148D" w:rsidP="00DE1947">
      <w:pPr>
        <w:pStyle w:val="TOC1"/>
        <w:spacing w:line="240" w:lineRule="auto"/>
        <w:ind w:firstLine="0"/>
        <w:rPr>
          <w:ins w:id="1032" w:author="Andries Pandia" w:date="2025-08-22T18:44:00Z"/>
          <w:rFonts w:asciiTheme="minorHAnsi" w:eastAsiaTheme="minorEastAsia" w:hAnsiTheme="minorHAnsi" w:cstheme="minorBidi"/>
          <w:b w:val="0"/>
          <w:bCs w:val="0"/>
          <w:iCs w:val="0"/>
          <w:kern w:val="0"/>
          <w:sz w:val="22"/>
          <w:szCs w:val="22"/>
          <w:lang w:val="id-ID"/>
          <w14:ligatures w14:val="none"/>
          <w:rPrChange w:id="1033" w:author="Andries Pandia" w:date="2025-08-26T08:27:00Z">
            <w:rPr>
              <w:ins w:id="1034" w:author="Andries Pandia" w:date="2025-08-22T18:44:00Z"/>
              <w:rFonts w:eastAsiaTheme="minorEastAsia" w:cstheme="minorBidi"/>
              <w:b w:val="0"/>
              <w:bCs w:val="0"/>
              <w:iCs w:val="0"/>
              <w:kern w:val="0"/>
              <w:sz w:val="22"/>
              <w:szCs w:val="22"/>
              <w14:ligatures w14:val="none"/>
            </w:rPr>
          </w:rPrChange>
        </w:rPr>
      </w:pPr>
      <w:ins w:id="1035" w:author="Andries Pandia" w:date="2025-08-22T18:44:00Z">
        <w:r w:rsidRPr="00BB0106">
          <w:rPr>
            <w:rStyle w:val="Hyperlink"/>
            <w:lang w:val="id-ID"/>
            <w:rPrChange w:id="1036" w:author="Andries Pandia" w:date="2025-08-26T08:27:00Z">
              <w:rPr>
                <w:rStyle w:val="Hyperlink"/>
              </w:rPr>
            </w:rPrChange>
          </w:rPr>
          <w:fldChar w:fldCharType="begin"/>
        </w:r>
        <w:r w:rsidRPr="00BB0106">
          <w:rPr>
            <w:rStyle w:val="Hyperlink"/>
            <w:lang w:val="id-ID"/>
            <w:rPrChange w:id="1037" w:author="Andries Pandia" w:date="2025-08-26T08:27:00Z">
              <w:rPr>
                <w:rStyle w:val="Hyperlink"/>
              </w:rPr>
            </w:rPrChange>
          </w:rPr>
          <w:instrText xml:space="preserve"> </w:instrText>
        </w:r>
        <w:r w:rsidRPr="00BB0106">
          <w:rPr>
            <w:lang w:val="id-ID"/>
            <w:rPrChange w:id="1038" w:author="Andries Pandia" w:date="2025-08-26T08:27:00Z">
              <w:rPr/>
            </w:rPrChange>
          </w:rPr>
          <w:instrText>HYPERLINK \l "_Toc206780680"</w:instrText>
        </w:r>
        <w:r w:rsidRPr="00BB0106">
          <w:rPr>
            <w:rStyle w:val="Hyperlink"/>
            <w:lang w:val="id-ID"/>
            <w:rPrChange w:id="1039" w:author="Andries Pandia" w:date="2025-08-26T08:27:00Z">
              <w:rPr>
                <w:rStyle w:val="Hyperlink"/>
              </w:rPr>
            </w:rPrChange>
          </w:rPr>
          <w:instrText xml:space="preserve"> </w:instrText>
        </w:r>
        <w:r w:rsidRPr="00BB0106">
          <w:rPr>
            <w:rStyle w:val="Hyperlink"/>
            <w:lang w:val="id-ID"/>
            <w:rPrChange w:id="1040" w:author="Andries Pandia" w:date="2025-08-26T08:27:00Z">
              <w:rPr>
                <w:rStyle w:val="Hyperlink"/>
              </w:rPr>
            </w:rPrChange>
          </w:rPr>
        </w:r>
        <w:r w:rsidRPr="00BB0106">
          <w:rPr>
            <w:rStyle w:val="Hyperlink"/>
            <w:lang w:val="id-ID"/>
            <w:rPrChange w:id="1041" w:author="Andries Pandia" w:date="2025-08-26T08:27:00Z">
              <w:rPr>
                <w:rStyle w:val="Hyperlink"/>
              </w:rPr>
            </w:rPrChange>
          </w:rPr>
          <w:fldChar w:fldCharType="separate"/>
        </w:r>
        <w:r w:rsidRPr="00BB0106">
          <w:rPr>
            <w:rStyle w:val="Hyperlink"/>
            <w:lang w:val="id-ID"/>
            <w:rPrChange w:id="1042" w:author="Andries Pandia" w:date="2025-08-26T08:27:00Z">
              <w:rPr>
                <w:rStyle w:val="Hyperlink"/>
              </w:rPr>
            </w:rPrChange>
          </w:rPr>
          <w:t>LEMBAR PENGESAHAN</w:t>
        </w:r>
        <w:r w:rsidRPr="00BB0106">
          <w:rPr>
            <w:webHidden/>
            <w:lang w:val="id-ID"/>
            <w:rPrChange w:id="1043" w:author="Andries Pandia" w:date="2025-08-26T08:27:00Z">
              <w:rPr>
                <w:webHidden/>
              </w:rPr>
            </w:rPrChange>
          </w:rPr>
          <w:tab/>
        </w:r>
        <w:r w:rsidRPr="00BB0106">
          <w:rPr>
            <w:webHidden/>
            <w:lang w:val="id-ID"/>
            <w:rPrChange w:id="1044" w:author="Andries Pandia" w:date="2025-08-26T08:27:00Z">
              <w:rPr>
                <w:webHidden/>
              </w:rPr>
            </w:rPrChange>
          </w:rPr>
          <w:fldChar w:fldCharType="begin"/>
        </w:r>
        <w:r w:rsidRPr="00BB0106">
          <w:rPr>
            <w:webHidden/>
            <w:lang w:val="id-ID"/>
            <w:rPrChange w:id="1045" w:author="Andries Pandia" w:date="2025-08-26T08:27:00Z">
              <w:rPr>
                <w:webHidden/>
              </w:rPr>
            </w:rPrChange>
          </w:rPr>
          <w:instrText xml:space="preserve"> PAGEREF _Toc206780680 \h </w:instrText>
        </w:r>
      </w:ins>
      <w:r w:rsidRPr="00BB0106">
        <w:rPr>
          <w:webHidden/>
          <w:lang w:val="id-ID"/>
          <w:rPrChange w:id="1046" w:author="Andries Pandia" w:date="2025-08-26T08:27:00Z">
            <w:rPr>
              <w:webHidden/>
            </w:rPr>
          </w:rPrChange>
        </w:rPr>
      </w:r>
      <w:r w:rsidRPr="00BB0106">
        <w:rPr>
          <w:webHidden/>
          <w:lang w:val="id-ID"/>
          <w:rPrChange w:id="1047" w:author="Andries Pandia" w:date="2025-08-26T08:27:00Z">
            <w:rPr>
              <w:webHidden/>
            </w:rPr>
          </w:rPrChange>
        </w:rPr>
        <w:fldChar w:fldCharType="separate"/>
      </w:r>
      <w:ins w:id="1048" w:author="grace bellandina" w:date="2025-08-26T09:54:00Z" w16du:dateUtc="2025-08-26T02:54:00Z">
        <w:r w:rsidR="00A96BCD">
          <w:rPr>
            <w:webHidden/>
            <w:lang w:val="id-ID"/>
          </w:rPr>
          <w:t xml:space="preserve"> </w:t>
        </w:r>
      </w:ins>
      <w:del w:id="1049" w:author="grace bellandina" w:date="2025-08-26T09:54:00Z" w16du:dateUtc="2025-08-26T02:54:00Z">
        <w:r w:rsidR="00022F35" w:rsidDel="00A96BCD">
          <w:rPr>
            <w:webHidden/>
            <w:lang w:val="id-ID"/>
          </w:rPr>
          <w:delText>iv</w:delText>
        </w:r>
      </w:del>
      <w:ins w:id="1050" w:author="Andries Pandia" w:date="2025-08-22T18:44:00Z">
        <w:r w:rsidRPr="00BB0106">
          <w:rPr>
            <w:webHidden/>
            <w:lang w:val="id-ID"/>
            <w:rPrChange w:id="1051" w:author="Andries Pandia" w:date="2025-08-26T08:27:00Z">
              <w:rPr>
                <w:webHidden/>
              </w:rPr>
            </w:rPrChange>
          </w:rPr>
          <w:fldChar w:fldCharType="end"/>
        </w:r>
        <w:r w:rsidRPr="00BB0106">
          <w:rPr>
            <w:rStyle w:val="Hyperlink"/>
            <w:lang w:val="id-ID"/>
            <w:rPrChange w:id="1052" w:author="Andries Pandia" w:date="2025-08-26T08:27:00Z">
              <w:rPr>
                <w:rStyle w:val="Hyperlink"/>
              </w:rPr>
            </w:rPrChange>
          </w:rPr>
          <w:fldChar w:fldCharType="end"/>
        </w:r>
      </w:ins>
    </w:p>
    <w:p w14:paraId="7E5BDB2C" w14:textId="3D45DBF0" w:rsidR="0099148D" w:rsidRPr="00BB0106" w:rsidRDefault="0099148D" w:rsidP="00CA142D">
      <w:pPr>
        <w:pStyle w:val="TOC1"/>
        <w:spacing w:line="240" w:lineRule="auto"/>
        <w:ind w:firstLine="0"/>
        <w:rPr>
          <w:ins w:id="1053" w:author="Andries Pandia" w:date="2025-08-22T18:44:00Z"/>
          <w:rFonts w:asciiTheme="minorHAnsi" w:eastAsiaTheme="minorEastAsia" w:hAnsiTheme="minorHAnsi" w:cstheme="minorBidi"/>
          <w:b w:val="0"/>
          <w:bCs w:val="0"/>
          <w:iCs w:val="0"/>
          <w:kern w:val="0"/>
          <w:sz w:val="22"/>
          <w:szCs w:val="22"/>
          <w:lang w:val="id-ID"/>
          <w14:ligatures w14:val="none"/>
          <w:rPrChange w:id="1054" w:author="Andries Pandia" w:date="2025-08-26T08:27:00Z">
            <w:rPr>
              <w:ins w:id="1055" w:author="Andries Pandia" w:date="2025-08-22T18:44:00Z"/>
              <w:rFonts w:eastAsiaTheme="minorEastAsia" w:cstheme="minorBidi"/>
              <w:b w:val="0"/>
              <w:bCs w:val="0"/>
              <w:iCs w:val="0"/>
              <w:kern w:val="0"/>
              <w:sz w:val="22"/>
              <w:szCs w:val="22"/>
              <w14:ligatures w14:val="none"/>
            </w:rPr>
          </w:rPrChange>
        </w:rPr>
      </w:pPr>
      <w:ins w:id="1056" w:author="Andries Pandia" w:date="2025-08-22T18:44:00Z">
        <w:r w:rsidRPr="00BB0106">
          <w:rPr>
            <w:rStyle w:val="Hyperlink"/>
            <w:lang w:val="id-ID"/>
            <w:rPrChange w:id="1057" w:author="Andries Pandia" w:date="2025-08-26T08:27:00Z">
              <w:rPr>
                <w:rStyle w:val="Hyperlink"/>
              </w:rPr>
            </w:rPrChange>
          </w:rPr>
          <w:fldChar w:fldCharType="begin"/>
        </w:r>
        <w:r w:rsidRPr="00BB0106">
          <w:rPr>
            <w:rStyle w:val="Hyperlink"/>
            <w:lang w:val="id-ID"/>
            <w:rPrChange w:id="1058" w:author="Andries Pandia" w:date="2025-08-26T08:27:00Z">
              <w:rPr>
                <w:rStyle w:val="Hyperlink"/>
              </w:rPr>
            </w:rPrChange>
          </w:rPr>
          <w:instrText xml:space="preserve"> </w:instrText>
        </w:r>
        <w:r w:rsidRPr="00BB0106">
          <w:rPr>
            <w:lang w:val="id-ID"/>
            <w:rPrChange w:id="1059" w:author="Andries Pandia" w:date="2025-08-26T08:27:00Z">
              <w:rPr/>
            </w:rPrChange>
          </w:rPr>
          <w:instrText>HYPERLINK \l "_Toc206780681"</w:instrText>
        </w:r>
        <w:r w:rsidRPr="00BB0106">
          <w:rPr>
            <w:rStyle w:val="Hyperlink"/>
            <w:lang w:val="id-ID"/>
            <w:rPrChange w:id="1060" w:author="Andries Pandia" w:date="2025-08-26T08:27:00Z">
              <w:rPr>
                <w:rStyle w:val="Hyperlink"/>
              </w:rPr>
            </w:rPrChange>
          </w:rPr>
          <w:instrText xml:space="preserve"> </w:instrText>
        </w:r>
        <w:r w:rsidRPr="00BB0106">
          <w:rPr>
            <w:rStyle w:val="Hyperlink"/>
            <w:lang w:val="id-ID"/>
            <w:rPrChange w:id="1061" w:author="Andries Pandia" w:date="2025-08-26T08:27:00Z">
              <w:rPr>
                <w:rStyle w:val="Hyperlink"/>
              </w:rPr>
            </w:rPrChange>
          </w:rPr>
        </w:r>
        <w:r w:rsidRPr="00BB0106">
          <w:rPr>
            <w:rStyle w:val="Hyperlink"/>
            <w:lang w:val="id-ID"/>
            <w:rPrChange w:id="1062" w:author="Andries Pandia" w:date="2025-08-26T08:27:00Z">
              <w:rPr>
                <w:rStyle w:val="Hyperlink"/>
              </w:rPr>
            </w:rPrChange>
          </w:rPr>
          <w:fldChar w:fldCharType="separate"/>
        </w:r>
        <w:r w:rsidRPr="00BB0106">
          <w:rPr>
            <w:rStyle w:val="Hyperlink"/>
            <w:lang w:val="id-ID"/>
            <w:rPrChange w:id="1063" w:author="Andries Pandia" w:date="2025-08-26T08:27:00Z">
              <w:rPr>
                <w:rStyle w:val="Hyperlink"/>
              </w:rPr>
            </w:rPrChange>
          </w:rPr>
          <w:t>ABSTRAK</w:t>
        </w:r>
        <w:r w:rsidRPr="00BB0106">
          <w:rPr>
            <w:webHidden/>
            <w:lang w:val="id-ID"/>
            <w:rPrChange w:id="1064" w:author="Andries Pandia" w:date="2025-08-26T08:27:00Z">
              <w:rPr>
                <w:webHidden/>
              </w:rPr>
            </w:rPrChange>
          </w:rPr>
          <w:tab/>
        </w:r>
        <w:r w:rsidRPr="00BB0106">
          <w:rPr>
            <w:webHidden/>
            <w:lang w:val="id-ID"/>
            <w:rPrChange w:id="1065" w:author="Andries Pandia" w:date="2025-08-26T08:27:00Z">
              <w:rPr>
                <w:webHidden/>
              </w:rPr>
            </w:rPrChange>
          </w:rPr>
          <w:fldChar w:fldCharType="begin"/>
        </w:r>
        <w:r w:rsidRPr="00BB0106">
          <w:rPr>
            <w:webHidden/>
            <w:lang w:val="id-ID"/>
            <w:rPrChange w:id="1066" w:author="Andries Pandia" w:date="2025-08-26T08:27:00Z">
              <w:rPr>
                <w:webHidden/>
              </w:rPr>
            </w:rPrChange>
          </w:rPr>
          <w:instrText xml:space="preserve"> PAGEREF _Toc206780681 \h </w:instrText>
        </w:r>
      </w:ins>
      <w:r w:rsidRPr="00BB0106">
        <w:rPr>
          <w:webHidden/>
          <w:lang w:val="id-ID"/>
          <w:rPrChange w:id="1067" w:author="Andries Pandia" w:date="2025-08-26T08:27:00Z">
            <w:rPr>
              <w:webHidden/>
            </w:rPr>
          </w:rPrChange>
        </w:rPr>
      </w:r>
      <w:r w:rsidRPr="00BB0106">
        <w:rPr>
          <w:webHidden/>
          <w:lang w:val="id-ID"/>
          <w:rPrChange w:id="1068" w:author="Andries Pandia" w:date="2025-08-26T08:27:00Z">
            <w:rPr>
              <w:webHidden/>
            </w:rPr>
          </w:rPrChange>
        </w:rPr>
        <w:fldChar w:fldCharType="separate"/>
      </w:r>
      <w:r w:rsidR="00A96BCD">
        <w:rPr>
          <w:webHidden/>
          <w:lang w:val="id-ID"/>
        </w:rPr>
        <w:t>iv</w:t>
      </w:r>
      <w:ins w:id="1069" w:author="Andries Pandia" w:date="2025-08-22T18:44:00Z">
        <w:r w:rsidRPr="00BB0106">
          <w:rPr>
            <w:webHidden/>
            <w:lang w:val="id-ID"/>
            <w:rPrChange w:id="1070" w:author="Andries Pandia" w:date="2025-08-26T08:27:00Z">
              <w:rPr>
                <w:webHidden/>
              </w:rPr>
            </w:rPrChange>
          </w:rPr>
          <w:fldChar w:fldCharType="end"/>
        </w:r>
        <w:r w:rsidRPr="00BB0106">
          <w:rPr>
            <w:rStyle w:val="Hyperlink"/>
            <w:lang w:val="id-ID"/>
            <w:rPrChange w:id="1071" w:author="Andries Pandia" w:date="2025-08-26T08:27:00Z">
              <w:rPr>
                <w:rStyle w:val="Hyperlink"/>
              </w:rPr>
            </w:rPrChange>
          </w:rPr>
          <w:fldChar w:fldCharType="end"/>
        </w:r>
      </w:ins>
    </w:p>
    <w:p w14:paraId="24F42D08" w14:textId="4EC4F94D" w:rsidR="0099148D" w:rsidRPr="00BB0106" w:rsidRDefault="0099148D" w:rsidP="00FF12A3">
      <w:pPr>
        <w:pStyle w:val="TOC1"/>
        <w:spacing w:line="240" w:lineRule="auto"/>
        <w:ind w:firstLine="0"/>
        <w:rPr>
          <w:ins w:id="1072" w:author="Andries Pandia" w:date="2025-08-22T18:44:00Z"/>
          <w:rFonts w:asciiTheme="minorHAnsi" w:eastAsiaTheme="minorEastAsia" w:hAnsiTheme="minorHAnsi" w:cstheme="minorBidi"/>
          <w:b w:val="0"/>
          <w:bCs w:val="0"/>
          <w:iCs w:val="0"/>
          <w:kern w:val="0"/>
          <w:sz w:val="22"/>
          <w:szCs w:val="22"/>
          <w:lang w:val="id-ID"/>
          <w14:ligatures w14:val="none"/>
          <w:rPrChange w:id="1073" w:author="Andries Pandia" w:date="2025-08-26T08:27:00Z">
            <w:rPr>
              <w:ins w:id="1074" w:author="Andries Pandia" w:date="2025-08-22T18:44:00Z"/>
              <w:rFonts w:eastAsiaTheme="minorEastAsia" w:cstheme="minorBidi"/>
              <w:b w:val="0"/>
              <w:bCs w:val="0"/>
              <w:iCs w:val="0"/>
              <w:kern w:val="0"/>
              <w:sz w:val="22"/>
              <w:szCs w:val="22"/>
              <w14:ligatures w14:val="none"/>
            </w:rPr>
          </w:rPrChange>
        </w:rPr>
      </w:pPr>
      <w:ins w:id="1075" w:author="Andries Pandia" w:date="2025-08-22T18:44:00Z">
        <w:r w:rsidRPr="00BB0106">
          <w:rPr>
            <w:rStyle w:val="Hyperlink"/>
            <w:lang w:val="id-ID"/>
            <w:rPrChange w:id="1076" w:author="Andries Pandia" w:date="2025-08-26T08:27:00Z">
              <w:rPr>
                <w:rStyle w:val="Hyperlink"/>
              </w:rPr>
            </w:rPrChange>
          </w:rPr>
          <w:fldChar w:fldCharType="begin"/>
        </w:r>
        <w:r w:rsidRPr="00BB0106">
          <w:rPr>
            <w:rStyle w:val="Hyperlink"/>
            <w:lang w:val="id-ID"/>
            <w:rPrChange w:id="1077" w:author="Andries Pandia" w:date="2025-08-26T08:27:00Z">
              <w:rPr>
                <w:rStyle w:val="Hyperlink"/>
              </w:rPr>
            </w:rPrChange>
          </w:rPr>
          <w:instrText xml:space="preserve"> </w:instrText>
        </w:r>
        <w:r w:rsidRPr="00BB0106">
          <w:rPr>
            <w:lang w:val="id-ID"/>
            <w:rPrChange w:id="1078" w:author="Andries Pandia" w:date="2025-08-26T08:27:00Z">
              <w:rPr/>
            </w:rPrChange>
          </w:rPr>
          <w:instrText>HYPERLINK \l "_Toc206780682"</w:instrText>
        </w:r>
        <w:r w:rsidRPr="00BB0106">
          <w:rPr>
            <w:rStyle w:val="Hyperlink"/>
            <w:lang w:val="id-ID"/>
            <w:rPrChange w:id="1079" w:author="Andries Pandia" w:date="2025-08-26T08:27:00Z">
              <w:rPr>
                <w:rStyle w:val="Hyperlink"/>
              </w:rPr>
            </w:rPrChange>
          </w:rPr>
          <w:instrText xml:space="preserve"> </w:instrText>
        </w:r>
        <w:r w:rsidRPr="00BB0106">
          <w:rPr>
            <w:rStyle w:val="Hyperlink"/>
            <w:lang w:val="id-ID"/>
            <w:rPrChange w:id="1080" w:author="Andries Pandia" w:date="2025-08-26T08:27:00Z">
              <w:rPr>
                <w:rStyle w:val="Hyperlink"/>
              </w:rPr>
            </w:rPrChange>
          </w:rPr>
        </w:r>
        <w:r w:rsidRPr="00BB0106">
          <w:rPr>
            <w:rStyle w:val="Hyperlink"/>
            <w:lang w:val="id-ID"/>
            <w:rPrChange w:id="1081" w:author="Andries Pandia" w:date="2025-08-26T08:27:00Z">
              <w:rPr>
                <w:rStyle w:val="Hyperlink"/>
              </w:rPr>
            </w:rPrChange>
          </w:rPr>
          <w:fldChar w:fldCharType="separate"/>
        </w:r>
        <w:r w:rsidRPr="00BB0106">
          <w:rPr>
            <w:rStyle w:val="Hyperlink"/>
            <w:shd w:val="clear" w:color="auto" w:fill="FFFFFF"/>
            <w:lang w:val="id-ID"/>
            <w:rPrChange w:id="1082" w:author="Andries Pandia" w:date="2025-08-26T08:27:00Z">
              <w:rPr>
                <w:rStyle w:val="Hyperlink"/>
                <w:shd w:val="clear" w:color="auto" w:fill="FFFFFF"/>
              </w:rPr>
            </w:rPrChange>
          </w:rPr>
          <w:t>ABSTRACT</w:t>
        </w:r>
        <w:r w:rsidRPr="00BB0106">
          <w:rPr>
            <w:webHidden/>
            <w:lang w:val="id-ID"/>
            <w:rPrChange w:id="1083" w:author="Andries Pandia" w:date="2025-08-26T08:27:00Z">
              <w:rPr>
                <w:webHidden/>
              </w:rPr>
            </w:rPrChange>
          </w:rPr>
          <w:tab/>
        </w:r>
        <w:r w:rsidRPr="00BB0106">
          <w:rPr>
            <w:webHidden/>
            <w:lang w:val="id-ID"/>
            <w:rPrChange w:id="1084" w:author="Andries Pandia" w:date="2025-08-26T08:27:00Z">
              <w:rPr>
                <w:webHidden/>
              </w:rPr>
            </w:rPrChange>
          </w:rPr>
          <w:fldChar w:fldCharType="begin"/>
        </w:r>
        <w:r w:rsidRPr="00BB0106">
          <w:rPr>
            <w:webHidden/>
            <w:lang w:val="id-ID"/>
            <w:rPrChange w:id="1085" w:author="Andries Pandia" w:date="2025-08-26T08:27:00Z">
              <w:rPr>
                <w:webHidden/>
              </w:rPr>
            </w:rPrChange>
          </w:rPr>
          <w:instrText xml:space="preserve"> PAGEREF _Toc206780682 \h </w:instrText>
        </w:r>
      </w:ins>
      <w:r w:rsidRPr="00BB0106">
        <w:rPr>
          <w:webHidden/>
          <w:lang w:val="id-ID"/>
          <w:rPrChange w:id="1086" w:author="Andries Pandia" w:date="2025-08-26T08:27:00Z">
            <w:rPr>
              <w:webHidden/>
            </w:rPr>
          </w:rPrChange>
        </w:rPr>
      </w:r>
      <w:r w:rsidRPr="00BB0106">
        <w:rPr>
          <w:webHidden/>
          <w:lang w:val="id-ID"/>
          <w:rPrChange w:id="1087" w:author="Andries Pandia" w:date="2025-08-26T08:27:00Z">
            <w:rPr>
              <w:webHidden/>
            </w:rPr>
          </w:rPrChange>
        </w:rPr>
        <w:fldChar w:fldCharType="separate"/>
      </w:r>
      <w:r w:rsidR="00A96BCD">
        <w:rPr>
          <w:webHidden/>
          <w:lang w:val="id-ID"/>
        </w:rPr>
        <w:t xml:space="preserve"> </w:t>
      </w:r>
      <w:ins w:id="1088" w:author="Andries Pandia" w:date="2025-08-22T18:44:00Z">
        <w:r w:rsidRPr="00BB0106">
          <w:rPr>
            <w:webHidden/>
            <w:lang w:val="id-ID"/>
            <w:rPrChange w:id="1089" w:author="Andries Pandia" w:date="2025-08-26T08:27:00Z">
              <w:rPr>
                <w:webHidden/>
              </w:rPr>
            </w:rPrChange>
          </w:rPr>
          <w:fldChar w:fldCharType="end"/>
        </w:r>
        <w:r w:rsidRPr="00BB0106">
          <w:rPr>
            <w:rStyle w:val="Hyperlink"/>
            <w:lang w:val="id-ID"/>
            <w:rPrChange w:id="1090" w:author="Andries Pandia" w:date="2025-08-26T08:27:00Z">
              <w:rPr>
                <w:rStyle w:val="Hyperlink"/>
              </w:rPr>
            </w:rPrChange>
          </w:rPr>
          <w:fldChar w:fldCharType="end"/>
        </w:r>
      </w:ins>
    </w:p>
    <w:p w14:paraId="46706419" w14:textId="1CAC7B72" w:rsidR="0099148D" w:rsidRPr="00BB0106" w:rsidRDefault="0099148D" w:rsidP="00FF12A3">
      <w:pPr>
        <w:pStyle w:val="TOC1"/>
        <w:spacing w:line="240" w:lineRule="auto"/>
        <w:ind w:firstLine="0"/>
        <w:rPr>
          <w:ins w:id="1091" w:author="Andries Pandia" w:date="2025-08-22T18:44:00Z"/>
          <w:rFonts w:asciiTheme="minorHAnsi" w:eastAsiaTheme="minorEastAsia" w:hAnsiTheme="minorHAnsi" w:cstheme="minorBidi"/>
          <w:b w:val="0"/>
          <w:bCs w:val="0"/>
          <w:iCs w:val="0"/>
          <w:kern w:val="0"/>
          <w:sz w:val="22"/>
          <w:szCs w:val="22"/>
          <w:lang w:val="id-ID"/>
          <w14:ligatures w14:val="none"/>
          <w:rPrChange w:id="1092" w:author="Andries Pandia" w:date="2025-08-26T08:27:00Z">
            <w:rPr>
              <w:ins w:id="1093" w:author="Andries Pandia" w:date="2025-08-22T18:44:00Z"/>
              <w:rFonts w:eastAsiaTheme="minorEastAsia" w:cstheme="minorBidi"/>
              <w:b w:val="0"/>
              <w:bCs w:val="0"/>
              <w:iCs w:val="0"/>
              <w:kern w:val="0"/>
              <w:sz w:val="22"/>
              <w:szCs w:val="22"/>
              <w14:ligatures w14:val="none"/>
            </w:rPr>
          </w:rPrChange>
        </w:rPr>
      </w:pPr>
      <w:ins w:id="1094" w:author="Andries Pandia" w:date="2025-08-22T18:44:00Z">
        <w:r w:rsidRPr="00BB0106">
          <w:rPr>
            <w:rStyle w:val="Hyperlink"/>
            <w:lang w:val="id-ID"/>
            <w:rPrChange w:id="1095" w:author="Andries Pandia" w:date="2025-08-26T08:27:00Z">
              <w:rPr>
                <w:rStyle w:val="Hyperlink"/>
              </w:rPr>
            </w:rPrChange>
          </w:rPr>
          <w:fldChar w:fldCharType="begin"/>
        </w:r>
        <w:r w:rsidRPr="00BB0106">
          <w:rPr>
            <w:rStyle w:val="Hyperlink"/>
            <w:lang w:val="id-ID"/>
            <w:rPrChange w:id="1096" w:author="Andries Pandia" w:date="2025-08-26T08:27:00Z">
              <w:rPr>
                <w:rStyle w:val="Hyperlink"/>
              </w:rPr>
            </w:rPrChange>
          </w:rPr>
          <w:instrText xml:space="preserve"> </w:instrText>
        </w:r>
        <w:r w:rsidRPr="00BB0106">
          <w:rPr>
            <w:lang w:val="id-ID"/>
            <w:rPrChange w:id="1097" w:author="Andries Pandia" w:date="2025-08-26T08:27:00Z">
              <w:rPr/>
            </w:rPrChange>
          </w:rPr>
          <w:instrText>HYPERLINK \l "_Toc206780683"</w:instrText>
        </w:r>
        <w:r w:rsidRPr="00BB0106">
          <w:rPr>
            <w:rStyle w:val="Hyperlink"/>
            <w:lang w:val="id-ID"/>
            <w:rPrChange w:id="1098" w:author="Andries Pandia" w:date="2025-08-26T08:27:00Z">
              <w:rPr>
                <w:rStyle w:val="Hyperlink"/>
              </w:rPr>
            </w:rPrChange>
          </w:rPr>
          <w:instrText xml:space="preserve"> </w:instrText>
        </w:r>
        <w:r w:rsidRPr="00BB0106">
          <w:rPr>
            <w:rStyle w:val="Hyperlink"/>
            <w:lang w:val="id-ID"/>
            <w:rPrChange w:id="1099" w:author="Andries Pandia" w:date="2025-08-26T08:27:00Z">
              <w:rPr>
                <w:rStyle w:val="Hyperlink"/>
              </w:rPr>
            </w:rPrChange>
          </w:rPr>
        </w:r>
        <w:r w:rsidRPr="00BB0106">
          <w:rPr>
            <w:rStyle w:val="Hyperlink"/>
            <w:lang w:val="id-ID"/>
            <w:rPrChange w:id="1100" w:author="Andries Pandia" w:date="2025-08-26T08:27:00Z">
              <w:rPr>
                <w:rStyle w:val="Hyperlink"/>
              </w:rPr>
            </w:rPrChange>
          </w:rPr>
          <w:fldChar w:fldCharType="separate"/>
        </w:r>
        <w:r w:rsidRPr="00BB0106">
          <w:rPr>
            <w:rStyle w:val="Hyperlink"/>
            <w:lang w:val="id-ID"/>
            <w:rPrChange w:id="1101" w:author="Andries Pandia" w:date="2025-08-26T08:27:00Z">
              <w:rPr>
                <w:rStyle w:val="Hyperlink"/>
              </w:rPr>
            </w:rPrChange>
          </w:rPr>
          <w:t>KATA PENGANTAR</w:t>
        </w:r>
        <w:r w:rsidRPr="00BB0106">
          <w:rPr>
            <w:webHidden/>
            <w:lang w:val="id-ID"/>
            <w:rPrChange w:id="1102" w:author="Andries Pandia" w:date="2025-08-26T08:27:00Z">
              <w:rPr>
                <w:webHidden/>
              </w:rPr>
            </w:rPrChange>
          </w:rPr>
          <w:tab/>
        </w:r>
        <w:r w:rsidRPr="00BB0106">
          <w:rPr>
            <w:webHidden/>
            <w:lang w:val="id-ID"/>
            <w:rPrChange w:id="1103" w:author="Andries Pandia" w:date="2025-08-26T08:27:00Z">
              <w:rPr>
                <w:webHidden/>
              </w:rPr>
            </w:rPrChange>
          </w:rPr>
          <w:fldChar w:fldCharType="begin"/>
        </w:r>
        <w:r w:rsidRPr="00BB0106">
          <w:rPr>
            <w:webHidden/>
            <w:lang w:val="id-ID"/>
            <w:rPrChange w:id="1104" w:author="Andries Pandia" w:date="2025-08-26T08:27:00Z">
              <w:rPr>
                <w:webHidden/>
              </w:rPr>
            </w:rPrChange>
          </w:rPr>
          <w:instrText xml:space="preserve"> PAGEREF _Toc206780683 \h </w:instrText>
        </w:r>
      </w:ins>
      <w:r w:rsidRPr="00BB0106">
        <w:rPr>
          <w:webHidden/>
          <w:lang w:val="id-ID"/>
          <w:rPrChange w:id="1105" w:author="Andries Pandia" w:date="2025-08-26T08:27:00Z">
            <w:rPr>
              <w:webHidden/>
            </w:rPr>
          </w:rPrChange>
        </w:rPr>
      </w:r>
      <w:r w:rsidRPr="00BB0106">
        <w:rPr>
          <w:webHidden/>
          <w:lang w:val="id-ID"/>
          <w:rPrChange w:id="1106" w:author="Andries Pandia" w:date="2025-08-26T08:27:00Z">
            <w:rPr>
              <w:webHidden/>
            </w:rPr>
          </w:rPrChange>
        </w:rPr>
        <w:fldChar w:fldCharType="separate"/>
      </w:r>
      <w:r w:rsidR="00A96BCD">
        <w:rPr>
          <w:webHidden/>
          <w:lang w:val="id-ID"/>
        </w:rPr>
        <w:t xml:space="preserve"> </w:t>
      </w:r>
      <w:ins w:id="1107" w:author="Andries Pandia" w:date="2025-08-22T18:44:00Z">
        <w:r w:rsidRPr="00BB0106">
          <w:rPr>
            <w:webHidden/>
            <w:lang w:val="id-ID"/>
            <w:rPrChange w:id="1108" w:author="Andries Pandia" w:date="2025-08-26T08:27:00Z">
              <w:rPr>
                <w:webHidden/>
              </w:rPr>
            </w:rPrChange>
          </w:rPr>
          <w:fldChar w:fldCharType="end"/>
        </w:r>
        <w:r w:rsidRPr="00BB0106">
          <w:rPr>
            <w:rStyle w:val="Hyperlink"/>
            <w:lang w:val="id-ID"/>
            <w:rPrChange w:id="1109" w:author="Andries Pandia" w:date="2025-08-26T08:27:00Z">
              <w:rPr>
                <w:rStyle w:val="Hyperlink"/>
              </w:rPr>
            </w:rPrChange>
          </w:rPr>
          <w:fldChar w:fldCharType="end"/>
        </w:r>
      </w:ins>
    </w:p>
    <w:p w14:paraId="60BCE4E7" w14:textId="00C0EDEF" w:rsidR="0099148D" w:rsidRPr="00BB0106" w:rsidRDefault="0099148D" w:rsidP="00FF3423">
      <w:pPr>
        <w:pStyle w:val="TOC1"/>
        <w:spacing w:line="240" w:lineRule="auto"/>
        <w:ind w:firstLine="0"/>
        <w:rPr>
          <w:ins w:id="1110" w:author="Andries Pandia" w:date="2025-08-22T18:44:00Z"/>
          <w:rFonts w:asciiTheme="minorHAnsi" w:eastAsiaTheme="minorEastAsia" w:hAnsiTheme="minorHAnsi" w:cstheme="minorBidi"/>
          <w:b w:val="0"/>
          <w:bCs w:val="0"/>
          <w:iCs w:val="0"/>
          <w:kern w:val="0"/>
          <w:sz w:val="22"/>
          <w:szCs w:val="22"/>
          <w:lang w:val="id-ID"/>
          <w14:ligatures w14:val="none"/>
          <w:rPrChange w:id="1111" w:author="Andries Pandia" w:date="2025-08-26T08:27:00Z">
            <w:rPr>
              <w:ins w:id="1112" w:author="Andries Pandia" w:date="2025-08-22T18:44:00Z"/>
              <w:rFonts w:eastAsiaTheme="minorEastAsia" w:cstheme="minorBidi"/>
              <w:b w:val="0"/>
              <w:bCs w:val="0"/>
              <w:iCs w:val="0"/>
              <w:kern w:val="0"/>
              <w:sz w:val="22"/>
              <w:szCs w:val="22"/>
              <w14:ligatures w14:val="none"/>
            </w:rPr>
          </w:rPrChange>
        </w:rPr>
      </w:pPr>
      <w:ins w:id="1113" w:author="Andries Pandia" w:date="2025-08-22T18:44:00Z">
        <w:r w:rsidRPr="00BB0106">
          <w:rPr>
            <w:rStyle w:val="Hyperlink"/>
            <w:lang w:val="id-ID"/>
            <w:rPrChange w:id="1114" w:author="Andries Pandia" w:date="2025-08-26T08:27:00Z">
              <w:rPr>
                <w:rStyle w:val="Hyperlink"/>
              </w:rPr>
            </w:rPrChange>
          </w:rPr>
          <w:fldChar w:fldCharType="begin"/>
        </w:r>
        <w:r w:rsidRPr="00BB0106">
          <w:rPr>
            <w:rStyle w:val="Hyperlink"/>
            <w:lang w:val="id-ID"/>
            <w:rPrChange w:id="1115" w:author="Andries Pandia" w:date="2025-08-26T08:27:00Z">
              <w:rPr>
                <w:rStyle w:val="Hyperlink"/>
              </w:rPr>
            </w:rPrChange>
          </w:rPr>
          <w:instrText xml:space="preserve"> </w:instrText>
        </w:r>
        <w:r w:rsidRPr="00BB0106">
          <w:rPr>
            <w:lang w:val="id-ID"/>
            <w:rPrChange w:id="1116" w:author="Andries Pandia" w:date="2025-08-26T08:27:00Z">
              <w:rPr/>
            </w:rPrChange>
          </w:rPr>
          <w:instrText>HYPERLINK \l "_Toc206780684"</w:instrText>
        </w:r>
        <w:r w:rsidRPr="00BB0106">
          <w:rPr>
            <w:rStyle w:val="Hyperlink"/>
            <w:lang w:val="id-ID"/>
            <w:rPrChange w:id="1117" w:author="Andries Pandia" w:date="2025-08-26T08:27:00Z">
              <w:rPr>
                <w:rStyle w:val="Hyperlink"/>
              </w:rPr>
            </w:rPrChange>
          </w:rPr>
          <w:instrText xml:space="preserve"> </w:instrText>
        </w:r>
        <w:r w:rsidRPr="00BB0106">
          <w:rPr>
            <w:rStyle w:val="Hyperlink"/>
            <w:lang w:val="id-ID"/>
            <w:rPrChange w:id="1118" w:author="Andries Pandia" w:date="2025-08-26T08:27:00Z">
              <w:rPr>
                <w:rStyle w:val="Hyperlink"/>
              </w:rPr>
            </w:rPrChange>
          </w:rPr>
        </w:r>
        <w:r w:rsidRPr="00BB0106">
          <w:rPr>
            <w:rStyle w:val="Hyperlink"/>
            <w:lang w:val="id-ID"/>
            <w:rPrChange w:id="1119" w:author="Andries Pandia" w:date="2025-08-26T08:27:00Z">
              <w:rPr>
                <w:rStyle w:val="Hyperlink"/>
              </w:rPr>
            </w:rPrChange>
          </w:rPr>
          <w:fldChar w:fldCharType="separate"/>
        </w:r>
        <w:r w:rsidRPr="00BB0106">
          <w:rPr>
            <w:rStyle w:val="Hyperlink"/>
            <w:lang w:val="id-ID"/>
            <w:rPrChange w:id="1120" w:author="Andries Pandia" w:date="2025-08-26T08:27:00Z">
              <w:rPr>
                <w:rStyle w:val="Hyperlink"/>
              </w:rPr>
            </w:rPrChange>
          </w:rPr>
          <w:t>DAFTAR ISI</w:t>
        </w:r>
        <w:r w:rsidRPr="00BB0106">
          <w:rPr>
            <w:webHidden/>
            <w:lang w:val="id-ID"/>
            <w:rPrChange w:id="1121" w:author="Andries Pandia" w:date="2025-08-26T08:27:00Z">
              <w:rPr>
                <w:webHidden/>
              </w:rPr>
            </w:rPrChange>
          </w:rPr>
          <w:tab/>
        </w:r>
        <w:r w:rsidRPr="00BB0106">
          <w:rPr>
            <w:webHidden/>
            <w:lang w:val="id-ID"/>
            <w:rPrChange w:id="1122" w:author="Andries Pandia" w:date="2025-08-26T08:27:00Z">
              <w:rPr>
                <w:webHidden/>
              </w:rPr>
            </w:rPrChange>
          </w:rPr>
          <w:fldChar w:fldCharType="begin"/>
        </w:r>
        <w:r w:rsidRPr="00BB0106">
          <w:rPr>
            <w:webHidden/>
            <w:lang w:val="id-ID"/>
            <w:rPrChange w:id="1123" w:author="Andries Pandia" w:date="2025-08-26T08:27:00Z">
              <w:rPr>
                <w:webHidden/>
              </w:rPr>
            </w:rPrChange>
          </w:rPr>
          <w:instrText xml:space="preserve"> PAGEREF _Toc206780684 \h </w:instrText>
        </w:r>
      </w:ins>
      <w:r w:rsidRPr="00BB0106">
        <w:rPr>
          <w:webHidden/>
          <w:lang w:val="id-ID"/>
          <w:rPrChange w:id="1124" w:author="Andries Pandia" w:date="2025-08-26T08:27:00Z">
            <w:rPr>
              <w:webHidden/>
            </w:rPr>
          </w:rPrChange>
        </w:rPr>
      </w:r>
      <w:r w:rsidRPr="00BB0106">
        <w:rPr>
          <w:webHidden/>
          <w:lang w:val="id-ID"/>
          <w:rPrChange w:id="1125" w:author="Andries Pandia" w:date="2025-08-26T08:27:00Z">
            <w:rPr>
              <w:webHidden/>
            </w:rPr>
          </w:rPrChange>
        </w:rPr>
        <w:fldChar w:fldCharType="separate"/>
      </w:r>
      <w:ins w:id="1126" w:author="grace bellandina" w:date="2025-08-26T09:54:00Z" w16du:dateUtc="2025-08-26T02:54:00Z">
        <w:r w:rsidR="00A96BCD">
          <w:rPr>
            <w:webHidden/>
            <w:lang w:val="id-ID"/>
          </w:rPr>
          <w:t>ii</w:t>
        </w:r>
      </w:ins>
      <w:del w:id="1127" w:author="grace bellandina" w:date="2025-08-26T09:54:00Z" w16du:dateUtc="2025-08-26T02:54:00Z">
        <w:r w:rsidR="00022F35" w:rsidDel="00A96BCD">
          <w:rPr>
            <w:webHidden/>
            <w:lang w:val="id-ID"/>
          </w:rPr>
          <w:delText>iii</w:delText>
        </w:r>
      </w:del>
      <w:ins w:id="1128" w:author="Andries Pandia" w:date="2025-08-22T18:44:00Z">
        <w:r w:rsidRPr="00BB0106">
          <w:rPr>
            <w:webHidden/>
            <w:lang w:val="id-ID"/>
            <w:rPrChange w:id="1129" w:author="Andries Pandia" w:date="2025-08-26T08:27:00Z">
              <w:rPr>
                <w:webHidden/>
              </w:rPr>
            </w:rPrChange>
          </w:rPr>
          <w:fldChar w:fldCharType="end"/>
        </w:r>
        <w:r w:rsidRPr="00BB0106">
          <w:rPr>
            <w:rStyle w:val="Hyperlink"/>
            <w:lang w:val="id-ID"/>
            <w:rPrChange w:id="1130" w:author="Andries Pandia" w:date="2025-08-26T08:27:00Z">
              <w:rPr>
                <w:rStyle w:val="Hyperlink"/>
              </w:rPr>
            </w:rPrChange>
          </w:rPr>
          <w:fldChar w:fldCharType="end"/>
        </w:r>
      </w:ins>
    </w:p>
    <w:p w14:paraId="49A6593E" w14:textId="08FCE210" w:rsidR="0099148D" w:rsidRPr="00BB0106" w:rsidRDefault="0099148D" w:rsidP="00DF54B0">
      <w:pPr>
        <w:pStyle w:val="TOC1"/>
        <w:spacing w:line="240" w:lineRule="auto"/>
        <w:ind w:firstLine="0"/>
        <w:rPr>
          <w:ins w:id="1131" w:author="Andries Pandia" w:date="2025-08-22T18:44:00Z"/>
          <w:rFonts w:asciiTheme="minorHAnsi" w:eastAsiaTheme="minorEastAsia" w:hAnsiTheme="minorHAnsi" w:cstheme="minorBidi"/>
          <w:b w:val="0"/>
          <w:bCs w:val="0"/>
          <w:iCs w:val="0"/>
          <w:kern w:val="0"/>
          <w:sz w:val="22"/>
          <w:szCs w:val="22"/>
          <w:lang w:val="id-ID"/>
          <w14:ligatures w14:val="none"/>
          <w:rPrChange w:id="1132" w:author="Andries Pandia" w:date="2025-08-26T08:27:00Z">
            <w:rPr>
              <w:ins w:id="1133" w:author="Andries Pandia" w:date="2025-08-22T18:44:00Z"/>
              <w:rFonts w:eastAsiaTheme="minorEastAsia" w:cstheme="minorBidi"/>
              <w:b w:val="0"/>
              <w:bCs w:val="0"/>
              <w:iCs w:val="0"/>
              <w:kern w:val="0"/>
              <w:sz w:val="22"/>
              <w:szCs w:val="22"/>
              <w14:ligatures w14:val="none"/>
            </w:rPr>
          </w:rPrChange>
        </w:rPr>
      </w:pPr>
      <w:ins w:id="1134" w:author="Andries Pandia" w:date="2025-08-22T18:44:00Z">
        <w:r w:rsidRPr="00BB0106">
          <w:rPr>
            <w:rStyle w:val="Hyperlink"/>
            <w:lang w:val="id-ID"/>
            <w:rPrChange w:id="1135" w:author="Andries Pandia" w:date="2025-08-26T08:27:00Z">
              <w:rPr>
                <w:rStyle w:val="Hyperlink"/>
              </w:rPr>
            </w:rPrChange>
          </w:rPr>
          <w:fldChar w:fldCharType="begin"/>
        </w:r>
        <w:r w:rsidRPr="00BB0106">
          <w:rPr>
            <w:rStyle w:val="Hyperlink"/>
            <w:lang w:val="id-ID"/>
            <w:rPrChange w:id="1136" w:author="Andries Pandia" w:date="2025-08-26T08:27:00Z">
              <w:rPr>
                <w:rStyle w:val="Hyperlink"/>
              </w:rPr>
            </w:rPrChange>
          </w:rPr>
          <w:instrText xml:space="preserve"> </w:instrText>
        </w:r>
        <w:r w:rsidRPr="00BB0106">
          <w:rPr>
            <w:lang w:val="id-ID"/>
            <w:rPrChange w:id="1137" w:author="Andries Pandia" w:date="2025-08-26T08:27:00Z">
              <w:rPr/>
            </w:rPrChange>
          </w:rPr>
          <w:instrText>HYPERLINK \l "_Toc206780685"</w:instrText>
        </w:r>
        <w:r w:rsidRPr="00BB0106">
          <w:rPr>
            <w:rStyle w:val="Hyperlink"/>
            <w:lang w:val="id-ID"/>
            <w:rPrChange w:id="1138" w:author="Andries Pandia" w:date="2025-08-26T08:27:00Z">
              <w:rPr>
                <w:rStyle w:val="Hyperlink"/>
              </w:rPr>
            </w:rPrChange>
          </w:rPr>
          <w:instrText xml:space="preserve"> </w:instrText>
        </w:r>
        <w:r w:rsidRPr="00BB0106">
          <w:rPr>
            <w:rStyle w:val="Hyperlink"/>
            <w:lang w:val="id-ID"/>
            <w:rPrChange w:id="1139" w:author="Andries Pandia" w:date="2025-08-26T08:27:00Z">
              <w:rPr>
                <w:rStyle w:val="Hyperlink"/>
              </w:rPr>
            </w:rPrChange>
          </w:rPr>
        </w:r>
        <w:r w:rsidRPr="00BB0106">
          <w:rPr>
            <w:rStyle w:val="Hyperlink"/>
            <w:lang w:val="id-ID"/>
            <w:rPrChange w:id="1140" w:author="Andries Pandia" w:date="2025-08-26T08:27:00Z">
              <w:rPr>
                <w:rStyle w:val="Hyperlink"/>
              </w:rPr>
            </w:rPrChange>
          </w:rPr>
          <w:fldChar w:fldCharType="separate"/>
        </w:r>
        <w:r w:rsidRPr="00BB0106">
          <w:rPr>
            <w:rStyle w:val="Hyperlink"/>
            <w:lang w:val="id-ID"/>
            <w:rPrChange w:id="1141" w:author="Andries Pandia" w:date="2025-08-26T08:27:00Z">
              <w:rPr>
                <w:rStyle w:val="Hyperlink"/>
              </w:rPr>
            </w:rPrChange>
          </w:rPr>
          <w:t>DAFTAR GAMBAR</w:t>
        </w:r>
        <w:r w:rsidRPr="00BB0106">
          <w:rPr>
            <w:webHidden/>
            <w:lang w:val="id-ID"/>
            <w:rPrChange w:id="1142" w:author="Andries Pandia" w:date="2025-08-26T08:27:00Z">
              <w:rPr>
                <w:webHidden/>
              </w:rPr>
            </w:rPrChange>
          </w:rPr>
          <w:tab/>
        </w:r>
        <w:r w:rsidRPr="00BB0106">
          <w:rPr>
            <w:webHidden/>
            <w:lang w:val="id-ID"/>
            <w:rPrChange w:id="1143" w:author="Andries Pandia" w:date="2025-08-26T08:27:00Z">
              <w:rPr>
                <w:webHidden/>
              </w:rPr>
            </w:rPrChange>
          </w:rPr>
          <w:fldChar w:fldCharType="begin"/>
        </w:r>
        <w:r w:rsidRPr="00BB0106">
          <w:rPr>
            <w:webHidden/>
            <w:lang w:val="id-ID"/>
            <w:rPrChange w:id="1144" w:author="Andries Pandia" w:date="2025-08-26T08:27:00Z">
              <w:rPr>
                <w:webHidden/>
              </w:rPr>
            </w:rPrChange>
          </w:rPr>
          <w:instrText xml:space="preserve"> PAGEREF _Toc206780685 \h </w:instrText>
        </w:r>
      </w:ins>
      <w:r w:rsidRPr="00BB0106">
        <w:rPr>
          <w:webHidden/>
          <w:lang w:val="id-ID"/>
          <w:rPrChange w:id="1145" w:author="Andries Pandia" w:date="2025-08-26T08:27:00Z">
            <w:rPr>
              <w:webHidden/>
            </w:rPr>
          </w:rPrChange>
        </w:rPr>
      </w:r>
      <w:r w:rsidRPr="00BB0106">
        <w:rPr>
          <w:webHidden/>
          <w:lang w:val="id-ID"/>
          <w:rPrChange w:id="1146" w:author="Andries Pandia" w:date="2025-08-26T08:27:00Z">
            <w:rPr>
              <w:webHidden/>
            </w:rPr>
          </w:rPrChange>
        </w:rPr>
        <w:fldChar w:fldCharType="separate"/>
      </w:r>
      <w:ins w:id="1147" w:author="grace bellandina" w:date="2025-08-26T09:54:00Z" w16du:dateUtc="2025-08-26T02:54:00Z">
        <w:r w:rsidR="00A96BCD">
          <w:rPr>
            <w:webHidden/>
            <w:lang w:val="id-ID"/>
          </w:rPr>
          <w:t xml:space="preserve"> </w:t>
        </w:r>
      </w:ins>
      <w:del w:id="1148" w:author="grace bellandina" w:date="2025-08-26T09:54:00Z" w16du:dateUtc="2025-08-26T02:54:00Z">
        <w:r w:rsidR="00022F35" w:rsidDel="00A96BCD">
          <w:rPr>
            <w:webHidden/>
            <w:lang w:val="id-ID"/>
          </w:rPr>
          <w:delText>ii</w:delText>
        </w:r>
      </w:del>
      <w:ins w:id="1149" w:author="Andries Pandia" w:date="2025-08-22T18:44:00Z">
        <w:r w:rsidRPr="00BB0106">
          <w:rPr>
            <w:webHidden/>
            <w:lang w:val="id-ID"/>
            <w:rPrChange w:id="1150" w:author="Andries Pandia" w:date="2025-08-26T08:27:00Z">
              <w:rPr>
                <w:webHidden/>
              </w:rPr>
            </w:rPrChange>
          </w:rPr>
          <w:fldChar w:fldCharType="end"/>
        </w:r>
        <w:r w:rsidRPr="00BB0106">
          <w:rPr>
            <w:rStyle w:val="Hyperlink"/>
            <w:lang w:val="id-ID"/>
            <w:rPrChange w:id="1151" w:author="Andries Pandia" w:date="2025-08-26T08:27:00Z">
              <w:rPr>
                <w:rStyle w:val="Hyperlink"/>
              </w:rPr>
            </w:rPrChange>
          </w:rPr>
          <w:fldChar w:fldCharType="end"/>
        </w:r>
      </w:ins>
    </w:p>
    <w:p w14:paraId="0DBA8BE0" w14:textId="0D7EF650" w:rsidR="0099148D" w:rsidRPr="00BB0106" w:rsidRDefault="0099148D" w:rsidP="00DF54B0">
      <w:pPr>
        <w:pStyle w:val="TOC1"/>
        <w:spacing w:line="240" w:lineRule="auto"/>
        <w:ind w:firstLine="0"/>
        <w:rPr>
          <w:ins w:id="1152" w:author="Andries Pandia" w:date="2025-08-22T18:44:00Z"/>
          <w:rFonts w:asciiTheme="minorHAnsi" w:eastAsiaTheme="minorEastAsia" w:hAnsiTheme="minorHAnsi" w:cstheme="minorBidi"/>
          <w:b w:val="0"/>
          <w:bCs w:val="0"/>
          <w:iCs w:val="0"/>
          <w:kern w:val="0"/>
          <w:sz w:val="22"/>
          <w:szCs w:val="22"/>
          <w:lang w:val="id-ID"/>
          <w14:ligatures w14:val="none"/>
          <w:rPrChange w:id="1153" w:author="Andries Pandia" w:date="2025-08-26T08:27:00Z">
            <w:rPr>
              <w:ins w:id="1154" w:author="Andries Pandia" w:date="2025-08-22T18:44:00Z"/>
              <w:rFonts w:eastAsiaTheme="minorEastAsia" w:cstheme="minorBidi"/>
              <w:b w:val="0"/>
              <w:bCs w:val="0"/>
              <w:iCs w:val="0"/>
              <w:kern w:val="0"/>
              <w:sz w:val="22"/>
              <w:szCs w:val="22"/>
              <w14:ligatures w14:val="none"/>
            </w:rPr>
          </w:rPrChange>
        </w:rPr>
      </w:pPr>
      <w:ins w:id="1155" w:author="Andries Pandia" w:date="2025-08-22T18:44:00Z">
        <w:r w:rsidRPr="00BB0106">
          <w:rPr>
            <w:rStyle w:val="Hyperlink"/>
            <w:lang w:val="id-ID"/>
            <w:rPrChange w:id="1156" w:author="Andries Pandia" w:date="2025-08-26T08:27:00Z">
              <w:rPr>
                <w:rStyle w:val="Hyperlink"/>
              </w:rPr>
            </w:rPrChange>
          </w:rPr>
          <w:fldChar w:fldCharType="begin"/>
        </w:r>
        <w:r w:rsidRPr="00BB0106">
          <w:rPr>
            <w:rStyle w:val="Hyperlink"/>
            <w:lang w:val="id-ID"/>
            <w:rPrChange w:id="1157" w:author="Andries Pandia" w:date="2025-08-26T08:27:00Z">
              <w:rPr>
                <w:rStyle w:val="Hyperlink"/>
              </w:rPr>
            </w:rPrChange>
          </w:rPr>
          <w:instrText xml:space="preserve"> </w:instrText>
        </w:r>
        <w:r w:rsidRPr="00BB0106">
          <w:rPr>
            <w:lang w:val="id-ID"/>
            <w:rPrChange w:id="1158" w:author="Andries Pandia" w:date="2025-08-26T08:27:00Z">
              <w:rPr/>
            </w:rPrChange>
          </w:rPr>
          <w:instrText>HYPERLINK \l "_Toc206780686"</w:instrText>
        </w:r>
        <w:r w:rsidRPr="00BB0106">
          <w:rPr>
            <w:rStyle w:val="Hyperlink"/>
            <w:lang w:val="id-ID"/>
            <w:rPrChange w:id="1159" w:author="Andries Pandia" w:date="2025-08-26T08:27:00Z">
              <w:rPr>
                <w:rStyle w:val="Hyperlink"/>
              </w:rPr>
            </w:rPrChange>
          </w:rPr>
          <w:instrText xml:space="preserve"> </w:instrText>
        </w:r>
        <w:r w:rsidRPr="00BB0106">
          <w:rPr>
            <w:rStyle w:val="Hyperlink"/>
            <w:lang w:val="id-ID"/>
            <w:rPrChange w:id="1160" w:author="Andries Pandia" w:date="2025-08-26T08:27:00Z">
              <w:rPr>
                <w:rStyle w:val="Hyperlink"/>
              </w:rPr>
            </w:rPrChange>
          </w:rPr>
        </w:r>
        <w:r w:rsidRPr="00BB0106">
          <w:rPr>
            <w:rStyle w:val="Hyperlink"/>
            <w:lang w:val="id-ID"/>
            <w:rPrChange w:id="1161" w:author="Andries Pandia" w:date="2025-08-26T08:27:00Z">
              <w:rPr>
                <w:rStyle w:val="Hyperlink"/>
              </w:rPr>
            </w:rPrChange>
          </w:rPr>
          <w:fldChar w:fldCharType="separate"/>
        </w:r>
        <w:r w:rsidRPr="00BB0106">
          <w:rPr>
            <w:rStyle w:val="Hyperlink"/>
            <w:lang w:val="id-ID"/>
            <w:rPrChange w:id="1162" w:author="Andries Pandia" w:date="2025-08-26T08:27:00Z">
              <w:rPr>
                <w:rStyle w:val="Hyperlink"/>
              </w:rPr>
            </w:rPrChange>
          </w:rPr>
          <w:t>DAFTAR TABEL</w:t>
        </w:r>
        <w:r w:rsidRPr="00BB0106">
          <w:rPr>
            <w:webHidden/>
            <w:lang w:val="id-ID"/>
            <w:rPrChange w:id="1163" w:author="Andries Pandia" w:date="2025-08-26T08:27:00Z">
              <w:rPr>
                <w:webHidden/>
              </w:rPr>
            </w:rPrChange>
          </w:rPr>
          <w:tab/>
        </w:r>
        <w:r w:rsidRPr="00BB0106">
          <w:rPr>
            <w:webHidden/>
            <w:lang w:val="id-ID"/>
            <w:rPrChange w:id="1164" w:author="Andries Pandia" w:date="2025-08-26T08:27:00Z">
              <w:rPr>
                <w:webHidden/>
              </w:rPr>
            </w:rPrChange>
          </w:rPr>
          <w:fldChar w:fldCharType="begin"/>
        </w:r>
        <w:r w:rsidRPr="00BB0106">
          <w:rPr>
            <w:webHidden/>
            <w:lang w:val="id-ID"/>
            <w:rPrChange w:id="1165" w:author="Andries Pandia" w:date="2025-08-26T08:27:00Z">
              <w:rPr>
                <w:webHidden/>
              </w:rPr>
            </w:rPrChange>
          </w:rPr>
          <w:instrText xml:space="preserve"> PAGEREF _Toc206780686 \h </w:instrText>
        </w:r>
      </w:ins>
      <w:r w:rsidRPr="00BB0106">
        <w:rPr>
          <w:webHidden/>
          <w:lang w:val="id-ID"/>
          <w:rPrChange w:id="1166" w:author="Andries Pandia" w:date="2025-08-26T08:27:00Z">
            <w:rPr>
              <w:webHidden/>
            </w:rPr>
          </w:rPrChange>
        </w:rPr>
      </w:r>
      <w:r w:rsidRPr="00BB0106">
        <w:rPr>
          <w:webHidden/>
          <w:lang w:val="id-ID"/>
          <w:rPrChange w:id="1167" w:author="Andries Pandia" w:date="2025-08-26T08:27:00Z">
            <w:rPr>
              <w:webHidden/>
            </w:rPr>
          </w:rPrChange>
        </w:rPr>
        <w:fldChar w:fldCharType="separate"/>
      </w:r>
      <w:ins w:id="1168" w:author="grace bellandina" w:date="2025-08-26T09:54:00Z" w16du:dateUtc="2025-08-26T02:54:00Z">
        <w:r w:rsidR="00A96BCD">
          <w:rPr>
            <w:webHidden/>
            <w:lang w:val="id-ID"/>
          </w:rPr>
          <w:t xml:space="preserve"> </w:t>
        </w:r>
      </w:ins>
      <w:del w:id="1169" w:author="grace bellandina" w:date="2025-08-26T09:54:00Z" w16du:dateUtc="2025-08-26T02:54:00Z">
        <w:r w:rsidR="00022F35" w:rsidDel="00A96BCD">
          <w:rPr>
            <w:webHidden/>
            <w:lang w:val="id-ID"/>
          </w:rPr>
          <w:delText>i</w:delText>
        </w:r>
      </w:del>
      <w:ins w:id="1170" w:author="Andries Pandia" w:date="2025-08-22T18:44:00Z">
        <w:r w:rsidRPr="00BB0106">
          <w:rPr>
            <w:webHidden/>
            <w:lang w:val="id-ID"/>
            <w:rPrChange w:id="1171" w:author="Andries Pandia" w:date="2025-08-26T08:27:00Z">
              <w:rPr>
                <w:webHidden/>
              </w:rPr>
            </w:rPrChange>
          </w:rPr>
          <w:fldChar w:fldCharType="end"/>
        </w:r>
        <w:r w:rsidRPr="00BB0106">
          <w:rPr>
            <w:rStyle w:val="Hyperlink"/>
            <w:lang w:val="id-ID"/>
            <w:rPrChange w:id="1172" w:author="Andries Pandia" w:date="2025-08-26T08:27:00Z">
              <w:rPr>
                <w:rStyle w:val="Hyperlink"/>
              </w:rPr>
            </w:rPrChange>
          </w:rPr>
          <w:fldChar w:fldCharType="end"/>
        </w:r>
      </w:ins>
    </w:p>
    <w:p w14:paraId="4894B683" w14:textId="7A6CE27A" w:rsidR="0099148D" w:rsidRPr="00BB0106" w:rsidRDefault="0099148D" w:rsidP="00DF54B0">
      <w:pPr>
        <w:pStyle w:val="TOC1"/>
        <w:spacing w:line="240" w:lineRule="auto"/>
        <w:ind w:firstLine="0"/>
        <w:rPr>
          <w:ins w:id="1173" w:author="Andries Pandia" w:date="2025-08-22T18:44:00Z"/>
          <w:rFonts w:asciiTheme="minorHAnsi" w:eastAsiaTheme="minorEastAsia" w:hAnsiTheme="minorHAnsi" w:cstheme="minorBidi"/>
          <w:b w:val="0"/>
          <w:bCs w:val="0"/>
          <w:iCs w:val="0"/>
          <w:kern w:val="0"/>
          <w:sz w:val="22"/>
          <w:szCs w:val="22"/>
          <w:lang w:val="id-ID"/>
          <w14:ligatures w14:val="none"/>
          <w:rPrChange w:id="1174" w:author="Andries Pandia" w:date="2025-08-26T08:27:00Z">
            <w:rPr>
              <w:ins w:id="1175" w:author="Andries Pandia" w:date="2025-08-22T18:44:00Z"/>
              <w:rFonts w:eastAsiaTheme="minorEastAsia" w:cstheme="minorBidi"/>
              <w:b w:val="0"/>
              <w:bCs w:val="0"/>
              <w:iCs w:val="0"/>
              <w:kern w:val="0"/>
              <w:sz w:val="22"/>
              <w:szCs w:val="22"/>
              <w14:ligatures w14:val="none"/>
            </w:rPr>
          </w:rPrChange>
        </w:rPr>
      </w:pPr>
      <w:ins w:id="1176" w:author="Andries Pandia" w:date="2025-08-22T18:44:00Z">
        <w:r w:rsidRPr="00BB0106">
          <w:rPr>
            <w:rStyle w:val="Hyperlink"/>
            <w:lang w:val="id-ID"/>
            <w:rPrChange w:id="1177" w:author="Andries Pandia" w:date="2025-08-26T08:27:00Z">
              <w:rPr>
                <w:rStyle w:val="Hyperlink"/>
              </w:rPr>
            </w:rPrChange>
          </w:rPr>
          <w:fldChar w:fldCharType="begin"/>
        </w:r>
        <w:r w:rsidRPr="00BB0106">
          <w:rPr>
            <w:rStyle w:val="Hyperlink"/>
            <w:lang w:val="id-ID"/>
            <w:rPrChange w:id="1178" w:author="Andries Pandia" w:date="2025-08-26T08:27:00Z">
              <w:rPr>
                <w:rStyle w:val="Hyperlink"/>
              </w:rPr>
            </w:rPrChange>
          </w:rPr>
          <w:instrText xml:space="preserve"> </w:instrText>
        </w:r>
        <w:r w:rsidRPr="00BB0106">
          <w:rPr>
            <w:lang w:val="id-ID"/>
            <w:rPrChange w:id="1179" w:author="Andries Pandia" w:date="2025-08-26T08:27:00Z">
              <w:rPr/>
            </w:rPrChange>
          </w:rPr>
          <w:instrText>HYPERLINK \l "_Toc206780687"</w:instrText>
        </w:r>
        <w:r w:rsidRPr="00BB0106">
          <w:rPr>
            <w:rStyle w:val="Hyperlink"/>
            <w:lang w:val="id-ID"/>
            <w:rPrChange w:id="1180" w:author="Andries Pandia" w:date="2025-08-26T08:27:00Z">
              <w:rPr>
                <w:rStyle w:val="Hyperlink"/>
              </w:rPr>
            </w:rPrChange>
          </w:rPr>
          <w:instrText xml:space="preserve"> </w:instrText>
        </w:r>
        <w:r w:rsidRPr="00BB0106">
          <w:rPr>
            <w:rStyle w:val="Hyperlink"/>
            <w:lang w:val="id-ID"/>
            <w:rPrChange w:id="1181" w:author="Andries Pandia" w:date="2025-08-26T08:27:00Z">
              <w:rPr>
                <w:rStyle w:val="Hyperlink"/>
              </w:rPr>
            </w:rPrChange>
          </w:rPr>
        </w:r>
        <w:r w:rsidRPr="00BB0106">
          <w:rPr>
            <w:rStyle w:val="Hyperlink"/>
            <w:lang w:val="id-ID"/>
            <w:rPrChange w:id="1182" w:author="Andries Pandia" w:date="2025-08-26T08:27:00Z">
              <w:rPr>
                <w:rStyle w:val="Hyperlink"/>
              </w:rPr>
            </w:rPrChange>
          </w:rPr>
          <w:fldChar w:fldCharType="separate"/>
        </w:r>
        <w:r w:rsidRPr="00BB0106">
          <w:rPr>
            <w:rStyle w:val="Hyperlink"/>
            <w:lang w:val="id-ID"/>
            <w:rPrChange w:id="1183" w:author="Andries Pandia" w:date="2025-08-26T08:27:00Z">
              <w:rPr>
                <w:rStyle w:val="Hyperlink"/>
              </w:rPr>
            </w:rPrChange>
          </w:rPr>
          <w:t>DAFTAR LAMPIRAN</w:t>
        </w:r>
        <w:r w:rsidRPr="00BB0106">
          <w:rPr>
            <w:webHidden/>
            <w:lang w:val="id-ID"/>
            <w:rPrChange w:id="1184" w:author="Andries Pandia" w:date="2025-08-26T08:27:00Z">
              <w:rPr>
                <w:webHidden/>
              </w:rPr>
            </w:rPrChange>
          </w:rPr>
          <w:tab/>
        </w:r>
        <w:r w:rsidRPr="00BB0106">
          <w:rPr>
            <w:webHidden/>
            <w:lang w:val="id-ID"/>
            <w:rPrChange w:id="1185" w:author="Andries Pandia" w:date="2025-08-26T08:27:00Z">
              <w:rPr>
                <w:webHidden/>
              </w:rPr>
            </w:rPrChange>
          </w:rPr>
          <w:fldChar w:fldCharType="begin"/>
        </w:r>
        <w:r w:rsidRPr="00BB0106">
          <w:rPr>
            <w:webHidden/>
            <w:lang w:val="id-ID"/>
            <w:rPrChange w:id="1186" w:author="Andries Pandia" w:date="2025-08-26T08:27:00Z">
              <w:rPr>
                <w:webHidden/>
              </w:rPr>
            </w:rPrChange>
          </w:rPr>
          <w:instrText xml:space="preserve"> PAGEREF _Toc206780687 \h </w:instrText>
        </w:r>
      </w:ins>
      <w:r w:rsidRPr="00BB0106">
        <w:rPr>
          <w:webHidden/>
          <w:lang w:val="id-ID"/>
          <w:rPrChange w:id="1187" w:author="Andries Pandia" w:date="2025-08-26T08:27:00Z">
            <w:rPr>
              <w:webHidden/>
            </w:rPr>
          </w:rPrChange>
        </w:rPr>
      </w:r>
      <w:r w:rsidRPr="00BB0106">
        <w:rPr>
          <w:webHidden/>
          <w:lang w:val="id-ID"/>
          <w:rPrChange w:id="1188" w:author="Andries Pandia" w:date="2025-08-26T08:27:00Z">
            <w:rPr>
              <w:webHidden/>
            </w:rPr>
          </w:rPrChange>
        </w:rPr>
        <w:fldChar w:fldCharType="separate"/>
      </w:r>
      <w:ins w:id="1189" w:author="grace bellandina" w:date="2025-08-26T09:54:00Z" w16du:dateUtc="2025-08-26T02:54:00Z">
        <w:r w:rsidR="00A96BCD">
          <w:rPr>
            <w:webHidden/>
            <w:lang w:val="id-ID"/>
          </w:rPr>
          <w:t xml:space="preserve"> </w:t>
        </w:r>
      </w:ins>
      <w:del w:id="1190" w:author="grace bellandina" w:date="2025-08-26T09:54:00Z" w16du:dateUtc="2025-08-26T02:54:00Z">
        <w:r w:rsidR="00022F35" w:rsidDel="00A96BCD">
          <w:rPr>
            <w:webHidden/>
            <w:lang w:val="id-ID"/>
          </w:rPr>
          <w:delText>i</w:delText>
        </w:r>
      </w:del>
      <w:ins w:id="1191" w:author="Andries Pandia" w:date="2025-08-22T18:44:00Z">
        <w:r w:rsidRPr="00BB0106">
          <w:rPr>
            <w:webHidden/>
            <w:lang w:val="id-ID"/>
            <w:rPrChange w:id="1192" w:author="Andries Pandia" w:date="2025-08-26T08:27:00Z">
              <w:rPr>
                <w:webHidden/>
              </w:rPr>
            </w:rPrChange>
          </w:rPr>
          <w:fldChar w:fldCharType="end"/>
        </w:r>
        <w:r w:rsidRPr="00BB0106">
          <w:rPr>
            <w:rStyle w:val="Hyperlink"/>
            <w:lang w:val="id-ID"/>
            <w:rPrChange w:id="1193" w:author="Andries Pandia" w:date="2025-08-26T08:27:00Z">
              <w:rPr>
                <w:rStyle w:val="Hyperlink"/>
              </w:rPr>
            </w:rPrChange>
          </w:rPr>
          <w:fldChar w:fldCharType="end"/>
        </w:r>
      </w:ins>
    </w:p>
    <w:p w14:paraId="57A78666" w14:textId="77777777" w:rsidR="0099148D" w:rsidRPr="00BB0106" w:rsidRDefault="0099148D" w:rsidP="00DF54B0">
      <w:pPr>
        <w:pStyle w:val="TOC1"/>
        <w:tabs>
          <w:tab w:val="left" w:pos="480"/>
        </w:tabs>
        <w:spacing w:line="240" w:lineRule="auto"/>
        <w:ind w:firstLine="0"/>
        <w:rPr>
          <w:ins w:id="1194" w:author="Andries Pandia" w:date="2025-08-22T18:46:00Z"/>
          <w:rStyle w:val="Hyperlink"/>
          <w:lang w:val="id-ID"/>
          <w:rPrChange w:id="1195" w:author="Andries Pandia" w:date="2025-08-26T08:27:00Z">
            <w:rPr>
              <w:ins w:id="1196" w:author="Andries Pandia" w:date="2025-08-22T18:46:00Z"/>
              <w:rStyle w:val="Hyperlink"/>
            </w:rPr>
          </w:rPrChange>
        </w:rPr>
      </w:pPr>
    </w:p>
    <w:p w14:paraId="0C2AAAE4" w14:textId="37BCA080" w:rsidR="0099148D" w:rsidRPr="00BB0106" w:rsidRDefault="0099148D" w:rsidP="00DF54B0">
      <w:pPr>
        <w:pStyle w:val="TOC1"/>
        <w:tabs>
          <w:tab w:val="left" w:pos="480"/>
        </w:tabs>
        <w:spacing w:line="240" w:lineRule="auto"/>
        <w:ind w:firstLine="0"/>
        <w:rPr>
          <w:ins w:id="1197" w:author="Andries Pandia" w:date="2025-08-22T18:44:00Z"/>
          <w:rFonts w:asciiTheme="minorHAnsi" w:eastAsiaTheme="minorEastAsia" w:hAnsiTheme="minorHAnsi" w:cstheme="minorBidi"/>
          <w:b w:val="0"/>
          <w:bCs w:val="0"/>
          <w:iCs w:val="0"/>
          <w:kern w:val="0"/>
          <w:sz w:val="22"/>
          <w:szCs w:val="22"/>
          <w:lang w:val="id-ID"/>
          <w14:ligatures w14:val="none"/>
          <w:rPrChange w:id="1198" w:author="Andries Pandia" w:date="2025-08-26T08:27:00Z">
            <w:rPr>
              <w:ins w:id="1199" w:author="Andries Pandia" w:date="2025-08-22T18:44:00Z"/>
              <w:rFonts w:eastAsiaTheme="minorEastAsia" w:cstheme="minorBidi"/>
              <w:b w:val="0"/>
              <w:bCs w:val="0"/>
              <w:iCs w:val="0"/>
              <w:kern w:val="0"/>
              <w:sz w:val="22"/>
              <w:szCs w:val="22"/>
              <w14:ligatures w14:val="none"/>
            </w:rPr>
          </w:rPrChange>
        </w:rPr>
      </w:pPr>
      <w:ins w:id="1200" w:author="Andries Pandia" w:date="2025-08-22T18:44:00Z">
        <w:r w:rsidRPr="00BB0106">
          <w:rPr>
            <w:rStyle w:val="Hyperlink"/>
            <w:lang w:val="id-ID"/>
            <w:rPrChange w:id="1201" w:author="Andries Pandia" w:date="2025-08-26T08:27:00Z">
              <w:rPr>
                <w:rStyle w:val="Hyperlink"/>
              </w:rPr>
            </w:rPrChange>
          </w:rPr>
          <w:fldChar w:fldCharType="begin"/>
        </w:r>
        <w:r w:rsidRPr="00BB0106">
          <w:rPr>
            <w:rStyle w:val="Hyperlink"/>
            <w:lang w:val="id-ID"/>
            <w:rPrChange w:id="1202" w:author="Andries Pandia" w:date="2025-08-26T08:27:00Z">
              <w:rPr>
                <w:rStyle w:val="Hyperlink"/>
              </w:rPr>
            </w:rPrChange>
          </w:rPr>
          <w:instrText xml:space="preserve"> </w:instrText>
        </w:r>
        <w:r w:rsidRPr="00BB0106">
          <w:rPr>
            <w:lang w:val="id-ID"/>
            <w:rPrChange w:id="1203" w:author="Andries Pandia" w:date="2025-08-26T08:27:00Z">
              <w:rPr/>
            </w:rPrChange>
          </w:rPr>
          <w:instrText>HYPERLINK \l "_Toc206780688"</w:instrText>
        </w:r>
        <w:r w:rsidRPr="00BB0106">
          <w:rPr>
            <w:rStyle w:val="Hyperlink"/>
            <w:lang w:val="id-ID"/>
            <w:rPrChange w:id="1204" w:author="Andries Pandia" w:date="2025-08-26T08:27:00Z">
              <w:rPr>
                <w:rStyle w:val="Hyperlink"/>
              </w:rPr>
            </w:rPrChange>
          </w:rPr>
          <w:instrText xml:space="preserve"> </w:instrText>
        </w:r>
        <w:r w:rsidRPr="00BB0106">
          <w:rPr>
            <w:rStyle w:val="Hyperlink"/>
            <w:lang w:val="id-ID"/>
            <w:rPrChange w:id="1205" w:author="Andries Pandia" w:date="2025-08-26T08:27:00Z">
              <w:rPr>
                <w:rStyle w:val="Hyperlink"/>
              </w:rPr>
            </w:rPrChange>
          </w:rPr>
        </w:r>
        <w:r w:rsidRPr="00BB0106">
          <w:rPr>
            <w:rStyle w:val="Hyperlink"/>
            <w:lang w:val="id-ID"/>
            <w:rPrChange w:id="1206" w:author="Andries Pandia" w:date="2025-08-26T08:27:00Z">
              <w:rPr>
                <w:rStyle w:val="Hyperlink"/>
              </w:rPr>
            </w:rPrChange>
          </w:rPr>
          <w:fldChar w:fldCharType="separate"/>
        </w:r>
        <w:r w:rsidRPr="00BB0106">
          <w:rPr>
            <w:rStyle w:val="Hyperlink"/>
            <w:lang w:val="id-ID"/>
            <w:rPrChange w:id="1207" w:author="Andries Pandia" w:date="2025-08-26T08:27:00Z">
              <w:rPr>
                <w:rStyle w:val="Hyperlink"/>
              </w:rPr>
            </w:rPrChange>
          </w:rPr>
          <w:t xml:space="preserve">1. </w:t>
        </w:r>
        <w:r w:rsidRPr="00BB0106">
          <w:rPr>
            <w:rFonts w:asciiTheme="minorHAnsi" w:eastAsiaTheme="minorEastAsia" w:hAnsiTheme="minorHAnsi" w:cstheme="minorBidi"/>
            <w:b w:val="0"/>
            <w:bCs w:val="0"/>
            <w:iCs w:val="0"/>
            <w:kern w:val="0"/>
            <w:sz w:val="22"/>
            <w:szCs w:val="22"/>
            <w:lang w:val="id-ID"/>
            <w14:ligatures w14:val="none"/>
            <w:rPrChange w:id="1208" w:author="Andries Pandia" w:date="2025-08-26T08:27:00Z">
              <w:rPr>
                <w:rFonts w:eastAsiaTheme="minorEastAsia" w:cstheme="minorBidi"/>
                <w:b w:val="0"/>
                <w:bCs w:val="0"/>
                <w:iCs w:val="0"/>
                <w:kern w:val="0"/>
                <w:sz w:val="22"/>
                <w:szCs w:val="22"/>
                <w14:ligatures w14:val="none"/>
              </w:rPr>
            </w:rPrChange>
          </w:rPr>
          <w:tab/>
        </w:r>
        <w:r w:rsidRPr="00BB0106">
          <w:rPr>
            <w:rStyle w:val="Hyperlink"/>
            <w:lang w:val="id-ID"/>
            <w:rPrChange w:id="1209" w:author="Andries Pandia" w:date="2025-08-26T08:27:00Z">
              <w:rPr>
                <w:rStyle w:val="Hyperlink"/>
              </w:rPr>
            </w:rPrChange>
          </w:rPr>
          <w:t>PENDAHULUAN</w:t>
        </w:r>
        <w:r w:rsidRPr="00BB0106">
          <w:rPr>
            <w:webHidden/>
            <w:lang w:val="id-ID"/>
            <w:rPrChange w:id="1210" w:author="Andries Pandia" w:date="2025-08-26T08:27:00Z">
              <w:rPr>
                <w:webHidden/>
              </w:rPr>
            </w:rPrChange>
          </w:rPr>
          <w:tab/>
        </w:r>
        <w:r w:rsidRPr="00BB0106">
          <w:rPr>
            <w:webHidden/>
            <w:lang w:val="id-ID"/>
            <w:rPrChange w:id="1211" w:author="Andries Pandia" w:date="2025-08-26T08:27:00Z">
              <w:rPr>
                <w:webHidden/>
              </w:rPr>
            </w:rPrChange>
          </w:rPr>
          <w:fldChar w:fldCharType="begin"/>
        </w:r>
        <w:r w:rsidRPr="00BB0106">
          <w:rPr>
            <w:webHidden/>
            <w:lang w:val="id-ID"/>
            <w:rPrChange w:id="1212" w:author="Andries Pandia" w:date="2025-08-26T08:27:00Z">
              <w:rPr>
                <w:webHidden/>
              </w:rPr>
            </w:rPrChange>
          </w:rPr>
          <w:instrText xml:space="preserve"> PAGEREF _Toc206780688 \h </w:instrText>
        </w:r>
      </w:ins>
      <w:r w:rsidRPr="00BB0106">
        <w:rPr>
          <w:webHidden/>
          <w:lang w:val="id-ID"/>
          <w:rPrChange w:id="1213" w:author="Andries Pandia" w:date="2025-08-26T08:27:00Z">
            <w:rPr>
              <w:webHidden/>
            </w:rPr>
          </w:rPrChange>
        </w:rPr>
      </w:r>
      <w:r w:rsidRPr="00BB0106">
        <w:rPr>
          <w:webHidden/>
          <w:lang w:val="id-ID"/>
          <w:rPrChange w:id="1214" w:author="Andries Pandia" w:date="2025-08-26T08:27:00Z">
            <w:rPr>
              <w:webHidden/>
            </w:rPr>
          </w:rPrChange>
        </w:rPr>
        <w:fldChar w:fldCharType="separate"/>
      </w:r>
      <w:ins w:id="1215" w:author="grace bellandina" w:date="2025-08-26T09:54:00Z" w16du:dateUtc="2025-08-26T02:54:00Z">
        <w:r w:rsidR="00A96BCD">
          <w:rPr>
            <w:webHidden/>
            <w:lang w:val="id-ID"/>
          </w:rPr>
          <w:t>1</w:t>
        </w:r>
      </w:ins>
      <w:del w:id="1216" w:author="grace bellandina" w:date="2025-08-26T09:54:00Z" w16du:dateUtc="2025-08-26T02:54:00Z">
        <w:r w:rsidR="00022F35" w:rsidDel="00A96BCD">
          <w:rPr>
            <w:webHidden/>
            <w:lang w:val="id-ID"/>
          </w:rPr>
          <w:delText>2</w:delText>
        </w:r>
      </w:del>
      <w:ins w:id="1217" w:author="Andries Pandia" w:date="2025-08-22T18:44:00Z">
        <w:r w:rsidRPr="00BB0106">
          <w:rPr>
            <w:webHidden/>
            <w:lang w:val="id-ID"/>
            <w:rPrChange w:id="1218" w:author="Andries Pandia" w:date="2025-08-26T08:27:00Z">
              <w:rPr>
                <w:webHidden/>
              </w:rPr>
            </w:rPrChange>
          </w:rPr>
          <w:fldChar w:fldCharType="end"/>
        </w:r>
        <w:r w:rsidRPr="00BB0106">
          <w:rPr>
            <w:rStyle w:val="Hyperlink"/>
            <w:lang w:val="id-ID"/>
            <w:rPrChange w:id="1219" w:author="Andries Pandia" w:date="2025-08-26T08:27:00Z">
              <w:rPr>
                <w:rStyle w:val="Hyperlink"/>
              </w:rPr>
            </w:rPrChange>
          </w:rPr>
          <w:fldChar w:fldCharType="end"/>
        </w:r>
      </w:ins>
    </w:p>
    <w:p w14:paraId="5BEAA480" w14:textId="1B0F8FD3" w:rsidR="0099148D" w:rsidRPr="00BB0106" w:rsidRDefault="0099148D" w:rsidP="00DF54B0">
      <w:pPr>
        <w:pStyle w:val="TOC2"/>
        <w:spacing w:before="0" w:line="240" w:lineRule="auto"/>
        <w:ind w:firstLine="0"/>
        <w:rPr>
          <w:ins w:id="1220" w:author="Andries Pandia" w:date="2025-08-22T18:44:00Z"/>
          <w:rFonts w:asciiTheme="minorHAnsi" w:eastAsiaTheme="minorEastAsia" w:hAnsiTheme="minorHAnsi" w:cstheme="minorBidi"/>
          <w:kern w:val="0"/>
          <w:sz w:val="22"/>
          <w:szCs w:val="22"/>
          <w14:ligatures w14:val="none"/>
          <w:rPrChange w:id="1221" w:author="Andries Pandia" w:date="2025-08-26T08:27:00Z">
            <w:rPr>
              <w:ins w:id="1222" w:author="Andries Pandia" w:date="2025-08-22T18:44:00Z"/>
              <w:rFonts w:eastAsiaTheme="minorEastAsia" w:cstheme="minorBidi"/>
              <w:kern w:val="0"/>
              <w14:ligatures w14:val="none"/>
            </w:rPr>
          </w:rPrChange>
        </w:rPr>
      </w:pPr>
      <w:ins w:id="1223" w:author="Andries Pandia" w:date="2025-08-22T18:44:00Z">
        <w:r w:rsidRPr="00A96BCD">
          <w:rPr>
            <w:rStyle w:val="Hyperlink"/>
          </w:rPr>
          <w:fldChar w:fldCharType="begin"/>
        </w:r>
        <w:r w:rsidRPr="00BB0106">
          <w:rPr>
            <w:rStyle w:val="Hyperlink"/>
          </w:rPr>
          <w:instrText xml:space="preserve"> </w:instrText>
        </w:r>
        <w:r w:rsidRPr="00BB0106">
          <w:instrText>HYPERLINK \l "_Toc206780689"</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1.1.</w:t>
        </w:r>
        <w:r w:rsidRPr="00BB0106">
          <w:rPr>
            <w:rFonts w:asciiTheme="minorHAnsi" w:eastAsiaTheme="minorEastAsia" w:hAnsiTheme="minorHAnsi" w:cstheme="minorBidi"/>
            <w:kern w:val="0"/>
            <w:sz w:val="22"/>
            <w:szCs w:val="22"/>
            <w14:ligatures w14:val="none"/>
            <w:rPrChange w:id="1224" w:author="Andries Pandia" w:date="2025-08-26T08:27:00Z">
              <w:rPr>
                <w:rFonts w:eastAsiaTheme="minorEastAsia" w:cstheme="minorBidi"/>
                <w:kern w:val="0"/>
                <w14:ligatures w14:val="none"/>
              </w:rPr>
            </w:rPrChange>
          </w:rPr>
          <w:tab/>
        </w:r>
        <w:r w:rsidRPr="00BB0106">
          <w:rPr>
            <w:rStyle w:val="Hyperlink"/>
          </w:rPr>
          <w:t>Latar Belakang</w:t>
        </w:r>
        <w:r w:rsidRPr="00BB0106">
          <w:rPr>
            <w:webHidden/>
          </w:rPr>
          <w:tab/>
        </w:r>
        <w:r w:rsidRPr="00A96BCD">
          <w:rPr>
            <w:webHidden/>
          </w:rPr>
          <w:fldChar w:fldCharType="begin"/>
        </w:r>
        <w:r w:rsidRPr="00BB0106">
          <w:rPr>
            <w:webHidden/>
          </w:rPr>
          <w:instrText xml:space="preserve"> PAGEREF _Toc206780689 \h </w:instrText>
        </w:r>
      </w:ins>
      <w:r w:rsidRPr="00A96BCD">
        <w:rPr>
          <w:webHidden/>
        </w:rPr>
      </w:r>
      <w:r w:rsidRPr="00A96BCD">
        <w:rPr>
          <w:webHidden/>
        </w:rPr>
        <w:fldChar w:fldCharType="separate"/>
      </w:r>
      <w:ins w:id="1225" w:author="grace bellandina" w:date="2025-08-26T09:54:00Z" w16du:dateUtc="2025-08-26T02:54:00Z">
        <w:r w:rsidR="00A96BCD">
          <w:rPr>
            <w:webHidden/>
          </w:rPr>
          <w:t>1</w:t>
        </w:r>
      </w:ins>
      <w:del w:id="1226" w:author="grace bellandina" w:date="2025-08-26T09:54:00Z" w16du:dateUtc="2025-08-26T02:54:00Z">
        <w:r w:rsidR="00022F35" w:rsidDel="00A96BCD">
          <w:rPr>
            <w:webHidden/>
          </w:rPr>
          <w:delText>2</w:delText>
        </w:r>
      </w:del>
      <w:ins w:id="1227" w:author="Andries Pandia" w:date="2025-08-22T18:44:00Z">
        <w:r w:rsidRPr="00A96BCD">
          <w:rPr>
            <w:webHidden/>
          </w:rPr>
          <w:fldChar w:fldCharType="end"/>
        </w:r>
        <w:r w:rsidRPr="00A96BCD">
          <w:rPr>
            <w:rStyle w:val="Hyperlink"/>
          </w:rPr>
          <w:fldChar w:fldCharType="end"/>
        </w:r>
      </w:ins>
    </w:p>
    <w:p w14:paraId="53B59AC4" w14:textId="7D7A99A1" w:rsidR="0099148D" w:rsidRPr="00BB0106" w:rsidRDefault="0099148D" w:rsidP="00DF54B0">
      <w:pPr>
        <w:pStyle w:val="TOC2"/>
        <w:spacing w:before="0" w:line="240" w:lineRule="auto"/>
        <w:ind w:firstLine="0"/>
        <w:rPr>
          <w:ins w:id="1228" w:author="Andries Pandia" w:date="2025-08-22T18:44:00Z"/>
          <w:rFonts w:asciiTheme="minorHAnsi" w:eastAsiaTheme="minorEastAsia" w:hAnsiTheme="minorHAnsi" w:cstheme="minorBidi"/>
          <w:kern w:val="0"/>
          <w:sz w:val="22"/>
          <w:szCs w:val="22"/>
          <w14:ligatures w14:val="none"/>
          <w:rPrChange w:id="1229" w:author="Andries Pandia" w:date="2025-08-26T08:27:00Z">
            <w:rPr>
              <w:ins w:id="1230" w:author="Andries Pandia" w:date="2025-08-22T18:44:00Z"/>
              <w:rFonts w:eastAsiaTheme="minorEastAsia" w:cstheme="minorBidi"/>
              <w:kern w:val="0"/>
              <w14:ligatures w14:val="none"/>
            </w:rPr>
          </w:rPrChange>
        </w:rPr>
      </w:pPr>
      <w:ins w:id="1231" w:author="Andries Pandia" w:date="2025-08-22T18:44:00Z">
        <w:r w:rsidRPr="00A96BCD">
          <w:rPr>
            <w:rStyle w:val="Hyperlink"/>
          </w:rPr>
          <w:fldChar w:fldCharType="begin"/>
        </w:r>
        <w:r w:rsidRPr="00BB0106">
          <w:rPr>
            <w:rStyle w:val="Hyperlink"/>
          </w:rPr>
          <w:instrText xml:space="preserve"> </w:instrText>
        </w:r>
        <w:r w:rsidRPr="00BB0106">
          <w:instrText>HYPERLINK \l "_Toc206780690"</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1.2.</w:t>
        </w:r>
        <w:r w:rsidRPr="00BB0106">
          <w:rPr>
            <w:rFonts w:asciiTheme="minorHAnsi" w:eastAsiaTheme="minorEastAsia" w:hAnsiTheme="minorHAnsi" w:cstheme="minorBidi"/>
            <w:kern w:val="0"/>
            <w:sz w:val="22"/>
            <w:szCs w:val="22"/>
            <w14:ligatures w14:val="none"/>
            <w:rPrChange w:id="1232" w:author="Andries Pandia" w:date="2025-08-26T08:27:00Z">
              <w:rPr>
                <w:rFonts w:eastAsiaTheme="minorEastAsia" w:cstheme="minorBidi"/>
                <w:kern w:val="0"/>
                <w14:ligatures w14:val="none"/>
              </w:rPr>
            </w:rPrChange>
          </w:rPr>
          <w:tab/>
        </w:r>
        <w:r w:rsidRPr="00BB0106">
          <w:rPr>
            <w:rStyle w:val="Hyperlink"/>
          </w:rPr>
          <w:t>Ruang Lingkup</w:t>
        </w:r>
        <w:r w:rsidRPr="00BB0106">
          <w:rPr>
            <w:webHidden/>
          </w:rPr>
          <w:tab/>
        </w:r>
        <w:r w:rsidRPr="00A96BCD">
          <w:rPr>
            <w:webHidden/>
          </w:rPr>
          <w:fldChar w:fldCharType="begin"/>
        </w:r>
        <w:r w:rsidRPr="00BB0106">
          <w:rPr>
            <w:webHidden/>
          </w:rPr>
          <w:instrText xml:space="preserve"> PAGEREF _Toc206780690 \h </w:instrText>
        </w:r>
      </w:ins>
      <w:r w:rsidRPr="00A96BCD">
        <w:rPr>
          <w:webHidden/>
        </w:rPr>
      </w:r>
      <w:r w:rsidRPr="00A96BCD">
        <w:rPr>
          <w:webHidden/>
        </w:rPr>
        <w:fldChar w:fldCharType="separate"/>
      </w:r>
      <w:ins w:id="1233" w:author="grace bellandina" w:date="2025-08-26T09:54:00Z" w16du:dateUtc="2025-08-26T02:54:00Z">
        <w:r w:rsidR="00A96BCD">
          <w:rPr>
            <w:webHidden/>
          </w:rPr>
          <w:t>2</w:t>
        </w:r>
      </w:ins>
      <w:del w:id="1234" w:author="grace bellandina" w:date="2025-08-26T09:54:00Z" w16du:dateUtc="2025-08-26T02:54:00Z">
        <w:r w:rsidR="00022F35" w:rsidDel="00A96BCD">
          <w:rPr>
            <w:webHidden/>
          </w:rPr>
          <w:delText>3</w:delText>
        </w:r>
      </w:del>
      <w:ins w:id="1235" w:author="Andries Pandia" w:date="2025-08-22T18:44:00Z">
        <w:r w:rsidRPr="00A96BCD">
          <w:rPr>
            <w:webHidden/>
          </w:rPr>
          <w:fldChar w:fldCharType="end"/>
        </w:r>
        <w:r w:rsidRPr="00A96BCD">
          <w:rPr>
            <w:rStyle w:val="Hyperlink"/>
          </w:rPr>
          <w:fldChar w:fldCharType="end"/>
        </w:r>
      </w:ins>
    </w:p>
    <w:p w14:paraId="78FF29FD" w14:textId="26F1D7A0" w:rsidR="0099148D" w:rsidRPr="00BB0106" w:rsidRDefault="0099148D" w:rsidP="00DF54B0">
      <w:pPr>
        <w:pStyle w:val="TOC2"/>
        <w:spacing w:before="0" w:line="240" w:lineRule="auto"/>
        <w:ind w:firstLine="0"/>
        <w:rPr>
          <w:ins w:id="1236" w:author="Andries Pandia" w:date="2025-08-22T18:44:00Z"/>
          <w:rFonts w:asciiTheme="minorHAnsi" w:eastAsiaTheme="minorEastAsia" w:hAnsiTheme="minorHAnsi" w:cstheme="minorBidi"/>
          <w:kern w:val="0"/>
          <w:sz w:val="22"/>
          <w:szCs w:val="22"/>
          <w14:ligatures w14:val="none"/>
          <w:rPrChange w:id="1237" w:author="Andries Pandia" w:date="2025-08-26T08:27:00Z">
            <w:rPr>
              <w:ins w:id="1238" w:author="Andries Pandia" w:date="2025-08-22T18:44:00Z"/>
              <w:rFonts w:eastAsiaTheme="minorEastAsia" w:cstheme="minorBidi"/>
              <w:kern w:val="0"/>
              <w14:ligatures w14:val="none"/>
            </w:rPr>
          </w:rPrChange>
        </w:rPr>
      </w:pPr>
      <w:ins w:id="1239" w:author="Andries Pandia" w:date="2025-08-22T18:44:00Z">
        <w:r w:rsidRPr="00A96BCD">
          <w:rPr>
            <w:rStyle w:val="Hyperlink"/>
          </w:rPr>
          <w:fldChar w:fldCharType="begin"/>
        </w:r>
        <w:r w:rsidRPr="00BB0106">
          <w:rPr>
            <w:rStyle w:val="Hyperlink"/>
          </w:rPr>
          <w:instrText xml:space="preserve"> </w:instrText>
        </w:r>
        <w:r w:rsidRPr="00BB0106">
          <w:instrText>HYPERLINK \l "_Toc206780691"</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1.3.</w:t>
        </w:r>
        <w:r w:rsidRPr="00BB0106">
          <w:rPr>
            <w:rFonts w:asciiTheme="minorHAnsi" w:eastAsiaTheme="minorEastAsia" w:hAnsiTheme="minorHAnsi" w:cstheme="minorBidi"/>
            <w:kern w:val="0"/>
            <w:sz w:val="22"/>
            <w:szCs w:val="22"/>
            <w14:ligatures w14:val="none"/>
            <w:rPrChange w:id="1240" w:author="Andries Pandia" w:date="2025-08-26T08:27:00Z">
              <w:rPr>
                <w:rFonts w:eastAsiaTheme="minorEastAsia" w:cstheme="minorBidi"/>
                <w:kern w:val="0"/>
                <w14:ligatures w14:val="none"/>
              </w:rPr>
            </w:rPrChange>
          </w:rPr>
          <w:tab/>
        </w:r>
        <w:r w:rsidRPr="00BB0106">
          <w:rPr>
            <w:rStyle w:val="Hyperlink"/>
          </w:rPr>
          <w:t>Tujuan Penelitian</w:t>
        </w:r>
        <w:r w:rsidRPr="00BB0106">
          <w:rPr>
            <w:webHidden/>
          </w:rPr>
          <w:tab/>
        </w:r>
        <w:r w:rsidRPr="00A96BCD">
          <w:rPr>
            <w:webHidden/>
          </w:rPr>
          <w:fldChar w:fldCharType="begin"/>
        </w:r>
        <w:r w:rsidRPr="00BB0106">
          <w:rPr>
            <w:webHidden/>
          </w:rPr>
          <w:instrText xml:space="preserve"> PAGEREF _Toc206780691 \h </w:instrText>
        </w:r>
      </w:ins>
      <w:r w:rsidRPr="00A96BCD">
        <w:rPr>
          <w:webHidden/>
        </w:rPr>
      </w:r>
      <w:r w:rsidRPr="00A96BCD">
        <w:rPr>
          <w:webHidden/>
        </w:rPr>
        <w:fldChar w:fldCharType="separate"/>
      </w:r>
      <w:ins w:id="1241" w:author="grace bellandina" w:date="2025-08-26T09:54:00Z" w16du:dateUtc="2025-08-26T02:54:00Z">
        <w:r w:rsidR="00A96BCD">
          <w:rPr>
            <w:webHidden/>
          </w:rPr>
          <w:t>2</w:t>
        </w:r>
      </w:ins>
      <w:del w:id="1242" w:author="grace bellandina" w:date="2025-08-26T09:54:00Z" w16du:dateUtc="2025-08-26T02:54:00Z">
        <w:r w:rsidR="00022F35" w:rsidDel="00A96BCD">
          <w:rPr>
            <w:webHidden/>
          </w:rPr>
          <w:delText>3</w:delText>
        </w:r>
      </w:del>
      <w:ins w:id="1243" w:author="Andries Pandia" w:date="2025-08-22T18:44:00Z">
        <w:r w:rsidRPr="00A96BCD">
          <w:rPr>
            <w:webHidden/>
          </w:rPr>
          <w:fldChar w:fldCharType="end"/>
        </w:r>
        <w:r w:rsidRPr="00A96BCD">
          <w:rPr>
            <w:rStyle w:val="Hyperlink"/>
          </w:rPr>
          <w:fldChar w:fldCharType="end"/>
        </w:r>
      </w:ins>
    </w:p>
    <w:p w14:paraId="6FFAD87A" w14:textId="7453D000" w:rsidR="0099148D" w:rsidRPr="00BB0106" w:rsidRDefault="0099148D" w:rsidP="00DF54B0">
      <w:pPr>
        <w:pStyle w:val="TOC2"/>
        <w:spacing w:before="0" w:line="240" w:lineRule="auto"/>
        <w:ind w:firstLine="0"/>
        <w:rPr>
          <w:ins w:id="1244" w:author="Andries Pandia" w:date="2025-08-22T18:44:00Z"/>
          <w:rFonts w:asciiTheme="minorHAnsi" w:eastAsiaTheme="minorEastAsia" w:hAnsiTheme="minorHAnsi" w:cstheme="minorBidi"/>
          <w:kern w:val="0"/>
          <w:sz w:val="22"/>
          <w:szCs w:val="22"/>
          <w14:ligatures w14:val="none"/>
          <w:rPrChange w:id="1245" w:author="Andries Pandia" w:date="2025-08-26T08:27:00Z">
            <w:rPr>
              <w:ins w:id="1246" w:author="Andries Pandia" w:date="2025-08-22T18:44:00Z"/>
              <w:rFonts w:eastAsiaTheme="minorEastAsia" w:cstheme="minorBidi"/>
              <w:kern w:val="0"/>
              <w14:ligatures w14:val="none"/>
            </w:rPr>
          </w:rPrChange>
        </w:rPr>
      </w:pPr>
      <w:ins w:id="1247" w:author="Andries Pandia" w:date="2025-08-22T18:44:00Z">
        <w:r w:rsidRPr="00A96BCD">
          <w:rPr>
            <w:rStyle w:val="Hyperlink"/>
          </w:rPr>
          <w:fldChar w:fldCharType="begin"/>
        </w:r>
        <w:r w:rsidRPr="00BB0106">
          <w:rPr>
            <w:rStyle w:val="Hyperlink"/>
          </w:rPr>
          <w:instrText xml:space="preserve"> </w:instrText>
        </w:r>
        <w:r w:rsidRPr="00BB0106">
          <w:instrText>HYPERLINK \l "_Toc206780692"</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1.4. </w:t>
        </w:r>
        <w:r w:rsidRPr="00BB0106">
          <w:rPr>
            <w:rFonts w:asciiTheme="minorHAnsi" w:eastAsiaTheme="minorEastAsia" w:hAnsiTheme="minorHAnsi" w:cstheme="minorBidi"/>
            <w:kern w:val="0"/>
            <w:sz w:val="22"/>
            <w:szCs w:val="22"/>
            <w14:ligatures w14:val="none"/>
            <w:rPrChange w:id="1248" w:author="Andries Pandia" w:date="2025-08-26T08:27:00Z">
              <w:rPr>
                <w:rFonts w:eastAsiaTheme="minorEastAsia" w:cstheme="minorBidi"/>
                <w:kern w:val="0"/>
                <w14:ligatures w14:val="none"/>
              </w:rPr>
            </w:rPrChange>
          </w:rPr>
          <w:tab/>
        </w:r>
        <w:r w:rsidRPr="00BB0106">
          <w:rPr>
            <w:rStyle w:val="Hyperlink"/>
          </w:rPr>
          <w:t>Metode Penulisan</w:t>
        </w:r>
        <w:r w:rsidRPr="00BB0106">
          <w:rPr>
            <w:webHidden/>
          </w:rPr>
          <w:tab/>
        </w:r>
        <w:r w:rsidRPr="00A96BCD">
          <w:rPr>
            <w:webHidden/>
          </w:rPr>
          <w:fldChar w:fldCharType="begin"/>
        </w:r>
        <w:r w:rsidRPr="00BB0106">
          <w:rPr>
            <w:webHidden/>
          </w:rPr>
          <w:instrText xml:space="preserve"> PAGEREF _Toc206780692 \h </w:instrText>
        </w:r>
      </w:ins>
      <w:r w:rsidRPr="00A96BCD">
        <w:rPr>
          <w:webHidden/>
        </w:rPr>
      </w:r>
      <w:r w:rsidRPr="00A96BCD">
        <w:rPr>
          <w:webHidden/>
        </w:rPr>
        <w:fldChar w:fldCharType="separate"/>
      </w:r>
      <w:ins w:id="1249" w:author="grace bellandina" w:date="2025-08-26T09:54:00Z" w16du:dateUtc="2025-08-26T02:54:00Z">
        <w:r w:rsidR="00A96BCD">
          <w:rPr>
            <w:webHidden/>
          </w:rPr>
          <w:t>3</w:t>
        </w:r>
      </w:ins>
      <w:del w:id="1250" w:author="grace bellandina" w:date="2025-08-26T09:54:00Z" w16du:dateUtc="2025-08-26T02:54:00Z">
        <w:r w:rsidR="00022F35" w:rsidDel="00A96BCD">
          <w:rPr>
            <w:webHidden/>
          </w:rPr>
          <w:delText>4</w:delText>
        </w:r>
      </w:del>
      <w:ins w:id="1251" w:author="Andries Pandia" w:date="2025-08-22T18:44:00Z">
        <w:r w:rsidRPr="00A96BCD">
          <w:rPr>
            <w:webHidden/>
          </w:rPr>
          <w:fldChar w:fldCharType="end"/>
        </w:r>
        <w:r w:rsidRPr="00A96BCD">
          <w:rPr>
            <w:rStyle w:val="Hyperlink"/>
          </w:rPr>
          <w:fldChar w:fldCharType="end"/>
        </w:r>
      </w:ins>
    </w:p>
    <w:p w14:paraId="054FAD0C" w14:textId="3FA8350B" w:rsidR="0099148D" w:rsidRPr="00BB0106" w:rsidRDefault="0099148D" w:rsidP="00DF54B0">
      <w:pPr>
        <w:pStyle w:val="TOC2"/>
        <w:spacing w:before="0" w:line="240" w:lineRule="auto"/>
        <w:ind w:firstLine="0"/>
        <w:rPr>
          <w:ins w:id="1252" w:author="Andries Pandia" w:date="2025-08-22T18:44:00Z"/>
          <w:rFonts w:asciiTheme="minorHAnsi" w:eastAsiaTheme="minorEastAsia" w:hAnsiTheme="minorHAnsi" w:cstheme="minorBidi"/>
          <w:kern w:val="0"/>
          <w:sz w:val="22"/>
          <w:szCs w:val="22"/>
          <w14:ligatures w14:val="none"/>
          <w:rPrChange w:id="1253" w:author="Andries Pandia" w:date="2025-08-26T08:27:00Z">
            <w:rPr>
              <w:ins w:id="1254" w:author="Andries Pandia" w:date="2025-08-22T18:44:00Z"/>
              <w:rFonts w:eastAsiaTheme="minorEastAsia" w:cstheme="minorBidi"/>
              <w:kern w:val="0"/>
              <w14:ligatures w14:val="none"/>
            </w:rPr>
          </w:rPrChange>
        </w:rPr>
      </w:pPr>
      <w:ins w:id="1255" w:author="Andries Pandia" w:date="2025-08-22T18:44:00Z">
        <w:r w:rsidRPr="00A96BCD">
          <w:rPr>
            <w:rStyle w:val="Hyperlink"/>
          </w:rPr>
          <w:fldChar w:fldCharType="begin"/>
        </w:r>
        <w:r w:rsidRPr="00BB0106">
          <w:rPr>
            <w:rStyle w:val="Hyperlink"/>
          </w:rPr>
          <w:instrText xml:space="preserve"> </w:instrText>
        </w:r>
        <w:r w:rsidRPr="00BB0106">
          <w:instrText>HYPERLINK \l "_Toc206780693"</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1.5.</w:t>
        </w:r>
        <w:r w:rsidRPr="00BB0106">
          <w:rPr>
            <w:rFonts w:asciiTheme="minorHAnsi" w:eastAsiaTheme="minorEastAsia" w:hAnsiTheme="minorHAnsi" w:cstheme="minorBidi"/>
            <w:kern w:val="0"/>
            <w:sz w:val="22"/>
            <w:szCs w:val="22"/>
            <w14:ligatures w14:val="none"/>
            <w:rPrChange w:id="1256" w:author="Andries Pandia" w:date="2025-08-26T08:27:00Z">
              <w:rPr>
                <w:rFonts w:eastAsiaTheme="minorEastAsia" w:cstheme="minorBidi"/>
                <w:kern w:val="0"/>
                <w14:ligatures w14:val="none"/>
              </w:rPr>
            </w:rPrChange>
          </w:rPr>
          <w:tab/>
        </w:r>
        <w:r w:rsidRPr="00BB0106">
          <w:rPr>
            <w:rStyle w:val="Hyperlink"/>
          </w:rPr>
          <w:t>Sistematika Penulisan</w:t>
        </w:r>
        <w:r w:rsidRPr="00BB0106">
          <w:rPr>
            <w:webHidden/>
          </w:rPr>
          <w:tab/>
        </w:r>
        <w:r w:rsidRPr="00A96BCD">
          <w:rPr>
            <w:webHidden/>
          </w:rPr>
          <w:fldChar w:fldCharType="begin"/>
        </w:r>
        <w:r w:rsidRPr="00BB0106">
          <w:rPr>
            <w:webHidden/>
          </w:rPr>
          <w:instrText xml:space="preserve"> PAGEREF _Toc206780693 \h </w:instrText>
        </w:r>
      </w:ins>
      <w:r w:rsidRPr="00A96BCD">
        <w:rPr>
          <w:webHidden/>
        </w:rPr>
      </w:r>
      <w:r w:rsidRPr="00A96BCD">
        <w:rPr>
          <w:webHidden/>
        </w:rPr>
        <w:fldChar w:fldCharType="separate"/>
      </w:r>
      <w:ins w:id="1257" w:author="grace bellandina" w:date="2025-08-26T09:54:00Z" w16du:dateUtc="2025-08-26T02:54:00Z">
        <w:r w:rsidR="00A96BCD">
          <w:rPr>
            <w:webHidden/>
          </w:rPr>
          <w:t>4</w:t>
        </w:r>
      </w:ins>
      <w:del w:id="1258" w:author="grace bellandina" w:date="2025-08-26T09:54:00Z" w16du:dateUtc="2025-08-26T02:54:00Z">
        <w:r w:rsidR="00022F35" w:rsidDel="00A96BCD">
          <w:rPr>
            <w:webHidden/>
          </w:rPr>
          <w:delText>5</w:delText>
        </w:r>
      </w:del>
      <w:ins w:id="1259" w:author="Andries Pandia" w:date="2025-08-22T18:44:00Z">
        <w:r w:rsidRPr="00A96BCD">
          <w:rPr>
            <w:webHidden/>
          </w:rPr>
          <w:fldChar w:fldCharType="end"/>
        </w:r>
        <w:r w:rsidRPr="00A96BCD">
          <w:rPr>
            <w:rStyle w:val="Hyperlink"/>
          </w:rPr>
          <w:fldChar w:fldCharType="end"/>
        </w:r>
      </w:ins>
    </w:p>
    <w:p w14:paraId="50DBE280" w14:textId="77777777" w:rsidR="0099148D" w:rsidRPr="00BB0106" w:rsidRDefault="0099148D" w:rsidP="00DF54B0">
      <w:pPr>
        <w:pStyle w:val="TOC1"/>
        <w:tabs>
          <w:tab w:val="left" w:pos="480"/>
        </w:tabs>
        <w:spacing w:line="240" w:lineRule="auto"/>
        <w:ind w:firstLine="0"/>
        <w:rPr>
          <w:ins w:id="1260" w:author="Andries Pandia" w:date="2025-08-22T18:47:00Z"/>
          <w:rStyle w:val="Hyperlink"/>
          <w:rFonts w:cs="Times New Roman"/>
          <w:b w:val="0"/>
          <w:iCs w:val="0"/>
          <w:lang w:val="id-ID"/>
        </w:rPr>
      </w:pPr>
    </w:p>
    <w:p w14:paraId="5CAE480D" w14:textId="49419D26" w:rsidR="0099148D" w:rsidRPr="00BB0106" w:rsidRDefault="0099148D" w:rsidP="00DF54B0">
      <w:pPr>
        <w:pStyle w:val="TOC1"/>
        <w:tabs>
          <w:tab w:val="left" w:pos="480"/>
        </w:tabs>
        <w:spacing w:line="240" w:lineRule="auto"/>
        <w:ind w:firstLine="0"/>
        <w:rPr>
          <w:ins w:id="1261" w:author="Andries Pandia" w:date="2025-08-22T18:44:00Z"/>
          <w:rFonts w:asciiTheme="minorHAnsi" w:eastAsiaTheme="minorEastAsia" w:hAnsiTheme="minorHAnsi" w:cstheme="minorBidi"/>
          <w:b w:val="0"/>
          <w:bCs w:val="0"/>
          <w:iCs w:val="0"/>
          <w:kern w:val="0"/>
          <w:sz w:val="22"/>
          <w:szCs w:val="22"/>
          <w:lang w:val="id-ID"/>
          <w14:ligatures w14:val="none"/>
          <w:rPrChange w:id="1262" w:author="Andries Pandia" w:date="2025-08-26T08:27:00Z">
            <w:rPr>
              <w:ins w:id="1263" w:author="Andries Pandia" w:date="2025-08-22T18:44:00Z"/>
              <w:rFonts w:eastAsiaTheme="minorEastAsia" w:cstheme="minorBidi"/>
              <w:b w:val="0"/>
              <w:bCs w:val="0"/>
              <w:iCs w:val="0"/>
              <w:kern w:val="0"/>
              <w:sz w:val="22"/>
              <w:szCs w:val="22"/>
              <w14:ligatures w14:val="none"/>
            </w:rPr>
          </w:rPrChange>
        </w:rPr>
      </w:pPr>
      <w:ins w:id="1264" w:author="Andries Pandia" w:date="2025-08-22T18:44:00Z">
        <w:r w:rsidRPr="00BB0106">
          <w:rPr>
            <w:rStyle w:val="Hyperlink"/>
            <w:lang w:val="id-ID"/>
            <w:rPrChange w:id="1265" w:author="Andries Pandia" w:date="2025-08-26T08:27:00Z">
              <w:rPr>
                <w:rStyle w:val="Hyperlink"/>
              </w:rPr>
            </w:rPrChange>
          </w:rPr>
          <w:fldChar w:fldCharType="begin"/>
        </w:r>
        <w:r w:rsidRPr="00BB0106">
          <w:rPr>
            <w:rStyle w:val="Hyperlink"/>
            <w:lang w:val="id-ID"/>
            <w:rPrChange w:id="1266" w:author="Andries Pandia" w:date="2025-08-26T08:27:00Z">
              <w:rPr>
                <w:rStyle w:val="Hyperlink"/>
              </w:rPr>
            </w:rPrChange>
          </w:rPr>
          <w:instrText xml:space="preserve"> </w:instrText>
        </w:r>
        <w:r w:rsidRPr="00BB0106">
          <w:rPr>
            <w:lang w:val="id-ID"/>
            <w:rPrChange w:id="1267" w:author="Andries Pandia" w:date="2025-08-26T08:27:00Z">
              <w:rPr/>
            </w:rPrChange>
          </w:rPr>
          <w:instrText>HYPERLINK \l "_Toc206780694"</w:instrText>
        </w:r>
        <w:r w:rsidRPr="00BB0106">
          <w:rPr>
            <w:rStyle w:val="Hyperlink"/>
            <w:lang w:val="id-ID"/>
            <w:rPrChange w:id="1268" w:author="Andries Pandia" w:date="2025-08-26T08:27:00Z">
              <w:rPr>
                <w:rStyle w:val="Hyperlink"/>
              </w:rPr>
            </w:rPrChange>
          </w:rPr>
          <w:instrText xml:space="preserve"> </w:instrText>
        </w:r>
        <w:r w:rsidRPr="00BB0106">
          <w:rPr>
            <w:rStyle w:val="Hyperlink"/>
            <w:lang w:val="id-ID"/>
            <w:rPrChange w:id="1269" w:author="Andries Pandia" w:date="2025-08-26T08:27:00Z">
              <w:rPr>
                <w:rStyle w:val="Hyperlink"/>
              </w:rPr>
            </w:rPrChange>
          </w:rPr>
        </w:r>
        <w:r w:rsidRPr="00BB0106">
          <w:rPr>
            <w:rStyle w:val="Hyperlink"/>
            <w:lang w:val="id-ID"/>
            <w:rPrChange w:id="1270" w:author="Andries Pandia" w:date="2025-08-26T08:27:00Z">
              <w:rPr>
                <w:rStyle w:val="Hyperlink"/>
              </w:rPr>
            </w:rPrChange>
          </w:rPr>
          <w:fldChar w:fldCharType="separate"/>
        </w:r>
        <w:r w:rsidRPr="00BB0106">
          <w:rPr>
            <w:rStyle w:val="Hyperlink"/>
            <w:lang w:val="id-ID"/>
            <w:rPrChange w:id="1271" w:author="Andries Pandia" w:date="2025-08-26T08:27:00Z">
              <w:rPr>
                <w:rStyle w:val="Hyperlink"/>
              </w:rPr>
            </w:rPrChange>
          </w:rPr>
          <w:t>2.</w:t>
        </w:r>
        <w:r w:rsidRPr="00BB0106">
          <w:rPr>
            <w:rFonts w:asciiTheme="minorHAnsi" w:eastAsiaTheme="minorEastAsia" w:hAnsiTheme="minorHAnsi" w:cstheme="minorBidi"/>
            <w:b w:val="0"/>
            <w:bCs w:val="0"/>
            <w:iCs w:val="0"/>
            <w:kern w:val="0"/>
            <w:sz w:val="22"/>
            <w:szCs w:val="22"/>
            <w:lang w:val="id-ID"/>
            <w14:ligatures w14:val="none"/>
            <w:rPrChange w:id="1272" w:author="Andries Pandia" w:date="2025-08-26T08:27:00Z">
              <w:rPr>
                <w:rFonts w:eastAsiaTheme="minorEastAsia" w:cstheme="minorBidi"/>
                <w:b w:val="0"/>
                <w:bCs w:val="0"/>
                <w:iCs w:val="0"/>
                <w:kern w:val="0"/>
                <w:sz w:val="22"/>
                <w:szCs w:val="22"/>
                <w14:ligatures w14:val="none"/>
              </w:rPr>
            </w:rPrChange>
          </w:rPr>
          <w:tab/>
        </w:r>
        <w:r w:rsidRPr="00BB0106">
          <w:rPr>
            <w:rStyle w:val="Hyperlink"/>
            <w:lang w:val="id-ID"/>
            <w:rPrChange w:id="1273" w:author="Andries Pandia" w:date="2025-08-26T08:27:00Z">
              <w:rPr>
                <w:rStyle w:val="Hyperlink"/>
              </w:rPr>
            </w:rPrChange>
          </w:rPr>
          <w:t>TINJAUAN PUSTAKA</w:t>
        </w:r>
        <w:r w:rsidRPr="00BB0106">
          <w:rPr>
            <w:webHidden/>
            <w:lang w:val="id-ID"/>
            <w:rPrChange w:id="1274" w:author="Andries Pandia" w:date="2025-08-26T08:27:00Z">
              <w:rPr>
                <w:webHidden/>
              </w:rPr>
            </w:rPrChange>
          </w:rPr>
          <w:tab/>
        </w:r>
        <w:r w:rsidRPr="00BB0106">
          <w:rPr>
            <w:webHidden/>
            <w:lang w:val="id-ID"/>
            <w:rPrChange w:id="1275" w:author="Andries Pandia" w:date="2025-08-26T08:27:00Z">
              <w:rPr>
                <w:webHidden/>
              </w:rPr>
            </w:rPrChange>
          </w:rPr>
          <w:fldChar w:fldCharType="begin"/>
        </w:r>
        <w:r w:rsidRPr="00BB0106">
          <w:rPr>
            <w:webHidden/>
            <w:lang w:val="id-ID"/>
            <w:rPrChange w:id="1276" w:author="Andries Pandia" w:date="2025-08-26T08:27:00Z">
              <w:rPr>
                <w:webHidden/>
              </w:rPr>
            </w:rPrChange>
          </w:rPr>
          <w:instrText xml:space="preserve"> PAGEREF _Toc206780694 \h </w:instrText>
        </w:r>
      </w:ins>
      <w:r w:rsidRPr="00BB0106">
        <w:rPr>
          <w:webHidden/>
          <w:lang w:val="id-ID"/>
          <w:rPrChange w:id="1277" w:author="Andries Pandia" w:date="2025-08-26T08:27:00Z">
            <w:rPr>
              <w:webHidden/>
            </w:rPr>
          </w:rPrChange>
        </w:rPr>
      </w:r>
      <w:r w:rsidRPr="00BB0106">
        <w:rPr>
          <w:webHidden/>
          <w:lang w:val="id-ID"/>
          <w:rPrChange w:id="1278" w:author="Andries Pandia" w:date="2025-08-26T08:27:00Z">
            <w:rPr>
              <w:webHidden/>
            </w:rPr>
          </w:rPrChange>
        </w:rPr>
        <w:fldChar w:fldCharType="separate"/>
      </w:r>
      <w:r w:rsidR="00A96BCD">
        <w:rPr>
          <w:webHidden/>
          <w:lang w:val="id-ID"/>
        </w:rPr>
        <w:t>0</w:t>
      </w:r>
      <w:ins w:id="1279" w:author="Andries Pandia" w:date="2025-08-22T18:44:00Z">
        <w:r w:rsidRPr="00BB0106">
          <w:rPr>
            <w:webHidden/>
            <w:lang w:val="id-ID"/>
            <w:rPrChange w:id="1280" w:author="Andries Pandia" w:date="2025-08-26T08:27:00Z">
              <w:rPr>
                <w:webHidden/>
              </w:rPr>
            </w:rPrChange>
          </w:rPr>
          <w:fldChar w:fldCharType="end"/>
        </w:r>
        <w:r w:rsidRPr="00BB0106">
          <w:rPr>
            <w:rStyle w:val="Hyperlink"/>
            <w:lang w:val="id-ID"/>
            <w:rPrChange w:id="1281" w:author="Andries Pandia" w:date="2025-08-26T08:27:00Z">
              <w:rPr>
                <w:rStyle w:val="Hyperlink"/>
              </w:rPr>
            </w:rPrChange>
          </w:rPr>
          <w:fldChar w:fldCharType="end"/>
        </w:r>
      </w:ins>
    </w:p>
    <w:p w14:paraId="250EF863" w14:textId="4C0AD76E" w:rsidR="0099148D" w:rsidRPr="00BB0106" w:rsidRDefault="0099148D" w:rsidP="00DF54B0">
      <w:pPr>
        <w:pStyle w:val="TOC2"/>
        <w:spacing w:before="0" w:line="240" w:lineRule="auto"/>
        <w:ind w:firstLine="0"/>
        <w:rPr>
          <w:ins w:id="1282" w:author="Andries Pandia" w:date="2025-08-22T18:44:00Z"/>
          <w:rFonts w:asciiTheme="minorHAnsi" w:eastAsiaTheme="minorEastAsia" w:hAnsiTheme="minorHAnsi" w:cstheme="minorBidi"/>
          <w:kern w:val="0"/>
          <w:sz w:val="22"/>
          <w:szCs w:val="22"/>
          <w14:ligatures w14:val="none"/>
          <w:rPrChange w:id="1283" w:author="Andries Pandia" w:date="2025-08-26T08:27:00Z">
            <w:rPr>
              <w:ins w:id="1284" w:author="Andries Pandia" w:date="2025-08-22T18:44:00Z"/>
              <w:rFonts w:eastAsiaTheme="minorEastAsia" w:cstheme="minorBidi"/>
              <w:kern w:val="0"/>
              <w14:ligatures w14:val="none"/>
            </w:rPr>
          </w:rPrChange>
        </w:rPr>
      </w:pPr>
      <w:ins w:id="1285" w:author="Andries Pandia" w:date="2025-08-22T18:44:00Z">
        <w:r w:rsidRPr="00A96BCD">
          <w:rPr>
            <w:rStyle w:val="Hyperlink"/>
          </w:rPr>
          <w:fldChar w:fldCharType="begin"/>
        </w:r>
        <w:r w:rsidRPr="00BB0106">
          <w:rPr>
            <w:rStyle w:val="Hyperlink"/>
          </w:rPr>
          <w:instrText xml:space="preserve"> </w:instrText>
        </w:r>
        <w:r w:rsidRPr="00BB0106">
          <w:instrText>HYPERLINK \l "_Toc206780695"</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2.1.</w:t>
        </w:r>
        <w:r w:rsidRPr="00BB0106">
          <w:rPr>
            <w:rFonts w:asciiTheme="minorHAnsi" w:eastAsiaTheme="minorEastAsia" w:hAnsiTheme="minorHAnsi" w:cstheme="minorBidi"/>
            <w:kern w:val="0"/>
            <w:sz w:val="22"/>
            <w:szCs w:val="22"/>
            <w14:ligatures w14:val="none"/>
            <w:rPrChange w:id="1286" w:author="Andries Pandia" w:date="2025-08-26T08:27:00Z">
              <w:rPr>
                <w:rFonts w:eastAsiaTheme="minorEastAsia" w:cstheme="minorBidi"/>
                <w:kern w:val="0"/>
                <w14:ligatures w14:val="none"/>
              </w:rPr>
            </w:rPrChange>
          </w:rPr>
          <w:tab/>
        </w:r>
        <w:r w:rsidRPr="00BB0106">
          <w:rPr>
            <w:rStyle w:val="Hyperlink"/>
          </w:rPr>
          <w:t>Perdagangan Manusia</w:t>
        </w:r>
        <w:r w:rsidRPr="00BB0106">
          <w:rPr>
            <w:webHidden/>
          </w:rPr>
          <w:tab/>
        </w:r>
        <w:r w:rsidRPr="00A96BCD">
          <w:rPr>
            <w:webHidden/>
          </w:rPr>
          <w:fldChar w:fldCharType="begin"/>
        </w:r>
        <w:r w:rsidRPr="00BB0106">
          <w:rPr>
            <w:webHidden/>
          </w:rPr>
          <w:instrText xml:space="preserve"> PAGEREF _Toc206780695 \h </w:instrText>
        </w:r>
      </w:ins>
      <w:r w:rsidRPr="00A96BCD">
        <w:rPr>
          <w:webHidden/>
        </w:rPr>
      </w:r>
      <w:r w:rsidRPr="00A96BCD">
        <w:rPr>
          <w:webHidden/>
        </w:rPr>
        <w:fldChar w:fldCharType="separate"/>
      </w:r>
      <w:r w:rsidR="00A96BCD">
        <w:rPr>
          <w:webHidden/>
        </w:rPr>
        <w:t>0</w:t>
      </w:r>
      <w:ins w:id="1287" w:author="Andries Pandia" w:date="2025-08-22T18:44:00Z">
        <w:r w:rsidRPr="00A96BCD">
          <w:rPr>
            <w:webHidden/>
          </w:rPr>
          <w:fldChar w:fldCharType="end"/>
        </w:r>
        <w:r w:rsidRPr="00A96BCD">
          <w:rPr>
            <w:rStyle w:val="Hyperlink"/>
          </w:rPr>
          <w:fldChar w:fldCharType="end"/>
        </w:r>
      </w:ins>
    </w:p>
    <w:p w14:paraId="4A5BA363" w14:textId="6D1F809C" w:rsidR="0099148D" w:rsidRPr="00BB0106" w:rsidRDefault="0099148D" w:rsidP="00DF54B0">
      <w:pPr>
        <w:pStyle w:val="TOC2"/>
        <w:spacing w:before="0" w:line="240" w:lineRule="auto"/>
        <w:ind w:firstLine="0"/>
        <w:rPr>
          <w:ins w:id="1288" w:author="Andries Pandia" w:date="2025-08-22T18:44:00Z"/>
          <w:rFonts w:asciiTheme="minorHAnsi" w:eastAsiaTheme="minorEastAsia" w:hAnsiTheme="minorHAnsi" w:cstheme="minorBidi"/>
          <w:kern w:val="0"/>
          <w:sz w:val="22"/>
          <w:szCs w:val="22"/>
          <w14:ligatures w14:val="none"/>
          <w:rPrChange w:id="1289" w:author="Andries Pandia" w:date="2025-08-26T08:27:00Z">
            <w:rPr>
              <w:ins w:id="1290" w:author="Andries Pandia" w:date="2025-08-22T18:44:00Z"/>
              <w:rFonts w:eastAsiaTheme="minorEastAsia" w:cstheme="minorBidi"/>
              <w:kern w:val="0"/>
              <w14:ligatures w14:val="none"/>
            </w:rPr>
          </w:rPrChange>
        </w:rPr>
      </w:pPr>
      <w:ins w:id="1291" w:author="Andries Pandia" w:date="2025-08-22T18:44:00Z">
        <w:r w:rsidRPr="00A96BCD">
          <w:rPr>
            <w:rStyle w:val="Hyperlink"/>
          </w:rPr>
          <w:fldChar w:fldCharType="begin"/>
        </w:r>
        <w:r w:rsidRPr="00BB0106">
          <w:rPr>
            <w:rStyle w:val="Hyperlink"/>
          </w:rPr>
          <w:instrText xml:space="preserve"> </w:instrText>
        </w:r>
        <w:r w:rsidRPr="00BB0106">
          <w:instrText>HYPERLINK \l "_Toc206780696"</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2.2.</w:t>
        </w:r>
        <w:r w:rsidRPr="00BB0106">
          <w:rPr>
            <w:rFonts w:asciiTheme="minorHAnsi" w:eastAsiaTheme="minorEastAsia" w:hAnsiTheme="minorHAnsi" w:cstheme="minorBidi"/>
            <w:kern w:val="0"/>
            <w:sz w:val="22"/>
            <w:szCs w:val="22"/>
            <w14:ligatures w14:val="none"/>
            <w:rPrChange w:id="1292" w:author="Andries Pandia" w:date="2025-08-26T08:27:00Z">
              <w:rPr>
                <w:rFonts w:eastAsiaTheme="minorEastAsia" w:cstheme="minorBidi"/>
                <w:kern w:val="0"/>
                <w14:ligatures w14:val="none"/>
              </w:rPr>
            </w:rPrChange>
          </w:rPr>
          <w:tab/>
        </w:r>
        <w:r w:rsidRPr="00BB0106">
          <w:rPr>
            <w:rStyle w:val="Hyperlink"/>
          </w:rPr>
          <w:t>Analisis Kuantitatif</w:t>
        </w:r>
        <w:r w:rsidRPr="00BB0106">
          <w:rPr>
            <w:webHidden/>
          </w:rPr>
          <w:tab/>
        </w:r>
        <w:r w:rsidRPr="00A96BCD">
          <w:rPr>
            <w:webHidden/>
          </w:rPr>
          <w:fldChar w:fldCharType="begin"/>
        </w:r>
        <w:r w:rsidRPr="00BB0106">
          <w:rPr>
            <w:webHidden/>
          </w:rPr>
          <w:instrText xml:space="preserve"> PAGEREF _Toc206780696 \h </w:instrText>
        </w:r>
      </w:ins>
      <w:r w:rsidRPr="00A96BCD">
        <w:rPr>
          <w:webHidden/>
        </w:rPr>
      </w:r>
      <w:r w:rsidRPr="00A96BCD">
        <w:rPr>
          <w:webHidden/>
        </w:rPr>
        <w:fldChar w:fldCharType="separate"/>
      </w:r>
      <w:r w:rsidR="00A96BCD">
        <w:rPr>
          <w:webHidden/>
        </w:rPr>
        <w:t>2</w:t>
      </w:r>
      <w:ins w:id="1293" w:author="Andries Pandia" w:date="2025-08-22T18:44:00Z">
        <w:r w:rsidRPr="00A96BCD">
          <w:rPr>
            <w:webHidden/>
          </w:rPr>
          <w:fldChar w:fldCharType="end"/>
        </w:r>
        <w:r w:rsidRPr="00A96BCD">
          <w:rPr>
            <w:rStyle w:val="Hyperlink"/>
          </w:rPr>
          <w:fldChar w:fldCharType="end"/>
        </w:r>
      </w:ins>
    </w:p>
    <w:p w14:paraId="3897FA5C" w14:textId="4931ED8A" w:rsidR="0099148D" w:rsidRPr="00BB0106" w:rsidRDefault="0099148D" w:rsidP="00DF54B0">
      <w:pPr>
        <w:pStyle w:val="TOC2"/>
        <w:spacing w:before="0" w:line="240" w:lineRule="auto"/>
        <w:ind w:firstLine="0"/>
        <w:rPr>
          <w:ins w:id="1294" w:author="Andries Pandia" w:date="2025-08-22T18:44:00Z"/>
          <w:rFonts w:asciiTheme="minorHAnsi" w:eastAsiaTheme="minorEastAsia" w:hAnsiTheme="minorHAnsi" w:cstheme="minorBidi"/>
          <w:kern w:val="0"/>
          <w:sz w:val="22"/>
          <w:szCs w:val="22"/>
          <w14:ligatures w14:val="none"/>
          <w:rPrChange w:id="1295" w:author="Andries Pandia" w:date="2025-08-26T08:27:00Z">
            <w:rPr>
              <w:ins w:id="1296" w:author="Andries Pandia" w:date="2025-08-22T18:44:00Z"/>
              <w:rFonts w:eastAsiaTheme="minorEastAsia" w:cstheme="minorBidi"/>
              <w:kern w:val="0"/>
              <w14:ligatures w14:val="none"/>
            </w:rPr>
          </w:rPrChange>
        </w:rPr>
      </w:pPr>
      <w:ins w:id="1297" w:author="Andries Pandia" w:date="2025-08-22T18:44:00Z">
        <w:r w:rsidRPr="00A96BCD">
          <w:rPr>
            <w:rStyle w:val="Hyperlink"/>
          </w:rPr>
          <w:fldChar w:fldCharType="begin"/>
        </w:r>
        <w:r w:rsidRPr="00BB0106">
          <w:rPr>
            <w:rStyle w:val="Hyperlink"/>
          </w:rPr>
          <w:instrText xml:space="preserve"> </w:instrText>
        </w:r>
        <w:r w:rsidRPr="00BB0106">
          <w:instrText>HYPERLINK \l "_Toc206780697"</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2.3.</w:t>
        </w:r>
        <w:r w:rsidRPr="00BB0106">
          <w:rPr>
            <w:rFonts w:asciiTheme="minorHAnsi" w:eastAsiaTheme="minorEastAsia" w:hAnsiTheme="minorHAnsi" w:cstheme="minorBidi"/>
            <w:kern w:val="0"/>
            <w:sz w:val="22"/>
            <w:szCs w:val="22"/>
            <w14:ligatures w14:val="none"/>
            <w:rPrChange w:id="1298" w:author="Andries Pandia" w:date="2025-08-26T08:27:00Z">
              <w:rPr>
                <w:rFonts w:eastAsiaTheme="minorEastAsia" w:cstheme="minorBidi"/>
                <w:kern w:val="0"/>
                <w14:ligatures w14:val="none"/>
              </w:rPr>
            </w:rPrChange>
          </w:rPr>
          <w:tab/>
        </w:r>
        <w:r w:rsidRPr="00BB0106">
          <w:rPr>
            <w:rStyle w:val="Hyperlink"/>
          </w:rPr>
          <w:t>Pemanfaatan Python dalam Analisis Data</w:t>
        </w:r>
        <w:r w:rsidRPr="00BB0106">
          <w:rPr>
            <w:webHidden/>
          </w:rPr>
          <w:tab/>
        </w:r>
        <w:r w:rsidRPr="00A96BCD">
          <w:rPr>
            <w:webHidden/>
          </w:rPr>
          <w:fldChar w:fldCharType="begin"/>
        </w:r>
        <w:r w:rsidRPr="00BB0106">
          <w:rPr>
            <w:webHidden/>
          </w:rPr>
          <w:instrText xml:space="preserve"> PAGEREF _Toc206780697 \h </w:instrText>
        </w:r>
      </w:ins>
      <w:r w:rsidRPr="00A96BCD">
        <w:rPr>
          <w:webHidden/>
        </w:rPr>
      </w:r>
      <w:r w:rsidRPr="00A96BCD">
        <w:rPr>
          <w:webHidden/>
        </w:rPr>
        <w:fldChar w:fldCharType="separate"/>
      </w:r>
      <w:ins w:id="1299" w:author="grace bellandina" w:date="2025-08-26T09:54:00Z" w16du:dateUtc="2025-08-26T02:54:00Z">
        <w:r w:rsidR="00A96BCD">
          <w:rPr>
            <w:webHidden/>
          </w:rPr>
          <w:t>3</w:t>
        </w:r>
      </w:ins>
      <w:del w:id="1300" w:author="grace bellandina" w:date="2025-08-26T09:54:00Z" w16du:dateUtc="2025-08-26T02:54:00Z">
        <w:r w:rsidR="00022F35" w:rsidDel="00A96BCD">
          <w:rPr>
            <w:webHidden/>
          </w:rPr>
          <w:delText>4</w:delText>
        </w:r>
      </w:del>
      <w:ins w:id="1301" w:author="Andries Pandia" w:date="2025-08-22T18:44:00Z">
        <w:r w:rsidRPr="00A96BCD">
          <w:rPr>
            <w:webHidden/>
          </w:rPr>
          <w:fldChar w:fldCharType="end"/>
        </w:r>
        <w:r w:rsidRPr="00A96BCD">
          <w:rPr>
            <w:rStyle w:val="Hyperlink"/>
          </w:rPr>
          <w:fldChar w:fldCharType="end"/>
        </w:r>
      </w:ins>
    </w:p>
    <w:p w14:paraId="396C7CC1" w14:textId="19EC273B" w:rsidR="0099148D" w:rsidRPr="00BB0106" w:rsidRDefault="0099148D" w:rsidP="00DF54B0">
      <w:pPr>
        <w:pStyle w:val="TOC2"/>
        <w:spacing w:before="0" w:line="240" w:lineRule="auto"/>
        <w:ind w:firstLine="0"/>
        <w:rPr>
          <w:ins w:id="1302" w:author="Andries Pandia" w:date="2025-08-22T18:44:00Z"/>
          <w:rFonts w:asciiTheme="minorHAnsi" w:eastAsiaTheme="minorEastAsia" w:hAnsiTheme="minorHAnsi" w:cstheme="minorBidi"/>
          <w:kern w:val="0"/>
          <w:sz w:val="22"/>
          <w:szCs w:val="22"/>
          <w14:ligatures w14:val="none"/>
          <w:rPrChange w:id="1303" w:author="Andries Pandia" w:date="2025-08-26T08:27:00Z">
            <w:rPr>
              <w:ins w:id="1304" w:author="Andries Pandia" w:date="2025-08-22T18:44:00Z"/>
              <w:rFonts w:eastAsiaTheme="minorEastAsia" w:cstheme="minorBidi"/>
              <w:kern w:val="0"/>
              <w14:ligatures w14:val="none"/>
            </w:rPr>
          </w:rPrChange>
        </w:rPr>
      </w:pPr>
      <w:ins w:id="1305" w:author="Andries Pandia" w:date="2025-08-22T18:44:00Z">
        <w:r w:rsidRPr="00A96BCD">
          <w:rPr>
            <w:rStyle w:val="Hyperlink"/>
          </w:rPr>
          <w:fldChar w:fldCharType="begin"/>
        </w:r>
        <w:r w:rsidRPr="00BB0106">
          <w:rPr>
            <w:rStyle w:val="Hyperlink"/>
          </w:rPr>
          <w:instrText xml:space="preserve"> </w:instrText>
        </w:r>
        <w:r w:rsidRPr="00BB0106">
          <w:instrText>HYPERLINK \l "_Toc206780698"</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2.4.</w:t>
        </w:r>
        <w:r w:rsidRPr="00BB0106">
          <w:rPr>
            <w:rFonts w:asciiTheme="minorHAnsi" w:eastAsiaTheme="minorEastAsia" w:hAnsiTheme="minorHAnsi" w:cstheme="minorBidi"/>
            <w:kern w:val="0"/>
            <w:sz w:val="22"/>
            <w:szCs w:val="22"/>
            <w14:ligatures w14:val="none"/>
            <w:rPrChange w:id="1306" w:author="Andries Pandia" w:date="2025-08-26T08:27:00Z">
              <w:rPr>
                <w:rFonts w:eastAsiaTheme="minorEastAsia" w:cstheme="minorBidi"/>
                <w:kern w:val="0"/>
                <w14:ligatures w14:val="none"/>
              </w:rPr>
            </w:rPrChange>
          </w:rPr>
          <w:tab/>
        </w:r>
        <w:r w:rsidRPr="00BB0106">
          <w:rPr>
            <w:rStyle w:val="Hyperlink"/>
          </w:rPr>
          <w:t>Teori Tableu</w:t>
        </w:r>
        <w:r w:rsidRPr="00BB0106">
          <w:rPr>
            <w:webHidden/>
          </w:rPr>
          <w:tab/>
        </w:r>
        <w:r w:rsidRPr="00A96BCD">
          <w:rPr>
            <w:webHidden/>
          </w:rPr>
          <w:fldChar w:fldCharType="begin"/>
        </w:r>
        <w:r w:rsidRPr="00BB0106">
          <w:rPr>
            <w:webHidden/>
          </w:rPr>
          <w:instrText xml:space="preserve"> PAGEREF _Toc206780698 \h </w:instrText>
        </w:r>
      </w:ins>
      <w:r w:rsidRPr="00A96BCD">
        <w:rPr>
          <w:webHidden/>
        </w:rPr>
      </w:r>
      <w:r w:rsidRPr="00A96BCD">
        <w:rPr>
          <w:webHidden/>
        </w:rPr>
        <w:fldChar w:fldCharType="separate"/>
      </w:r>
      <w:ins w:id="1307" w:author="grace bellandina" w:date="2025-08-26T09:54:00Z" w16du:dateUtc="2025-08-26T02:54:00Z">
        <w:r w:rsidR="00A96BCD">
          <w:rPr>
            <w:webHidden/>
          </w:rPr>
          <w:t>4</w:t>
        </w:r>
      </w:ins>
      <w:del w:id="1308" w:author="grace bellandina" w:date="2025-08-26T09:54:00Z" w16du:dateUtc="2025-08-26T02:54:00Z">
        <w:r w:rsidR="00022F35" w:rsidDel="00A96BCD">
          <w:rPr>
            <w:webHidden/>
          </w:rPr>
          <w:delText>6</w:delText>
        </w:r>
      </w:del>
      <w:ins w:id="1309" w:author="Andries Pandia" w:date="2025-08-22T18:44:00Z">
        <w:r w:rsidRPr="00A96BCD">
          <w:rPr>
            <w:webHidden/>
          </w:rPr>
          <w:fldChar w:fldCharType="end"/>
        </w:r>
        <w:r w:rsidRPr="00A96BCD">
          <w:rPr>
            <w:rStyle w:val="Hyperlink"/>
          </w:rPr>
          <w:fldChar w:fldCharType="end"/>
        </w:r>
      </w:ins>
    </w:p>
    <w:p w14:paraId="11FAD015" w14:textId="746912A3" w:rsidR="0099148D" w:rsidRPr="00BB0106" w:rsidRDefault="0099148D" w:rsidP="00DF54B0">
      <w:pPr>
        <w:pStyle w:val="TOC2"/>
        <w:spacing w:before="0" w:line="240" w:lineRule="auto"/>
        <w:ind w:firstLine="0"/>
        <w:rPr>
          <w:ins w:id="1310" w:author="Andries Pandia" w:date="2025-08-22T18:44:00Z"/>
          <w:rFonts w:asciiTheme="minorHAnsi" w:eastAsiaTheme="minorEastAsia" w:hAnsiTheme="minorHAnsi" w:cstheme="minorBidi"/>
          <w:kern w:val="0"/>
          <w:sz w:val="22"/>
          <w:szCs w:val="22"/>
          <w14:ligatures w14:val="none"/>
          <w:rPrChange w:id="1311" w:author="Andries Pandia" w:date="2025-08-26T08:27:00Z">
            <w:rPr>
              <w:ins w:id="1312" w:author="Andries Pandia" w:date="2025-08-22T18:44:00Z"/>
              <w:rFonts w:eastAsiaTheme="minorEastAsia" w:cstheme="minorBidi"/>
              <w:kern w:val="0"/>
              <w14:ligatures w14:val="none"/>
            </w:rPr>
          </w:rPrChange>
        </w:rPr>
      </w:pPr>
      <w:ins w:id="1313" w:author="Andries Pandia" w:date="2025-08-22T18:44:00Z">
        <w:r w:rsidRPr="00A96BCD">
          <w:rPr>
            <w:rStyle w:val="Hyperlink"/>
          </w:rPr>
          <w:fldChar w:fldCharType="begin"/>
        </w:r>
        <w:r w:rsidRPr="00BB0106">
          <w:rPr>
            <w:rStyle w:val="Hyperlink"/>
          </w:rPr>
          <w:instrText xml:space="preserve"> </w:instrText>
        </w:r>
        <w:r w:rsidRPr="00BB0106">
          <w:instrText>HYPERLINK \l "_Toc206780699"</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2.5.</w:t>
        </w:r>
        <w:r w:rsidRPr="00BB0106">
          <w:rPr>
            <w:rFonts w:asciiTheme="minorHAnsi" w:eastAsiaTheme="minorEastAsia" w:hAnsiTheme="minorHAnsi" w:cstheme="minorBidi"/>
            <w:kern w:val="0"/>
            <w:sz w:val="22"/>
            <w:szCs w:val="22"/>
            <w14:ligatures w14:val="none"/>
            <w:rPrChange w:id="1314" w:author="Andries Pandia" w:date="2025-08-26T08:27:00Z">
              <w:rPr>
                <w:rFonts w:eastAsiaTheme="minorEastAsia" w:cstheme="minorBidi"/>
                <w:kern w:val="0"/>
                <w14:ligatures w14:val="none"/>
              </w:rPr>
            </w:rPrChange>
          </w:rPr>
          <w:tab/>
        </w:r>
        <w:r w:rsidRPr="00BB0106">
          <w:rPr>
            <w:rStyle w:val="Hyperlink"/>
          </w:rPr>
          <w:t>Penerapan pada Penelitian</w:t>
        </w:r>
        <w:r w:rsidRPr="00BB0106">
          <w:rPr>
            <w:webHidden/>
          </w:rPr>
          <w:tab/>
        </w:r>
        <w:r w:rsidRPr="00A96BCD">
          <w:rPr>
            <w:webHidden/>
          </w:rPr>
          <w:fldChar w:fldCharType="begin"/>
        </w:r>
        <w:r w:rsidRPr="00BB0106">
          <w:rPr>
            <w:webHidden/>
          </w:rPr>
          <w:instrText xml:space="preserve"> PAGEREF _Toc206780699 \h </w:instrText>
        </w:r>
      </w:ins>
      <w:r w:rsidRPr="00A96BCD">
        <w:rPr>
          <w:webHidden/>
        </w:rPr>
      </w:r>
      <w:r w:rsidRPr="00A96BCD">
        <w:rPr>
          <w:webHidden/>
        </w:rPr>
        <w:fldChar w:fldCharType="separate"/>
      </w:r>
      <w:ins w:id="1315" w:author="grace bellandina" w:date="2025-08-26T09:54:00Z" w16du:dateUtc="2025-08-26T02:54:00Z">
        <w:r w:rsidR="00A96BCD">
          <w:rPr>
            <w:webHidden/>
          </w:rPr>
          <w:t>7</w:t>
        </w:r>
      </w:ins>
      <w:del w:id="1316" w:author="grace bellandina" w:date="2025-08-26T09:54:00Z" w16du:dateUtc="2025-08-26T02:54:00Z">
        <w:r w:rsidR="00022F35" w:rsidDel="00A96BCD">
          <w:rPr>
            <w:webHidden/>
          </w:rPr>
          <w:delText>9</w:delText>
        </w:r>
      </w:del>
      <w:ins w:id="1317" w:author="Andries Pandia" w:date="2025-08-22T18:44:00Z">
        <w:r w:rsidRPr="00A96BCD">
          <w:rPr>
            <w:webHidden/>
          </w:rPr>
          <w:fldChar w:fldCharType="end"/>
        </w:r>
        <w:r w:rsidRPr="00A96BCD">
          <w:rPr>
            <w:rStyle w:val="Hyperlink"/>
          </w:rPr>
          <w:fldChar w:fldCharType="end"/>
        </w:r>
      </w:ins>
    </w:p>
    <w:p w14:paraId="5E0D728B" w14:textId="6A063423" w:rsidR="0099148D" w:rsidRPr="00BB0106" w:rsidRDefault="0099148D" w:rsidP="00DF54B0">
      <w:pPr>
        <w:pStyle w:val="TOC2"/>
        <w:spacing w:before="0" w:line="240" w:lineRule="auto"/>
        <w:ind w:firstLine="0"/>
        <w:rPr>
          <w:ins w:id="1318" w:author="Andries Pandia" w:date="2025-08-22T18:44:00Z"/>
          <w:rFonts w:asciiTheme="minorHAnsi" w:eastAsiaTheme="minorEastAsia" w:hAnsiTheme="minorHAnsi" w:cstheme="minorBidi"/>
          <w:kern w:val="0"/>
          <w:sz w:val="22"/>
          <w:szCs w:val="22"/>
          <w14:ligatures w14:val="none"/>
          <w:rPrChange w:id="1319" w:author="Andries Pandia" w:date="2025-08-26T08:27:00Z">
            <w:rPr>
              <w:ins w:id="1320" w:author="Andries Pandia" w:date="2025-08-22T18:44:00Z"/>
              <w:rFonts w:eastAsiaTheme="minorEastAsia" w:cstheme="minorBidi"/>
              <w:kern w:val="0"/>
              <w14:ligatures w14:val="none"/>
            </w:rPr>
          </w:rPrChange>
        </w:rPr>
      </w:pPr>
      <w:ins w:id="1321" w:author="Andries Pandia" w:date="2025-08-22T18:44:00Z">
        <w:r w:rsidRPr="00A96BCD">
          <w:rPr>
            <w:rStyle w:val="Hyperlink"/>
          </w:rPr>
          <w:fldChar w:fldCharType="begin"/>
        </w:r>
        <w:r w:rsidRPr="00BB0106">
          <w:rPr>
            <w:rStyle w:val="Hyperlink"/>
          </w:rPr>
          <w:instrText xml:space="preserve"> </w:instrText>
        </w:r>
        <w:r w:rsidRPr="00BB0106">
          <w:instrText>HYPERLINK \l "_Toc206780700"</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2.6.</w:t>
        </w:r>
        <w:r w:rsidRPr="00BB0106">
          <w:rPr>
            <w:rFonts w:asciiTheme="minorHAnsi" w:eastAsiaTheme="minorEastAsia" w:hAnsiTheme="minorHAnsi" w:cstheme="minorBidi"/>
            <w:kern w:val="0"/>
            <w:sz w:val="22"/>
            <w:szCs w:val="22"/>
            <w14:ligatures w14:val="none"/>
            <w:rPrChange w:id="1322" w:author="Andries Pandia" w:date="2025-08-26T08:27:00Z">
              <w:rPr>
                <w:rFonts w:eastAsiaTheme="minorEastAsia" w:cstheme="minorBidi"/>
                <w:kern w:val="0"/>
                <w14:ligatures w14:val="none"/>
              </w:rPr>
            </w:rPrChange>
          </w:rPr>
          <w:tab/>
        </w:r>
        <w:r w:rsidRPr="00BB0106">
          <w:rPr>
            <w:rStyle w:val="Hyperlink"/>
          </w:rPr>
          <w:t>Studi Terkait</w:t>
        </w:r>
        <w:r w:rsidRPr="00BB0106">
          <w:rPr>
            <w:webHidden/>
          </w:rPr>
          <w:tab/>
        </w:r>
        <w:r w:rsidRPr="00A96BCD">
          <w:rPr>
            <w:webHidden/>
          </w:rPr>
          <w:fldChar w:fldCharType="begin"/>
        </w:r>
        <w:r w:rsidRPr="00BB0106">
          <w:rPr>
            <w:webHidden/>
          </w:rPr>
          <w:instrText xml:space="preserve"> PAGEREF _Toc206780700 \h </w:instrText>
        </w:r>
      </w:ins>
      <w:r w:rsidRPr="00A96BCD">
        <w:rPr>
          <w:webHidden/>
        </w:rPr>
      </w:r>
      <w:r w:rsidRPr="00A96BCD">
        <w:rPr>
          <w:webHidden/>
        </w:rPr>
        <w:fldChar w:fldCharType="separate"/>
      </w:r>
      <w:ins w:id="1323" w:author="grace bellandina" w:date="2025-08-26T09:54:00Z" w16du:dateUtc="2025-08-26T02:54:00Z">
        <w:r w:rsidR="00A96BCD">
          <w:rPr>
            <w:webHidden/>
          </w:rPr>
          <w:t>8</w:t>
        </w:r>
      </w:ins>
      <w:del w:id="1324" w:author="grace bellandina" w:date="2025-08-26T09:54:00Z" w16du:dateUtc="2025-08-26T02:54:00Z">
        <w:r w:rsidR="00022F35" w:rsidDel="00A96BCD">
          <w:rPr>
            <w:webHidden/>
          </w:rPr>
          <w:delText>9</w:delText>
        </w:r>
      </w:del>
      <w:ins w:id="1325" w:author="Andries Pandia" w:date="2025-08-22T18:44:00Z">
        <w:r w:rsidRPr="00A96BCD">
          <w:rPr>
            <w:webHidden/>
          </w:rPr>
          <w:fldChar w:fldCharType="end"/>
        </w:r>
        <w:r w:rsidRPr="00A96BCD">
          <w:rPr>
            <w:rStyle w:val="Hyperlink"/>
          </w:rPr>
          <w:fldChar w:fldCharType="end"/>
        </w:r>
      </w:ins>
    </w:p>
    <w:p w14:paraId="1E8D3479" w14:textId="77777777" w:rsidR="0099148D" w:rsidRPr="00BB0106" w:rsidRDefault="0099148D" w:rsidP="00DF54B0">
      <w:pPr>
        <w:pStyle w:val="TOC1"/>
        <w:tabs>
          <w:tab w:val="left" w:pos="480"/>
        </w:tabs>
        <w:spacing w:line="240" w:lineRule="auto"/>
        <w:ind w:firstLine="0"/>
        <w:rPr>
          <w:ins w:id="1326" w:author="Andries Pandia" w:date="2025-08-22T18:47:00Z"/>
          <w:rStyle w:val="Hyperlink"/>
          <w:rFonts w:cs="Times New Roman"/>
          <w:b w:val="0"/>
          <w:iCs w:val="0"/>
          <w:lang w:val="id-ID"/>
        </w:rPr>
      </w:pPr>
    </w:p>
    <w:p w14:paraId="44F0322F" w14:textId="428A0299" w:rsidR="0099148D" w:rsidRPr="00BB0106" w:rsidRDefault="0099148D" w:rsidP="00DF54B0">
      <w:pPr>
        <w:pStyle w:val="TOC1"/>
        <w:tabs>
          <w:tab w:val="left" w:pos="480"/>
        </w:tabs>
        <w:spacing w:line="240" w:lineRule="auto"/>
        <w:ind w:firstLine="0"/>
        <w:rPr>
          <w:ins w:id="1327" w:author="Andries Pandia" w:date="2025-08-22T18:44:00Z"/>
          <w:rFonts w:asciiTheme="minorHAnsi" w:eastAsiaTheme="minorEastAsia" w:hAnsiTheme="minorHAnsi" w:cstheme="minorBidi"/>
          <w:b w:val="0"/>
          <w:bCs w:val="0"/>
          <w:iCs w:val="0"/>
          <w:kern w:val="0"/>
          <w:sz w:val="22"/>
          <w:szCs w:val="22"/>
          <w:lang w:val="id-ID"/>
          <w14:ligatures w14:val="none"/>
          <w:rPrChange w:id="1328" w:author="Andries Pandia" w:date="2025-08-26T08:27:00Z">
            <w:rPr>
              <w:ins w:id="1329" w:author="Andries Pandia" w:date="2025-08-22T18:44:00Z"/>
              <w:rFonts w:eastAsiaTheme="minorEastAsia" w:cstheme="minorBidi"/>
              <w:b w:val="0"/>
              <w:bCs w:val="0"/>
              <w:iCs w:val="0"/>
              <w:kern w:val="0"/>
              <w:sz w:val="22"/>
              <w:szCs w:val="22"/>
              <w14:ligatures w14:val="none"/>
            </w:rPr>
          </w:rPrChange>
        </w:rPr>
      </w:pPr>
      <w:ins w:id="1330" w:author="Andries Pandia" w:date="2025-08-22T18:44:00Z">
        <w:r w:rsidRPr="00BB0106">
          <w:rPr>
            <w:rStyle w:val="Hyperlink"/>
            <w:lang w:val="id-ID"/>
            <w:rPrChange w:id="1331" w:author="Andries Pandia" w:date="2025-08-26T08:27:00Z">
              <w:rPr>
                <w:rStyle w:val="Hyperlink"/>
              </w:rPr>
            </w:rPrChange>
          </w:rPr>
          <w:fldChar w:fldCharType="begin"/>
        </w:r>
        <w:r w:rsidRPr="00BB0106">
          <w:rPr>
            <w:rStyle w:val="Hyperlink"/>
            <w:lang w:val="id-ID"/>
            <w:rPrChange w:id="1332" w:author="Andries Pandia" w:date="2025-08-26T08:27:00Z">
              <w:rPr>
                <w:rStyle w:val="Hyperlink"/>
              </w:rPr>
            </w:rPrChange>
          </w:rPr>
          <w:instrText xml:space="preserve"> </w:instrText>
        </w:r>
        <w:r w:rsidRPr="00BB0106">
          <w:rPr>
            <w:lang w:val="id-ID"/>
            <w:rPrChange w:id="1333" w:author="Andries Pandia" w:date="2025-08-26T08:27:00Z">
              <w:rPr/>
            </w:rPrChange>
          </w:rPr>
          <w:instrText>HYPERLINK \l "_Toc206780701"</w:instrText>
        </w:r>
        <w:r w:rsidRPr="00BB0106">
          <w:rPr>
            <w:rStyle w:val="Hyperlink"/>
            <w:lang w:val="id-ID"/>
            <w:rPrChange w:id="1334" w:author="Andries Pandia" w:date="2025-08-26T08:27:00Z">
              <w:rPr>
                <w:rStyle w:val="Hyperlink"/>
              </w:rPr>
            </w:rPrChange>
          </w:rPr>
          <w:instrText xml:space="preserve"> </w:instrText>
        </w:r>
        <w:r w:rsidRPr="00BB0106">
          <w:rPr>
            <w:rStyle w:val="Hyperlink"/>
            <w:lang w:val="id-ID"/>
            <w:rPrChange w:id="1335" w:author="Andries Pandia" w:date="2025-08-26T08:27:00Z">
              <w:rPr>
                <w:rStyle w:val="Hyperlink"/>
              </w:rPr>
            </w:rPrChange>
          </w:rPr>
        </w:r>
        <w:r w:rsidRPr="00BB0106">
          <w:rPr>
            <w:rStyle w:val="Hyperlink"/>
            <w:lang w:val="id-ID"/>
            <w:rPrChange w:id="1336" w:author="Andries Pandia" w:date="2025-08-26T08:27:00Z">
              <w:rPr>
                <w:rStyle w:val="Hyperlink"/>
              </w:rPr>
            </w:rPrChange>
          </w:rPr>
          <w:fldChar w:fldCharType="separate"/>
        </w:r>
        <w:r w:rsidRPr="00BB0106">
          <w:rPr>
            <w:rStyle w:val="Hyperlink"/>
            <w:lang w:val="id-ID"/>
            <w:rPrChange w:id="1337" w:author="Andries Pandia" w:date="2025-08-26T08:27:00Z">
              <w:rPr>
                <w:rStyle w:val="Hyperlink"/>
              </w:rPr>
            </w:rPrChange>
          </w:rPr>
          <w:t xml:space="preserve">3. </w:t>
        </w:r>
        <w:r w:rsidRPr="00BB0106">
          <w:rPr>
            <w:rFonts w:asciiTheme="minorHAnsi" w:eastAsiaTheme="minorEastAsia" w:hAnsiTheme="minorHAnsi" w:cstheme="minorBidi"/>
            <w:b w:val="0"/>
            <w:bCs w:val="0"/>
            <w:iCs w:val="0"/>
            <w:kern w:val="0"/>
            <w:sz w:val="22"/>
            <w:szCs w:val="22"/>
            <w:lang w:val="id-ID"/>
            <w14:ligatures w14:val="none"/>
            <w:rPrChange w:id="1338" w:author="Andries Pandia" w:date="2025-08-26T08:27:00Z">
              <w:rPr>
                <w:rFonts w:eastAsiaTheme="minorEastAsia" w:cstheme="minorBidi"/>
                <w:b w:val="0"/>
                <w:bCs w:val="0"/>
                <w:iCs w:val="0"/>
                <w:kern w:val="0"/>
                <w:sz w:val="22"/>
                <w:szCs w:val="22"/>
                <w14:ligatures w14:val="none"/>
              </w:rPr>
            </w:rPrChange>
          </w:rPr>
          <w:tab/>
        </w:r>
        <w:r w:rsidRPr="00BB0106">
          <w:rPr>
            <w:rStyle w:val="Hyperlink"/>
            <w:lang w:val="id-ID"/>
            <w:rPrChange w:id="1339" w:author="Andries Pandia" w:date="2025-08-26T08:27:00Z">
              <w:rPr>
                <w:rStyle w:val="Hyperlink"/>
              </w:rPr>
            </w:rPrChange>
          </w:rPr>
          <w:t>PEMBAHASAN</w:t>
        </w:r>
        <w:r w:rsidRPr="00BB0106">
          <w:rPr>
            <w:webHidden/>
            <w:lang w:val="id-ID"/>
            <w:rPrChange w:id="1340" w:author="Andries Pandia" w:date="2025-08-26T08:27:00Z">
              <w:rPr>
                <w:webHidden/>
              </w:rPr>
            </w:rPrChange>
          </w:rPr>
          <w:tab/>
        </w:r>
        <w:r w:rsidRPr="00BB0106">
          <w:rPr>
            <w:webHidden/>
            <w:lang w:val="id-ID"/>
            <w:rPrChange w:id="1341" w:author="Andries Pandia" w:date="2025-08-26T08:27:00Z">
              <w:rPr>
                <w:webHidden/>
              </w:rPr>
            </w:rPrChange>
          </w:rPr>
          <w:fldChar w:fldCharType="begin"/>
        </w:r>
        <w:r w:rsidRPr="00BB0106">
          <w:rPr>
            <w:webHidden/>
            <w:lang w:val="id-ID"/>
            <w:rPrChange w:id="1342" w:author="Andries Pandia" w:date="2025-08-26T08:27:00Z">
              <w:rPr>
                <w:webHidden/>
              </w:rPr>
            </w:rPrChange>
          </w:rPr>
          <w:instrText xml:space="preserve"> PAGEREF _Toc206780701 \h </w:instrText>
        </w:r>
      </w:ins>
      <w:r w:rsidRPr="00BB0106">
        <w:rPr>
          <w:webHidden/>
          <w:lang w:val="id-ID"/>
          <w:rPrChange w:id="1343" w:author="Andries Pandia" w:date="2025-08-26T08:27:00Z">
            <w:rPr>
              <w:webHidden/>
            </w:rPr>
          </w:rPrChange>
        </w:rPr>
      </w:r>
      <w:r w:rsidRPr="00BB0106">
        <w:rPr>
          <w:webHidden/>
          <w:lang w:val="id-ID"/>
          <w:rPrChange w:id="1344" w:author="Andries Pandia" w:date="2025-08-26T08:27:00Z">
            <w:rPr>
              <w:webHidden/>
            </w:rPr>
          </w:rPrChange>
        </w:rPr>
        <w:fldChar w:fldCharType="separate"/>
      </w:r>
      <w:r w:rsidR="00A96BCD">
        <w:rPr>
          <w:webHidden/>
          <w:lang w:val="id-ID"/>
        </w:rPr>
        <w:t>0</w:t>
      </w:r>
      <w:ins w:id="1345" w:author="Andries Pandia" w:date="2025-08-22T18:44:00Z">
        <w:r w:rsidRPr="00BB0106">
          <w:rPr>
            <w:webHidden/>
            <w:lang w:val="id-ID"/>
            <w:rPrChange w:id="1346" w:author="Andries Pandia" w:date="2025-08-26T08:27:00Z">
              <w:rPr>
                <w:webHidden/>
              </w:rPr>
            </w:rPrChange>
          </w:rPr>
          <w:fldChar w:fldCharType="end"/>
        </w:r>
        <w:r w:rsidRPr="00BB0106">
          <w:rPr>
            <w:rStyle w:val="Hyperlink"/>
            <w:lang w:val="id-ID"/>
            <w:rPrChange w:id="1347" w:author="Andries Pandia" w:date="2025-08-26T08:27:00Z">
              <w:rPr>
                <w:rStyle w:val="Hyperlink"/>
              </w:rPr>
            </w:rPrChange>
          </w:rPr>
          <w:fldChar w:fldCharType="end"/>
        </w:r>
      </w:ins>
    </w:p>
    <w:p w14:paraId="4DC2204C" w14:textId="67A110B6" w:rsidR="0099148D" w:rsidRPr="00BB0106" w:rsidRDefault="0099148D" w:rsidP="00DF54B0">
      <w:pPr>
        <w:pStyle w:val="TOC2"/>
        <w:spacing w:before="0" w:line="240" w:lineRule="auto"/>
        <w:ind w:firstLine="0"/>
        <w:rPr>
          <w:ins w:id="1348" w:author="Andries Pandia" w:date="2025-08-22T18:44:00Z"/>
          <w:rFonts w:asciiTheme="minorHAnsi" w:eastAsiaTheme="minorEastAsia" w:hAnsiTheme="minorHAnsi" w:cstheme="minorBidi"/>
          <w:kern w:val="0"/>
          <w:sz w:val="22"/>
          <w:szCs w:val="22"/>
          <w14:ligatures w14:val="none"/>
          <w:rPrChange w:id="1349" w:author="Andries Pandia" w:date="2025-08-26T08:27:00Z">
            <w:rPr>
              <w:ins w:id="1350" w:author="Andries Pandia" w:date="2025-08-22T18:44:00Z"/>
              <w:rFonts w:eastAsiaTheme="minorEastAsia" w:cstheme="minorBidi"/>
              <w:kern w:val="0"/>
              <w14:ligatures w14:val="none"/>
            </w:rPr>
          </w:rPrChange>
        </w:rPr>
      </w:pPr>
      <w:ins w:id="1351" w:author="Andries Pandia" w:date="2025-08-22T18:44:00Z">
        <w:r w:rsidRPr="00A96BCD">
          <w:rPr>
            <w:rStyle w:val="Hyperlink"/>
          </w:rPr>
          <w:fldChar w:fldCharType="begin"/>
        </w:r>
        <w:r w:rsidRPr="00BB0106">
          <w:rPr>
            <w:rStyle w:val="Hyperlink"/>
          </w:rPr>
          <w:instrText xml:space="preserve"> </w:instrText>
        </w:r>
        <w:r w:rsidRPr="00BB0106">
          <w:instrText>HYPERLINK \l "_Toc206780702"</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3.1.</w:t>
        </w:r>
        <w:r w:rsidRPr="00BB0106">
          <w:rPr>
            <w:rFonts w:asciiTheme="minorHAnsi" w:eastAsiaTheme="minorEastAsia" w:hAnsiTheme="minorHAnsi" w:cstheme="minorBidi"/>
            <w:kern w:val="0"/>
            <w:sz w:val="22"/>
            <w:szCs w:val="22"/>
            <w14:ligatures w14:val="none"/>
            <w:rPrChange w:id="1352" w:author="Andries Pandia" w:date="2025-08-26T08:27:00Z">
              <w:rPr>
                <w:rFonts w:eastAsiaTheme="minorEastAsia" w:cstheme="minorBidi"/>
                <w:kern w:val="0"/>
                <w14:ligatures w14:val="none"/>
              </w:rPr>
            </w:rPrChange>
          </w:rPr>
          <w:tab/>
        </w:r>
        <w:r w:rsidRPr="00BB0106">
          <w:rPr>
            <w:rStyle w:val="Hyperlink"/>
          </w:rPr>
          <w:t>Jenis dan Pendekatan Penelitian</w:t>
        </w:r>
        <w:r w:rsidRPr="00BB0106">
          <w:rPr>
            <w:webHidden/>
          </w:rPr>
          <w:tab/>
        </w:r>
        <w:r w:rsidRPr="00A96BCD">
          <w:rPr>
            <w:webHidden/>
          </w:rPr>
          <w:fldChar w:fldCharType="begin"/>
        </w:r>
        <w:r w:rsidRPr="00BB0106">
          <w:rPr>
            <w:webHidden/>
          </w:rPr>
          <w:instrText xml:space="preserve"> PAGEREF _Toc206780702 \h </w:instrText>
        </w:r>
      </w:ins>
      <w:r w:rsidRPr="00A96BCD">
        <w:rPr>
          <w:webHidden/>
        </w:rPr>
      </w:r>
      <w:r w:rsidRPr="00A96BCD">
        <w:rPr>
          <w:webHidden/>
        </w:rPr>
        <w:fldChar w:fldCharType="separate"/>
      </w:r>
      <w:r w:rsidR="00A96BCD">
        <w:rPr>
          <w:webHidden/>
        </w:rPr>
        <w:t>0</w:t>
      </w:r>
      <w:ins w:id="1353" w:author="Andries Pandia" w:date="2025-08-22T18:44:00Z">
        <w:r w:rsidRPr="00A96BCD">
          <w:rPr>
            <w:webHidden/>
          </w:rPr>
          <w:fldChar w:fldCharType="end"/>
        </w:r>
        <w:r w:rsidRPr="00A96BCD">
          <w:rPr>
            <w:rStyle w:val="Hyperlink"/>
          </w:rPr>
          <w:fldChar w:fldCharType="end"/>
        </w:r>
      </w:ins>
    </w:p>
    <w:p w14:paraId="2B5DDAAD" w14:textId="29921765" w:rsidR="0099148D" w:rsidRPr="00BB0106" w:rsidRDefault="0099148D" w:rsidP="00DF54B0">
      <w:pPr>
        <w:pStyle w:val="TOC2"/>
        <w:spacing w:before="0" w:line="240" w:lineRule="auto"/>
        <w:ind w:firstLine="0"/>
        <w:rPr>
          <w:ins w:id="1354" w:author="Andries Pandia" w:date="2025-08-22T18:44:00Z"/>
          <w:rFonts w:asciiTheme="minorHAnsi" w:eastAsiaTheme="minorEastAsia" w:hAnsiTheme="minorHAnsi" w:cstheme="minorBidi"/>
          <w:kern w:val="0"/>
          <w:sz w:val="22"/>
          <w:szCs w:val="22"/>
          <w14:ligatures w14:val="none"/>
          <w:rPrChange w:id="1355" w:author="Andries Pandia" w:date="2025-08-26T08:27:00Z">
            <w:rPr>
              <w:ins w:id="1356" w:author="Andries Pandia" w:date="2025-08-22T18:44:00Z"/>
              <w:rFonts w:eastAsiaTheme="minorEastAsia" w:cstheme="minorBidi"/>
              <w:kern w:val="0"/>
              <w14:ligatures w14:val="none"/>
            </w:rPr>
          </w:rPrChange>
        </w:rPr>
      </w:pPr>
      <w:ins w:id="1357" w:author="Andries Pandia" w:date="2025-08-22T18:44:00Z">
        <w:r w:rsidRPr="00A96BCD">
          <w:rPr>
            <w:rStyle w:val="Hyperlink"/>
          </w:rPr>
          <w:fldChar w:fldCharType="begin"/>
        </w:r>
        <w:r w:rsidRPr="00BB0106">
          <w:rPr>
            <w:rStyle w:val="Hyperlink"/>
          </w:rPr>
          <w:instrText xml:space="preserve"> </w:instrText>
        </w:r>
        <w:r w:rsidRPr="00BB0106">
          <w:instrText>HYPERLINK \l "_Toc206780703"</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3.2.</w:t>
        </w:r>
        <w:r w:rsidRPr="00BB0106">
          <w:rPr>
            <w:rFonts w:asciiTheme="minorHAnsi" w:eastAsiaTheme="minorEastAsia" w:hAnsiTheme="minorHAnsi" w:cstheme="minorBidi"/>
            <w:kern w:val="0"/>
            <w:sz w:val="22"/>
            <w:szCs w:val="22"/>
            <w14:ligatures w14:val="none"/>
            <w:rPrChange w:id="1358" w:author="Andries Pandia" w:date="2025-08-26T08:27:00Z">
              <w:rPr>
                <w:rFonts w:eastAsiaTheme="minorEastAsia" w:cstheme="minorBidi"/>
                <w:kern w:val="0"/>
                <w14:ligatures w14:val="none"/>
              </w:rPr>
            </w:rPrChange>
          </w:rPr>
          <w:tab/>
        </w:r>
        <w:r w:rsidRPr="00BB0106">
          <w:rPr>
            <w:rStyle w:val="Hyperlink"/>
          </w:rPr>
          <w:t>Sumber Data</w:t>
        </w:r>
        <w:r w:rsidRPr="00BB0106">
          <w:rPr>
            <w:webHidden/>
          </w:rPr>
          <w:tab/>
        </w:r>
        <w:r w:rsidRPr="00A96BCD">
          <w:rPr>
            <w:webHidden/>
          </w:rPr>
          <w:fldChar w:fldCharType="begin"/>
        </w:r>
        <w:r w:rsidRPr="00BB0106">
          <w:rPr>
            <w:webHidden/>
          </w:rPr>
          <w:instrText xml:space="preserve"> PAGEREF _Toc206780703 \h </w:instrText>
        </w:r>
      </w:ins>
      <w:r w:rsidRPr="00A96BCD">
        <w:rPr>
          <w:webHidden/>
        </w:rPr>
      </w:r>
      <w:r w:rsidRPr="00A96BCD">
        <w:rPr>
          <w:webHidden/>
        </w:rPr>
        <w:fldChar w:fldCharType="separate"/>
      </w:r>
      <w:ins w:id="1359" w:author="grace bellandina" w:date="2025-08-26T09:54:00Z" w16du:dateUtc="2025-08-26T02:54:00Z">
        <w:r w:rsidR="00A96BCD">
          <w:rPr>
            <w:webHidden/>
          </w:rPr>
          <w:t>1</w:t>
        </w:r>
      </w:ins>
      <w:del w:id="1360" w:author="grace bellandina" w:date="2025-08-26T09:54:00Z" w16du:dateUtc="2025-08-26T02:54:00Z">
        <w:r w:rsidR="00022F35" w:rsidDel="00A96BCD">
          <w:rPr>
            <w:webHidden/>
          </w:rPr>
          <w:delText>2</w:delText>
        </w:r>
      </w:del>
      <w:ins w:id="1361" w:author="Andries Pandia" w:date="2025-08-22T18:44:00Z">
        <w:r w:rsidRPr="00A96BCD">
          <w:rPr>
            <w:webHidden/>
          </w:rPr>
          <w:fldChar w:fldCharType="end"/>
        </w:r>
        <w:r w:rsidRPr="00A96BCD">
          <w:rPr>
            <w:rStyle w:val="Hyperlink"/>
          </w:rPr>
          <w:fldChar w:fldCharType="end"/>
        </w:r>
      </w:ins>
    </w:p>
    <w:p w14:paraId="4A9AFB3C" w14:textId="3F2FBE72" w:rsidR="0099148D" w:rsidRPr="00BB0106" w:rsidRDefault="0099148D" w:rsidP="00DF54B0">
      <w:pPr>
        <w:pStyle w:val="TOC3"/>
        <w:spacing w:line="240" w:lineRule="auto"/>
        <w:ind w:firstLine="0"/>
        <w:rPr>
          <w:ins w:id="1362" w:author="Andries Pandia" w:date="2025-08-22T18:44:00Z"/>
          <w:rFonts w:asciiTheme="minorHAnsi" w:eastAsiaTheme="minorEastAsia" w:hAnsiTheme="minorHAnsi" w:cstheme="minorBidi"/>
          <w:kern w:val="0"/>
          <w:sz w:val="22"/>
          <w:szCs w:val="22"/>
          <w14:ligatures w14:val="none"/>
          <w:rPrChange w:id="1363" w:author="Andries Pandia" w:date="2025-08-26T08:27:00Z">
            <w:rPr>
              <w:ins w:id="1364" w:author="Andries Pandia" w:date="2025-08-22T18:44:00Z"/>
              <w:rFonts w:eastAsiaTheme="minorEastAsia" w:cstheme="minorBidi"/>
              <w:kern w:val="0"/>
              <w:sz w:val="22"/>
              <w:szCs w:val="22"/>
              <w14:ligatures w14:val="none"/>
            </w:rPr>
          </w:rPrChange>
        </w:rPr>
      </w:pPr>
      <w:ins w:id="1365" w:author="Andries Pandia" w:date="2025-08-22T18:44:00Z">
        <w:r w:rsidRPr="00A96BCD">
          <w:rPr>
            <w:rStyle w:val="Hyperlink"/>
          </w:rPr>
          <w:fldChar w:fldCharType="begin"/>
        </w:r>
        <w:r w:rsidRPr="00BB0106">
          <w:rPr>
            <w:rStyle w:val="Hyperlink"/>
          </w:rPr>
          <w:instrText xml:space="preserve"> </w:instrText>
        </w:r>
        <w:r w:rsidRPr="00BB0106">
          <w:instrText>HYPERLINK \l "_Toc206780704"</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3.2.1. </w:t>
        </w:r>
      </w:ins>
      <w:r w:rsidR="00BB0106">
        <w:rPr>
          <w:rStyle w:val="Hyperlink"/>
          <w:lang w:val="en-US"/>
        </w:rPr>
        <w:tab/>
      </w:r>
      <w:ins w:id="1366" w:author="Andries Pandia" w:date="2025-08-22T18:44:00Z">
        <w:r w:rsidRPr="00BB0106">
          <w:rPr>
            <w:rStyle w:val="Hyperlink"/>
          </w:rPr>
          <w:t>Teknik Pengumpulan Data</w:t>
        </w:r>
        <w:r w:rsidRPr="00BB0106">
          <w:rPr>
            <w:webHidden/>
          </w:rPr>
          <w:tab/>
        </w:r>
        <w:r w:rsidRPr="00A96BCD">
          <w:rPr>
            <w:webHidden/>
          </w:rPr>
          <w:fldChar w:fldCharType="begin"/>
        </w:r>
        <w:r w:rsidRPr="00BB0106">
          <w:rPr>
            <w:webHidden/>
          </w:rPr>
          <w:instrText xml:space="preserve"> PAGEREF _Toc206780704 \h </w:instrText>
        </w:r>
      </w:ins>
      <w:r w:rsidRPr="00A96BCD">
        <w:rPr>
          <w:webHidden/>
        </w:rPr>
      </w:r>
      <w:r w:rsidRPr="00A96BCD">
        <w:rPr>
          <w:webHidden/>
        </w:rPr>
        <w:fldChar w:fldCharType="separate"/>
      </w:r>
      <w:ins w:id="1367" w:author="grace bellandina" w:date="2025-08-26T09:54:00Z" w16du:dateUtc="2025-08-26T02:54:00Z">
        <w:r w:rsidR="00A96BCD">
          <w:rPr>
            <w:webHidden/>
          </w:rPr>
          <w:t>2</w:t>
        </w:r>
      </w:ins>
      <w:del w:id="1368" w:author="grace bellandina" w:date="2025-08-26T09:54:00Z" w16du:dateUtc="2025-08-26T02:54:00Z">
        <w:r w:rsidR="00022F35" w:rsidDel="00A96BCD">
          <w:rPr>
            <w:webHidden/>
          </w:rPr>
          <w:delText>3</w:delText>
        </w:r>
      </w:del>
      <w:ins w:id="1369" w:author="Andries Pandia" w:date="2025-08-22T18:44:00Z">
        <w:r w:rsidRPr="00A96BCD">
          <w:rPr>
            <w:webHidden/>
          </w:rPr>
          <w:fldChar w:fldCharType="end"/>
        </w:r>
        <w:r w:rsidRPr="00A96BCD">
          <w:rPr>
            <w:rStyle w:val="Hyperlink"/>
          </w:rPr>
          <w:fldChar w:fldCharType="end"/>
        </w:r>
      </w:ins>
    </w:p>
    <w:p w14:paraId="36A50537" w14:textId="0524056D" w:rsidR="0099148D" w:rsidRPr="00BB0106" w:rsidRDefault="0099148D">
      <w:pPr>
        <w:pStyle w:val="TOC3"/>
        <w:spacing w:line="240" w:lineRule="auto"/>
        <w:ind w:firstLine="0"/>
        <w:rPr>
          <w:ins w:id="1370" w:author="Andries Pandia" w:date="2025-08-22T18:44:00Z"/>
          <w:rFonts w:asciiTheme="minorHAnsi" w:eastAsiaTheme="minorEastAsia" w:hAnsiTheme="minorHAnsi" w:cstheme="minorBidi"/>
          <w:kern w:val="0"/>
          <w:sz w:val="22"/>
          <w:szCs w:val="22"/>
          <w14:ligatures w14:val="none"/>
          <w:rPrChange w:id="1371" w:author="Andries Pandia" w:date="2025-08-26T08:27:00Z">
            <w:rPr>
              <w:ins w:id="1372" w:author="Andries Pandia" w:date="2025-08-22T18:44:00Z"/>
              <w:rFonts w:eastAsiaTheme="minorEastAsia" w:cstheme="minorBidi"/>
              <w:kern w:val="0"/>
              <w:sz w:val="22"/>
              <w:szCs w:val="22"/>
              <w14:ligatures w14:val="none"/>
            </w:rPr>
          </w:rPrChange>
        </w:rPr>
        <w:pPrChange w:id="1373" w:author="Andries Pandia" w:date="2025-08-25T20:32:00Z">
          <w:pPr>
            <w:pStyle w:val="TOC3"/>
            <w:tabs>
              <w:tab w:val="left" w:pos="1960"/>
            </w:tabs>
          </w:pPr>
        </w:pPrChange>
      </w:pPr>
      <w:ins w:id="1374" w:author="Andries Pandia" w:date="2025-08-22T18:44:00Z">
        <w:r w:rsidRPr="00A96BCD">
          <w:rPr>
            <w:rStyle w:val="Hyperlink"/>
          </w:rPr>
          <w:fldChar w:fldCharType="begin"/>
        </w:r>
        <w:r w:rsidRPr="00BB0106">
          <w:rPr>
            <w:rStyle w:val="Hyperlink"/>
          </w:rPr>
          <w:instrText xml:space="preserve"> </w:instrText>
        </w:r>
        <w:r w:rsidRPr="00BB0106">
          <w:instrText>HYPERLINK \l "_Toc206780705"</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3.2.2.</w:t>
        </w:r>
      </w:ins>
      <w:ins w:id="1375" w:author="Andries Pandia" w:date="2025-08-22T18:45:00Z">
        <w:r w:rsidRPr="00BB0106">
          <w:rPr>
            <w:rFonts w:asciiTheme="minorHAnsi" w:eastAsiaTheme="minorEastAsia" w:hAnsiTheme="minorHAnsi" w:cstheme="minorBidi"/>
            <w:kern w:val="0"/>
            <w:sz w:val="22"/>
            <w:szCs w:val="22"/>
            <w14:ligatures w14:val="none"/>
            <w:rPrChange w:id="1376" w:author="Andries Pandia" w:date="2025-08-26T08:27:00Z">
              <w:rPr>
                <w:rFonts w:eastAsiaTheme="minorEastAsia" w:cstheme="minorBidi"/>
                <w:kern w:val="0"/>
                <w:sz w:val="22"/>
                <w:szCs w:val="22"/>
                <w14:ligatures w14:val="none"/>
              </w:rPr>
            </w:rPrChange>
          </w:rPr>
          <w:t xml:space="preserve">  </w:t>
        </w:r>
      </w:ins>
      <w:r w:rsidR="00BB0106">
        <w:rPr>
          <w:rFonts w:asciiTheme="minorHAnsi" w:eastAsiaTheme="minorEastAsia" w:hAnsiTheme="minorHAnsi" w:cstheme="minorBidi"/>
          <w:kern w:val="0"/>
          <w:sz w:val="22"/>
          <w:szCs w:val="22"/>
          <w:lang w:val="en-US"/>
          <w14:ligatures w14:val="none"/>
        </w:rPr>
        <w:tab/>
      </w:r>
      <w:ins w:id="1377" w:author="Andries Pandia" w:date="2025-08-22T18:44:00Z">
        <w:r w:rsidRPr="00BB0106">
          <w:rPr>
            <w:rStyle w:val="Hyperlink"/>
          </w:rPr>
          <w:t>Teknik Analisis Data</w:t>
        </w:r>
        <w:r w:rsidRPr="00BB0106">
          <w:rPr>
            <w:webHidden/>
          </w:rPr>
          <w:tab/>
        </w:r>
        <w:r w:rsidRPr="00A96BCD">
          <w:rPr>
            <w:webHidden/>
          </w:rPr>
          <w:fldChar w:fldCharType="begin"/>
        </w:r>
        <w:r w:rsidRPr="00BB0106">
          <w:rPr>
            <w:webHidden/>
          </w:rPr>
          <w:instrText xml:space="preserve"> PAGEREF _Toc206780705 \h </w:instrText>
        </w:r>
      </w:ins>
      <w:r w:rsidRPr="00A96BCD">
        <w:rPr>
          <w:webHidden/>
        </w:rPr>
      </w:r>
      <w:r w:rsidRPr="00A96BCD">
        <w:rPr>
          <w:webHidden/>
        </w:rPr>
        <w:fldChar w:fldCharType="separate"/>
      </w:r>
      <w:ins w:id="1378" w:author="grace bellandina" w:date="2025-08-26T09:54:00Z" w16du:dateUtc="2025-08-26T02:54:00Z">
        <w:r w:rsidR="00A96BCD">
          <w:rPr>
            <w:webHidden/>
          </w:rPr>
          <w:t>3</w:t>
        </w:r>
      </w:ins>
      <w:del w:id="1379" w:author="grace bellandina" w:date="2025-08-26T09:54:00Z" w16du:dateUtc="2025-08-26T02:54:00Z">
        <w:r w:rsidR="00022F35" w:rsidDel="00A96BCD">
          <w:rPr>
            <w:webHidden/>
          </w:rPr>
          <w:delText>4</w:delText>
        </w:r>
      </w:del>
      <w:ins w:id="1380" w:author="Andries Pandia" w:date="2025-08-22T18:44:00Z">
        <w:r w:rsidRPr="00A96BCD">
          <w:rPr>
            <w:webHidden/>
          </w:rPr>
          <w:fldChar w:fldCharType="end"/>
        </w:r>
        <w:r w:rsidRPr="00A96BCD">
          <w:rPr>
            <w:rStyle w:val="Hyperlink"/>
          </w:rPr>
          <w:fldChar w:fldCharType="end"/>
        </w:r>
      </w:ins>
    </w:p>
    <w:p w14:paraId="73C5CF57" w14:textId="1FB71EE8" w:rsidR="0099148D" w:rsidRPr="00BB0106" w:rsidRDefault="0099148D" w:rsidP="009C6C36">
      <w:pPr>
        <w:pStyle w:val="TOC2"/>
        <w:spacing w:before="0" w:line="240" w:lineRule="auto"/>
        <w:ind w:firstLine="0"/>
        <w:rPr>
          <w:ins w:id="1381" w:author="Andries Pandia" w:date="2025-08-22T18:44:00Z"/>
          <w:rFonts w:asciiTheme="minorHAnsi" w:eastAsiaTheme="minorEastAsia" w:hAnsiTheme="minorHAnsi" w:cstheme="minorBidi"/>
          <w:kern w:val="0"/>
          <w:sz w:val="22"/>
          <w:szCs w:val="22"/>
          <w14:ligatures w14:val="none"/>
          <w:rPrChange w:id="1382" w:author="Andries Pandia" w:date="2025-08-26T08:27:00Z">
            <w:rPr>
              <w:ins w:id="1383" w:author="Andries Pandia" w:date="2025-08-22T18:44:00Z"/>
              <w:rFonts w:eastAsiaTheme="minorEastAsia" w:cstheme="minorBidi"/>
              <w:kern w:val="0"/>
              <w14:ligatures w14:val="none"/>
            </w:rPr>
          </w:rPrChange>
        </w:rPr>
      </w:pPr>
      <w:ins w:id="1384" w:author="Andries Pandia" w:date="2025-08-22T18:44:00Z">
        <w:r w:rsidRPr="00A96BCD">
          <w:rPr>
            <w:rStyle w:val="Hyperlink"/>
          </w:rPr>
          <w:fldChar w:fldCharType="begin"/>
        </w:r>
        <w:r w:rsidRPr="00BB0106">
          <w:rPr>
            <w:rStyle w:val="Hyperlink"/>
          </w:rPr>
          <w:instrText xml:space="preserve"> </w:instrText>
        </w:r>
        <w:r w:rsidRPr="00BB0106">
          <w:instrText>HYPERLINK \l "_Toc206780706"</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3.3.</w:t>
        </w:r>
        <w:r w:rsidRPr="00BB0106">
          <w:rPr>
            <w:rFonts w:asciiTheme="minorHAnsi" w:eastAsiaTheme="minorEastAsia" w:hAnsiTheme="minorHAnsi" w:cstheme="minorBidi"/>
            <w:kern w:val="0"/>
            <w:sz w:val="22"/>
            <w:szCs w:val="22"/>
            <w14:ligatures w14:val="none"/>
            <w:rPrChange w:id="1385" w:author="Andries Pandia" w:date="2025-08-26T08:27:00Z">
              <w:rPr>
                <w:rFonts w:eastAsiaTheme="minorEastAsia" w:cstheme="minorBidi"/>
                <w:kern w:val="0"/>
                <w14:ligatures w14:val="none"/>
              </w:rPr>
            </w:rPrChange>
          </w:rPr>
          <w:tab/>
        </w:r>
        <w:r w:rsidRPr="00BB0106">
          <w:rPr>
            <w:rStyle w:val="Hyperlink"/>
          </w:rPr>
          <w:t>Analisis Statistik Deskriptif</w:t>
        </w:r>
        <w:r w:rsidRPr="00BB0106">
          <w:rPr>
            <w:webHidden/>
          </w:rPr>
          <w:tab/>
        </w:r>
        <w:r w:rsidRPr="00A96BCD">
          <w:rPr>
            <w:webHidden/>
          </w:rPr>
          <w:fldChar w:fldCharType="begin"/>
        </w:r>
        <w:r w:rsidRPr="00BB0106">
          <w:rPr>
            <w:webHidden/>
          </w:rPr>
          <w:instrText xml:space="preserve"> PAGEREF _Toc206780706 \h </w:instrText>
        </w:r>
      </w:ins>
      <w:r w:rsidRPr="00A96BCD">
        <w:rPr>
          <w:webHidden/>
        </w:rPr>
      </w:r>
      <w:r w:rsidRPr="00A96BCD">
        <w:rPr>
          <w:webHidden/>
        </w:rPr>
        <w:fldChar w:fldCharType="separate"/>
      </w:r>
      <w:ins w:id="1386" w:author="grace bellandina" w:date="2025-08-26T09:54:00Z" w16du:dateUtc="2025-08-26T02:54:00Z">
        <w:r w:rsidR="00A96BCD">
          <w:rPr>
            <w:webHidden/>
          </w:rPr>
          <w:t>7</w:t>
        </w:r>
      </w:ins>
      <w:del w:id="1387" w:author="grace bellandina" w:date="2025-08-26T09:54:00Z" w16du:dateUtc="2025-08-26T02:54:00Z">
        <w:r w:rsidR="00022F35" w:rsidDel="00A96BCD">
          <w:rPr>
            <w:webHidden/>
          </w:rPr>
          <w:delText>9</w:delText>
        </w:r>
      </w:del>
      <w:ins w:id="1388" w:author="Andries Pandia" w:date="2025-08-22T18:44:00Z">
        <w:r w:rsidRPr="00A96BCD">
          <w:rPr>
            <w:webHidden/>
          </w:rPr>
          <w:fldChar w:fldCharType="end"/>
        </w:r>
        <w:r w:rsidRPr="00A96BCD">
          <w:rPr>
            <w:rStyle w:val="Hyperlink"/>
          </w:rPr>
          <w:fldChar w:fldCharType="end"/>
        </w:r>
      </w:ins>
    </w:p>
    <w:p w14:paraId="06B03DEF" w14:textId="008BB253" w:rsidR="0099148D" w:rsidRPr="00BB0106" w:rsidRDefault="0099148D">
      <w:pPr>
        <w:pStyle w:val="TOC3"/>
        <w:spacing w:line="240" w:lineRule="auto"/>
        <w:ind w:firstLine="0"/>
        <w:rPr>
          <w:ins w:id="1389" w:author="Andries Pandia" w:date="2025-08-22T18:44:00Z"/>
          <w:rFonts w:asciiTheme="minorHAnsi" w:eastAsiaTheme="minorEastAsia" w:hAnsiTheme="minorHAnsi" w:cstheme="minorBidi"/>
          <w:kern w:val="0"/>
          <w:sz w:val="22"/>
          <w:szCs w:val="22"/>
          <w14:ligatures w14:val="none"/>
          <w:rPrChange w:id="1390" w:author="Andries Pandia" w:date="2025-08-26T08:27:00Z">
            <w:rPr>
              <w:ins w:id="1391" w:author="Andries Pandia" w:date="2025-08-22T18:44:00Z"/>
              <w:rFonts w:eastAsiaTheme="minorEastAsia" w:cstheme="minorBidi"/>
              <w:kern w:val="0"/>
              <w:sz w:val="22"/>
              <w:szCs w:val="22"/>
              <w14:ligatures w14:val="none"/>
            </w:rPr>
          </w:rPrChange>
        </w:rPr>
        <w:pPrChange w:id="1392" w:author="Andries Pandia" w:date="2025-08-25T20:32:00Z">
          <w:pPr>
            <w:pStyle w:val="TOC3"/>
            <w:tabs>
              <w:tab w:val="left" w:pos="1960"/>
            </w:tabs>
          </w:pPr>
        </w:pPrChange>
      </w:pPr>
      <w:ins w:id="1393" w:author="Andries Pandia" w:date="2025-08-22T18:44:00Z">
        <w:r w:rsidRPr="00A96BCD">
          <w:rPr>
            <w:rStyle w:val="Hyperlink"/>
          </w:rPr>
          <w:fldChar w:fldCharType="begin"/>
        </w:r>
        <w:r w:rsidRPr="00BB0106">
          <w:rPr>
            <w:rStyle w:val="Hyperlink"/>
          </w:rPr>
          <w:instrText xml:space="preserve"> </w:instrText>
        </w:r>
        <w:r w:rsidRPr="00BB0106">
          <w:instrText>HYPERLINK \l "_Toc206780707"</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3.3.1.</w:t>
        </w:r>
        <w:r w:rsidRPr="00BB0106">
          <w:rPr>
            <w:rFonts w:asciiTheme="minorHAnsi" w:eastAsiaTheme="minorEastAsia" w:hAnsiTheme="minorHAnsi" w:cstheme="minorBidi"/>
            <w:kern w:val="0"/>
            <w:sz w:val="22"/>
            <w:szCs w:val="22"/>
            <w14:ligatures w14:val="none"/>
            <w:rPrChange w:id="1394" w:author="Andries Pandia" w:date="2025-08-26T08:27:00Z">
              <w:rPr>
                <w:rFonts w:eastAsiaTheme="minorEastAsia" w:cstheme="minorBidi"/>
                <w:kern w:val="0"/>
                <w:sz w:val="22"/>
                <w:szCs w:val="22"/>
                <w14:ligatures w14:val="none"/>
              </w:rPr>
            </w:rPrChange>
          </w:rPr>
          <w:tab/>
        </w:r>
        <w:r w:rsidRPr="00BB0106">
          <w:rPr>
            <w:rStyle w:val="Hyperlink"/>
          </w:rPr>
          <w:t>Visualisasi Bentuk Eksploitasi</w:t>
        </w:r>
        <w:r w:rsidRPr="00BB0106">
          <w:rPr>
            <w:webHidden/>
          </w:rPr>
          <w:tab/>
        </w:r>
        <w:r w:rsidRPr="00A96BCD">
          <w:rPr>
            <w:webHidden/>
          </w:rPr>
          <w:fldChar w:fldCharType="begin"/>
        </w:r>
        <w:r w:rsidRPr="00BB0106">
          <w:rPr>
            <w:webHidden/>
          </w:rPr>
          <w:instrText xml:space="preserve"> PAGEREF _Toc206780707 \h </w:instrText>
        </w:r>
      </w:ins>
      <w:r w:rsidRPr="00A96BCD">
        <w:rPr>
          <w:webHidden/>
        </w:rPr>
      </w:r>
      <w:r w:rsidRPr="00A96BCD">
        <w:rPr>
          <w:webHidden/>
        </w:rPr>
        <w:fldChar w:fldCharType="separate"/>
      </w:r>
      <w:ins w:id="1395" w:author="grace bellandina" w:date="2025-08-26T09:54:00Z" w16du:dateUtc="2025-08-26T02:54:00Z">
        <w:r w:rsidR="00A96BCD">
          <w:rPr>
            <w:webHidden/>
          </w:rPr>
          <w:t>9</w:t>
        </w:r>
      </w:ins>
      <w:del w:id="1396" w:author="grace bellandina" w:date="2025-08-26T09:54:00Z" w16du:dateUtc="2025-08-26T02:54:00Z">
        <w:r w:rsidR="00022F35" w:rsidDel="00A96BCD">
          <w:rPr>
            <w:webHidden/>
          </w:rPr>
          <w:delText>13</w:delText>
        </w:r>
      </w:del>
      <w:ins w:id="1397" w:author="Andries Pandia" w:date="2025-08-22T18:44:00Z">
        <w:r w:rsidRPr="00A96BCD">
          <w:rPr>
            <w:webHidden/>
          </w:rPr>
          <w:fldChar w:fldCharType="end"/>
        </w:r>
        <w:r w:rsidRPr="00A96BCD">
          <w:rPr>
            <w:rStyle w:val="Hyperlink"/>
          </w:rPr>
          <w:fldChar w:fldCharType="end"/>
        </w:r>
      </w:ins>
    </w:p>
    <w:p w14:paraId="3244C0EF" w14:textId="0E351848" w:rsidR="0099148D" w:rsidRPr="00BB0106" w:rsidRDefault="0099148D">
      <w:pPr>
        <w:pStyle w:val="TOC3"/>
        <w:spacing w:line="240" w:lineRule="auto"/>
        <w:ind w:firstLine="0"/>
        <w:rPr>
          <w:ins w:id="1398" w:author="Andries Pandia" w:date="2025-08-22T18:44:00Z"/>
          <w:rFonts w:asciiTheme="minorHAnsi" w:eastAsiaTheme="minorEastAsia" w:hAnsiTheme="minorHAnsi" w:cstheme="minorBidi"/>
          <w:kern w:val="0"/>
          <w:sz w:val="22"/>
          <w:szCs w:val="22"/>
          <w14:ligatures w14:val="none"/>
          <w:rPrChange w:id="1399" w:author="Andries Pandia" w:date="2025-08-26T08:27:00Z">
            <w:rPr>
              <w:ins w:id="1400" w:author="Andries Pandia" w:date="2025-08-22T18:44:00Z"/>
              <w:rFonts w:eastAsiaTheme="minorEastAsia" w:cstheme="minorBidi"/>
              <w:kern w:val="0"/>
              <w:sz w:val="22"/>
              <w:szCs w:val="22"/>
              <w14:ligatures w14:val="none"/>
            </w:rPr>
          </w:rPrChange>
        </w:rPr>
        <w:pPrChange w:id="1401" w:author="Andries Pandia" w:date="2025-08-25T20:32:00Z">
          <w:pPr>
            <w:pStyle w:val="TOC3"/>
            <w:tabs>
              <w:tab w:val="left" w:pos="1960"/>
            </w:tabs>
          </w:pPr>
        </w:pPrChange>
      </w:pPr>
      <w:ins w:id="1402" w:author="Andries Pandia" w:date="2025-08-22T18:44:00Z">
        <w:r w:rsidRPr="00A96BCD">
          <w:rPr>
            <w:rStyle w:val="Hyperlink"/>
          </w:rPr>
          <w:fldChar w:fldCharType="begin"/>
        </w:r>
        <w:r w:rsidRPr="00BB0106">
          <w:rPr>
            <w:rStyle w:val="Hyperlink"/>
          </w:rPr>
          <w:instrText xml:space="preserve"> </w:instrText>
        </w:r>
        <w:r w:rsidRPr="00BB0106">
          <w:instrText>HYPERLINK \l "_Toc206780708"</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3.3.3.</w:t>
        </w:r>
        <w:r w:rsidRPr="00BB0106">
          <w:rPr>
            <w:rFonts w:asciiTheme="minorHAnsi" w:eastAsiaTheme="minorEastAsia" w:hAnsiTheme="minorHAnsi" w:cstheme="minorBidi"/>
            <w:kern w:val="0"/>
            <w:sz w:val="22"/>
            <w:szCs w:val="22"/>
            <w14:ligatures w14:val="none"/>
            <w:rPrChange w:id="1403" w:author="Andries Pandia" w:date="2025-08-26T08:27:00Z">
              <w:rPr>
                <w:rFonts w:eastAsiaTheme="minorEastAsia" w:cstheme="minorBidi"/>
                <w:kern w:val="0"/>
                <w:sz w:val="22"/>
                <w:szCs w:val="22"/>
                <w14:ligatures w14:val="none"/>
              </w:rPr>
            </w:rPrChange>
          </w:rPr>
          <w:tab/>
        </w:r>
        <w:r w:rsidRPr="00BB0106">
          <w:rPr>
            <w:rStyle w:val="Hyperlink"/>
          </w:rPr>
          <w:t>Negara Eksploitasi Terbanyak</w:t>
        </w:r>
        <w:r w:rsidRPr="00BB0106">
          <w:rPr>
            <w:webHidden/>
          </w:rPr>
          <w:tab/>
        </w:r>
        <w:r w:rsidRPr="00A96BCD">
          <w:rPr>
            <w:webHidden/>
          </w:rPr>
          <w:fldChar w:fldCharType="begin"/>
        </w:r>
        <w:r w:rsidRPr="00BB0106">
          <w:rPr>
            <w:webHidden/>
          </w:rPr>
          <w:instrText xml:space="preserve"> PAGEREF _Toc206780708 \h </w:instrText>
        </w:r>
      </w:ins>
      <w:r w:rsidRPr="00A96BCD">
        <w:rPr>
          <w:webHidden/>
        </w:rPr>
      </w:r>
      <w:r w:rsidRPr="00A96BCD">
        <w:rPr>
          <w:webHidden/>
        </w:rPr>
        <w:fldChar w:fldCharType="separate"/>
      </w:r>
      <w:ins w:id="1404" w:author="grace bellandina" w:date="2025-08-26T09:54:00Z" w16du:dateUtc="2025-08-26T02:54:00Z">
        <w:r w:rsidR="00A96BCD">
          <w:rPr>
            <w:webHidden/>
          </w:rPr>
          <w:t>10</w:t>
        </w:r>
      </w:ins>
      <w:del w:id="1405" w:author="grace bellandina" w:date="2025-08-26T09:54:00Z" w16du:dateUtc="2025-08-26T02:54:00Z">
        <w:r w:rsidR="00022F35" w:rsidDel="00A96BCD">
          <w:rPr>
            <w:webHidden/>
          </w:rPr>
          <w:delText>15</w:delText>
        </w:r>
      </w:del>
      <w:ins w:id="1406" w:author="Andries Pandia" w:date="2025-08-22T18:44:00Z">
        <w:r w:rsidRPr="00A96BCD">
          <w:rPr>
            <w:webHidden/>
          </w:rPr>
          <w:fldChar w:fldCharType="end"/>
        </w:r>
        <w:r w:rsidRPr="00A96BCD">
          <w:rPr>
            <w:rStyle w:val="Hyperlink"/>
          </w:rPr>
          <w:fldChar w:fldCharType="end"/>
        </w:r>
      </w:ins>
    </w:p>
    <w:p w14:paraId="12AA52C4" w14:textId="351D017F" w:rsidR="0099148D" w:rsidRPr="00BB0106" w:rsidRDefault="0099148D">
      <w:pPr>
        <w:pStyle w:val="TOC3"/>
        <w:spacing w:line="240" w:lineRule="auto"/>
        <w:ind w:firstLine="0"/>
        <w:rPr>
          <w:ins w:id="1407" w:author="Andries Pandia" w:date="2025-08-22T18:44:00Z"/>
          <w:rFonts w:asciiTheme="minorHAnsi" w:eastAsiaTheme="minorEastAsia" w:hAnsiTheme="minorHAnsi" w:cstheme="minorBidi"/>
          <w:kern w:val="0"/>
          <w:sz w:val="22"/>
          <w:szCs w:val="22"/>
          <w14:ligatures w14:val="none"/>
          <w:rPrChange w:id="1408" w:author="Andries Pandia" w:date="2025-08-26T08:27:00Z">
            <w:rPr>
              <w:ins w:id="1409" w:author="Andries Pandia" w:date="2025-08-22T18:44:00Z"/>
              <w:rFonts w:eastAsiaTheme="minorEastAsia" w:cstheme="minorBidi"/>
              <w:kern w:val="0"/>
              <w:sz w:val="22"/>
              <w:szCs w:val="22"/>
              <w14:ligatures w14:val="none"/>
            </w:rPr>
          </w:rPrChange>
        </w:rPr>
        <w:pPrChange w:id="1410" w:author="Andries Pandia" w:date="2025-08-25T20:32:00Z">
          <w:pPr>
            <w:pStyle w:val="TOC3"/>
            <w:tabs>
              <w:tab w:val="left" w:pos="1960"/>
            </w:tabs>
          </w:pPr>
        </w:pPrChange>
      </w:pPr>
      <w:ins w:id="1411" w:author="Andries Pandia" w:date="2025-08-22T18:44:00Z">
        <w:r w:rsidRPr="00A96BCD">
          <w:rPr>
            <w:rStyle w:val="Hyperlink"/>
          </w:rPr>
          <w:fldChar w:fldCharType="begin"/>
        </w:r>
        <w:r w:rsidRPr="00BB0106">
          <w:rPr>
            <w:rStyle w:val="Hyperlink"/>
          </w:rPr>
          <w:instrText xml:space="preserve"> </w:instrText>
        </w:r>
        <w:r w:rsidRPr="00BB0106">
          <w:instrText>HYPERLINK \l "_Toc206780709"</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3.3.4.</w:t>
        </w:r>
        <w:r w:rsidRPr="00BB0106">
          <w:rPr>
            <w:rFonts w:asciiTheme="minorHAnsi" w:eastAsiaTheme="minorEastAsia" w:hAnsiTheme="minorHAnsi" w:cstheme="minorBidi"/>
            <w:kern w:val="0"/>
            <w:sz w:val="22"/>
            <w:szCs w:val="22"/>
            <w14:ligatures w14:val="none"/>
            <w:rPrChange w:id="1412" w:author="Andries Pandia" w:date="2025-08-26T08:27:00Z">
              <w:rPr>
                <w:rFonts w:eastAsiaTheme="minorEastAsia" w:cstheme="minorBidi"/>
                <w:kern w:val="0"/>
                <w:sz w:val="22"/>
                <w:szCs w:val="22"/>
                <w14:ligatures w14:val="none"/>
              </w:rPr>
            </w:rPrChange>
          </w:rPr>
          <w:tab/>
        </w:r>
        <w:r w:rsidRPr="00BB0106">
          <w:rPr>
            <w:rStyle w:val="Hyperlink"/>
          </w:rPr>
          <w:t>Tren Korban Anak Perempuan &lt; 18 Tahun</w:t>
        </w:r>
        <w:r w:rsidRPr="00BB0106">
          <w:rPr>
            <w:webHidden/>
          </w:rPr>
          <w:tab/>
        </w:r>
        <w:r w:rsidRPr="00A96BCD">
          <w:rPr>
            <w:webHidden/>
          </w:rPr>
          <w:fldChar w:fldCharType="begin"/>
        </w:r>
        <w:r w:rsidRPr="00BB0106">
          <w:rPr>
            <w:webHidden/>
          </w:rPr>
          <w:instrText xml:space="preserve"> PAGEREF _Toc206780709 \h </w:instrText>
        </w:r>
      </w:ins>
      <w:r w:rsidRPr="00A96BCD">
        <w:rPr>
          <w:webHidden/>
        </w:rPr>
      </w:r>
      <w:r w:rsidRPr="00A96BCD">
        <w:rPr>
          <w:webHidden/>
        </w:rPr>
        <w:fldChar w:fldCharType="separate"/>
      </w:r>
      <w:ins w:id="1413" w:author="grace bellandina" w:date="2025-08-26T09:54:00Z" w16du:dateUtc="2025-08-26T02:54:00Z">
        <w:r w:rsidR="00A96BCD">
          <w:rPr>
            <w:webHidden/>
          </w:rPr>
          <w:t>12</w:t>
        </w:r>
      </w:ins>
      <w:del w:id="1414" w:author="grace bellandina" w:date="2025-08-26T09:54:00Z" w16du:dateUtc="2025-08-26T02:54:00Z">
        <w:r w:rsidR="00022F35" w:rsidDel="00A96BCD">
          <w:rPr>
            <w:webHidden/>
          </w:rPr>
          <w:delText>18</w:delText>
        </w:r>
      </w:del>
      <w:ins w:id="1415" w:author="Andries Pandia" w:date="2025-08-22T18:44:00Z">
        <w:r w:rsidRPr="00A96BCD">
          <w:rPr>
            <w:webHidden/>
          </w:rPr>
          <w:fldChar w:fldCharType="end"/>
        </w:r>
        <w:r w:rsidRPr="00A96BCD">
          <w:rPr>
            <w:rStyle w:val="Hyperlink"/>
          </w:rPr>
          <w:fldChar w:fldCharType="end"/>
        </w:r>
      </w:ins>
    </w:p>
    <w:p w14:paraId="2B35D6B0" w14:textId="0F12CE86" w:rsidR="0099148D" w:rsidRPr="00BB0106" w:rsidRDefault="0099148D">
      <w:pPr>
        <w:pStyle w:val="TOC3"/>
        <w:spacing w:line="240" w:lineRule="auto"/>
        <w:ind w:firstLine="0"/>
        <w:rPr>
          <w:ins w:id="1416" w:author="Andries Pandia" w:date="2025-08-22T18:44:00Z"/>
          <w:rFonts w:asciiTheme="minorHAnsi" w:eastAsiaTheme="minorEastAsia" w:hAnsiTheme="minorHAnsi" w:cstheme="minorBidi"/>
          <w:kern w:val="0"/>
          <w:sz w:val="22"/>
          <w:szCs w:val="22"/>
          <w14:ligatures w14:val="none"/>
          <w:rPrChange w:id="1417" w:author="Andries Pandia" w:date="2025-08-26T08:27:00Z">
            <w:rPr>
              <w:ins w:id="1418" w:author="Andries Pandia" w:date="2025-08-22T18:44:00Z"/>
              <w:rFonts w:eastAsiaTheme="minorEastAsia" w:cstheme="minorBidi"/>
              <w:kern w:val="0"/>
              <w:sz w:val="22"/>
              <w:szCs w:val="22"/>
              <w14:ligatures w14:val="none"/>
            </w:rPr>
          </w:rPrChange>
        </w:rPr>
        <w:pPrChange w:id="1419" w:author="Andries Pandia" w:date="2025-08-25T20:32:00Z">
          <w:pPr>
            <w:pStyle w:val="TOC3"/>
            <w:tabs>
              <w:tab w:val="left" w:pos="1960"/>
            </w:tabs>
          </w:pPr>
        </w:pPrChange>
      </w:pPr>
      <w:ins w:id="1420" w:author="Andries Pandia" w:date="2025-08-22T18:44:00Z">
        <w:r w:rsidRPr="00A96BCD">
          <w:rPr>
            <w:rStyle w:val="Hyperlink"/>
          </w:rPr>
          <w:fldChar w:fldCharType="begin"/>
        </w:r>
        <w:r w:rsidRPr="00BB0106">
          <w:rPr>
            <w:rStyle w:val="Hyperlink"/>
          </w:rPr>
          <w:instrText xml:space="preserve"> </w:instrText>
        </w:r>
        <w:r w:rsidRPr="00BB0106">
          <w:instrText>HYPERLINK \l "_Toc206780710"</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3.3.5.</w:t>
        </w:r>
        <w:r w:rsidRPr="00BB0106">
          <w:rPr>
            <w:rFonts w:asciiTheme="minorHAnsi" w:eastAsiaTheme="minorEastAsia" w:hAnsiTheme="minorHAnsi" w:cstheme="minorBidi"/>
            <w:kern w:val="0"/>
            <w:sz w:val="22"/>
            <w:szCs w:val="22"/>
            <w14:ligatures w14:val="none"/>
            <w:rPrChange w:id="1421" w:author="Andries Pandia" w:date="2025-08-26T08:27:00Z">
              <w:rPr>
                <w:rFonts w:eastAsiaTheme="minorEastAsia" w:cstheme="minorBidi"/>
                <w:kern w:val="0"/>
                <w:sz w:val="22"/>
                <w:szCs w:val="22"/>
                <w14:ligatures w14:val="none"/>
              </w:rPr>
            </w:rPrChange>
          </w:rPr>
          <w:tab/>
        </w:r>
        <w:r w:rsidRPr="00BB0106">
          <w:rPr>
            <w:rStyle w:val="Hyperlink"/>
          </w:rPr>
          <w:t>Korelasi Gender dengan Jenis Eksploitasi</w:t>
        </w:r>
        <w:r w:rsidRPr="00BB0106">
          <w:rPr>
            <w:webHidden/>
          </w:rPr>
          <w:tab/>
        </w:r>
        <w:r w:rsidRPr="00A96BCD">
          <w:rPr>
            <w:webHidden/>
          </w:rPr>
          <w:fldChar w:fldCharType="begin"/>
        </w:r>
        <w:r w:rsidRPr="00BB0106">
          <w:rPr>
            <w:webHidden/>
          </w:rPr>
          <w:instrText xml:space="preserve"> PAGEREF _Toc206780710 \h </w:instrText>
        </w:r>
      </w:ins>
      <w:r w:rsidRPr="00A96BCD">
        <w:rPr>
          <w:webHidden/>
        </w:rPr>
      </w:r>
      <w:r w:rsidRPr="00A96BCD">
        <w:rPr>
          <w:webHidden/>
        </w:rPr>
        <w:fldChar w:fldCharType="separate"/>
      </w:r>
      <w:ins w:id="1422" w:author="grace bellandina" w:date="2025-08-26T09:54:00Z" w16du:dateUtc="2025-08-26T02:54:00Z">
        <w:r w:rsidR="00A96BCD">
          <w:rPr>
            <w:webHidden/>
          </w:rPr>
          <w:t>13</w:t>
        </w:r>
      </w:ins>
      <w:del w:id="1423" w:author="grace bellandina" w:date="2025-08-26T09:54:00Z" w16du:dateUtc="2025-08-26T02:54:00Z">
        <w:r w:rsidR="00022F35" w:rsidDel="00A96BCD">
          <w:rPr>
            <w:webHidden/>
          </w:rPr>
          <w:delText>21</w:delText>
        </w:r>
      </w:del>
      <w:ins w:id="1424" w:author="Andries Pandia" w:date="2025-08-22T18:44:00Z">
        <w:r w:rsidRPr="00A96BCD">
          <w:rPr>
            <w:webHidden/>
          </w:rPr>
          <w:fldChar w:fldCharType="end"/>
        </w:r>
        <w:r w:rsidRPr="00A96BCD">
          <w:rPr>
            <w:rStyle w:val="Hyperlink"/>
          </w:rPr>
          <w:fldChar w:fldCharType="end"/>
        </w:r>
      </w:ins>
    </w:p>
    <w:p w14:paraId="4B79DB3A" w14:textId="3ECB7786" w:rsidR="0099148D" w:rsidRPr="00BB0106" w:rsidRDefault="0099148D" w:rsidP="009C6C36">
      <w:pPr>
        <w:pStyle w:val="TOC3"/>
        <w:spacing w:line="240" w:lineRule="auto"/>
        <w:ind w:firstLine="0"/>
        <w:rPr>
          <w:ins w:id="1425" w:author="Andries Pandia" w:date="2025-08-22T18:44:00Z"/>
          <w:rFonts w:asciiTheme="minorHAnsi" w:eastAsiaTheme="minorEastAsia" w:hAnsiTheme="minorHAnsi" w:cstheme="minorBidi"/>
          <w:kern w:val="0"/>
          <w:sz w:val="22"/>
          <w:szCs w:val="22"/>
          <w14:ligatures w14:val="none"/>
          <w:rPrChange w:id="1426" w:author="Andries Pandia" w:date="2025-08-26T08:27:00Z">
            <w:rPr>
              <w:ins w:id="1427" w:author="Andries Pandia" w:date="2025-08-22T18:44:00Z"/>
              <w:rFonts w:eastAsiaTheme="minorEastAsia" w:cstheme="minorBidi"/>
              <w:kern w:val="0"/>
              <w:sz w:val="22"/>
              <w:szCs w:val="22"/>
              <w14:ligatures w14:val="none"/>
            </w:rPr>
          </w:rPrChange>
        </w:rPr>
      </w:pPr>
      <w:ins w:id="1428" w:author="Andries Pandia" w:date="2025-08-22T18:44:00Z">
        <w:r w:rsidRPr="00A96BCD">
          <w:rPr>
            <w:rStyle w:val="Hyperlink"/>
          </w:rPr>
          <w:fldChar w:fldCharType="begin"/>
        </w:r>
        <w:r w:rsidRPr="00BB0106">
          <w:rPr>
            <w:rStyle w:val="Hyperlink"/>
          </w:rPr>
          <w:instrText xml:space="preserve"> </w:instrText>
        </w:r>
        <w:r w:rsidRPr="00BB0106">
          <w:instrText>HYPERLINK \l "_Toc206780711"</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3.3.6. </w:t>
        </w:r>
        <w:r w:rsidRPr="00BB0106">
          <w:rPr>
            <w:rFonts w:asciiTheme="minorHAnsi" w:eastAsiaTheme="minorEastAsia" w:hAnsiTheme="minorHAnsi" w:cstheme="minorBidi"/>
            <w:kern w:val="0"/>
            <w:sz w:val="22"/>
            <w:szCs w:val="22"/>
            <w14:ligatures w14:val="none"/>
            <w:rPrChange w:id="1429" w:author="Andries Pandia" w:date="2025-08-26T08:27:00Z">
              <w:rPr>
                <w:rFonts w:eastAsiaTheme="minorEastAsia" w:cstheme="minorBidi"/>
                <w:kern w:val="0"/>
                <w:sz w:val="22"/>
                <w:szCs w:val="22"/>
                <w14:ligatures w14:val="none"/>
              </w:rPr>
            </w:rPrChange>
          </w:rPr>
          <w:tab/>
        </w:r>
        <w:r w:rsidRPr="00BB0106">
          <w:rPr>
            <w:rStyle w:val="Hyperlink"/>
          </w:rPr>
          <w:t>Pola Usia terhadap Eksploitasi Seksual</w:t>
        </w:r>
        <w:r w:rsidRPr="00BB0106">
          <w:rPr>
            <w:webHidden/>
          </w:rPr>
          <w:tab/>
        </w:r>
        <w:r w:rsidRPr="00A96BCD">
          <w:rPr>
            <w:webHidden/>
          </w:rPr>
          <w:fldChar w:fldCharType="begin"/>
        </w:r>
        <w:r w:rsidRPr="00BB0106">
          <w:rPr>
            <w:webHidden/>
          </w:rPr>
          <w:instrText xml:space="preserve"> PAGEREF _Toc206780711 \h </w:instrText>
        </w:r>
      </w:ins>
      <w:r w:rsidRPr="00A96BCD">
        <w:rPr>
          <w:webHidden/>
        </w:rPr>
      </w:r>
      <w:r w:rsidRPr="00A96BCD">
        <w:rPr>
          <w:webHidden/>
        </w:rPr>
        <w:fldChar w:fldCharType="separate"/>
      </w:r>
      <w:ins w:id="1430" w:author="grace bellandina" w:date="2025-08-26T09:54:00Z" w16du:dateUtc="2025-08-26T02:54:00Z">
        <w:r w:rsidR="00A96BCD">
          <w:rPr>
            <w:webHidden/>
          </w:rPr>
          <w:t>15</w:t>
        </w:r>
      </w:ins>
      <w:del w:id="1431" w:author="grace bellandina" w:date="2025-08-26T09:54:00Z" w16du:dateUtc="2025-08-26T02:54:00Z">
        <w:r w:rsidR="00022F35" w:rsidDel="00A96BCD">
          <w:rPr>
            <w:webHidden/>
          </w:rPr>
          <w:delText>23</w:delText>
        </w:r>
      </w:del>
      <w:ins w:id="1432" w:author="Andries Pandia" w:date="2025-08-22T18:44:00Z">
        <w:r w:rsidRPr="00A96BCD">
          <w:rPr>
            <w:webHidden/>
          </w:rPr>
          <w:fldChar w:fldCharType="end"/>
        </w:r>
        <w:r w:rsidRPr="00A96BCD">
          <w:rPr>
            <w:rStyle w:val="Hyperlink"/>
          </w:rPr>
          <w:fldChar w:fldCharType="end"/>
        </w:r>
      </w:ins>
    </w:p>
    <w:p w14:paraId="1CDC303E" w14:textId="28BB9155" w:rsidR="0099148D" w:rsidRPr="00BB0106" w:rsidRDefault="0099148D" w:rsidP="00DE1947">
      <w:pPr>
        <w:pStyle w:val="TOC3"/>
        <w:spacing w:line="240" w:lineRule="auto"/>
        <w:ind w:firstLine="0"/>
        <w:rPr>
          <w:ins w:id="1433" w:author="Andries Pandia" w:date="2025-08-22T18:44:00Z"/>
          <w:rFonts w:asciiTheme="minorHAnsi" w:eastAsiaTheme="minorEastAsia" w:hAnsiTheme="minorHAnsi" w:cstheme="minorBidi"/>
          <w:kern w:val="0"/>
          <w:sz w:val="22"/>
          <w:szCs w:val="22"/>
          <w14:ligatures w14:val="none"/>
          <w:rPrChange w:id="1434" w:author="Andries Pandia" w:date="2025-08-26T08:27:00Z">
            <w:rPr>
              <w:ins w:id="1435" w:author="Andries Pandia" w:date="2025-08-22T18:44:00Z"/>
              <w:rFonts w:eastAsiaTheme="minorEastAsia" w:cstheme="minorBidi"/>
              <w:kern w:val="0"/>
              <w:sz w:val="22"/>
              <w:szCs w:val="22"/>
              <w14:ligatures w14:val="none"/>
            </w:rPr>
          </w:rPrChange>
        </w:rPr>
      </w:pPr>
      <w:ins w:id="1436" w:author="Andries Pandia" w:date="2025-08-22T18:44:00Z">
        <w:r w:rsidRPr="00A96BCD">
          <w:rPr>
            <w:rStyle w:val="Hyperlink"/>
          </w:rPr>
          <w:fldChar w:fldCharType="begin"/>
        </w:r>
        <w:r w:rsidRPr="00BB0106">
          <w:rPr>
            <w:rStyle w:val="Hyperlink"/>
          </w:rPr>
          <w:instrText xml:space="preserve"> </w:instrText>
        </w:r>
        <w:r w:rsidRPr="00BB0106">
          <w:instrText>HYPERLINK \l "_Toc206780712"</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3.3.7. </w:t>
        </w:r>
        <w:r w:rsidRPr="00BB0106">
          <w:rPr>
            <w:rFonts w:asciiTheme="minorHAnsi" w:eastAsiaTheme="minorEastAsia" w:hAnsiTheme="minorHAnsi" w:cstheme="minorBidi"/>
            <w:kern w:val="0"/>
            <w:sz w:val="22"/>
            <w:szCs w:val="22"/>
            <w14:ligatures w14:val="none"/>
            <w:rPrChange w:id="1437" w:author="Andries Pandia" w:date="2025-08-26T08:27:00Z">
              <w:rPr>
                <w:rFonts w:eastAsiaTheme="minorEastAsia" w:cstheme="minorBidi"/>
                <w:kern w:val="0"/>
                <w:sz w:val="22"/>
                <w:szCs w:val="22"/>
                <w14:ligatures w14:val="none"/>
              </w:rPr>
            </w:rPrChange>
          </w:rPr>
          <w:tab/>
        </w:r>
        <w:r w:rsidRPr="00BB0106">
          <w:rPr>
            <w:rStyle w:val="Hyperlink"/>
          </w:rPr>
          <w:t>Distribusi Metode Kontrol (</w:t>
        </w:r>
        <w:r w:rsidRPr="00BB0106">
          <w:rPr>
            <w:rStyle w:val="Hyperlink"/>
            <w:i/>
          </w:rPr>
          <w:t>Means of Control</w:t>
        </w:r>
        <w:r w:rsidRPr="00BB0106">
          <w:rPr>
            <w:rStyle w:val="Hyperlink"/>
          </w:rPr>
          <w:t>)</w:t>
        </w:r>
        <w:r w:rsidRPr="00BB0106">
          <w:rPr>
            <w:webHidden/>
          </w:rPr>
          <w:tab/>
        </w:r>
        <w:r w:rsidRPr="00A96BCD">
          <w:rPr>
            <w:webHidden/>
          </w:rPr>
          <w:fldChar w:fldCharType="begin"/>
        </w:r>
        <w:r w:rsidRPr="00BB0106">
          <w:rPr>
            <w:webHidden/>
          </w:rPr>
          <w:instrText xml:space="preserve"> PAGEREF _Toc206780712 \h </w:instrText>
        </w:r>
      </w:ins>
      <w:r w:rsidRPr="00A96BCD">
        <w:rPr>
          <w:webHidden/>
        </w:rPr>
      </w:r>
      <w:r w:rsidRPr="00A96BCD">
        <w:rPr>
          <w:webHidden/>
        </w:rPr>
        <w:fldChar w:fldCharType="separate"/>
      </w:r>
      <w:ins w:id="1438" w:author="grace bellandina" w:date="2025-08-26T09:54:00Z" w16du:dateUtc="2025-08-26T02:54:00Z">
        <w:r w:rsidR="00A96BCD">
          <w:rPr>
            <w:webHidden/>
          </w:rPr>
          <w:t>17</w:t>
        </w:r>
      </w:ins>
      <w:del w:id="1439" w:author="grace bellandina" w:date="2025-08-26T09:54:00Z" w16du:dateUtc="2025-08-26T02:54:00Z">
        <w:r w:rsidR="00022F35" w:rsidDel="00A96BCD">
          <w:rPr>
            <w:webHidden/>
          </w:rPr>
          <w:delText>25</w:delText>
        </w:r>
      </w:del>
      <w:ins w:id="1440" w:author="Andries Pandia" w:date="2025-08-22T18:44:00Z">
        <w:r w:rsidRPr="00A96BCD">
          <w:rPr>
            <w:webHidden/>
          </w:rPr>
          <w:fldChar w:fldCharType="end"/>
        </w:r>
        <w:r w:rsidRPr="00A96BCD">
          <w:rPr>
            <w:rStyle w:val="Hyperlink"/>
          </w:rPr>
          <w:fldChar w:fldCharType="end"/>
        </w:r>
      </w:ins>
    </w:p>
    <w:p w14:paraId="3D942D3C" w14:textId="62159204" w:rsidR="0099148D" w:rsidRPr="00BB0106" w:rsidRDefault="0099148D">
      <w:pPr>
        <w:pStyle w:val="TOC3"/>
        <w:spacing w:line="240" w:lineRule="auto"/>
        <w:ind w:firstLine="0"/>
        <w:rPr>
          <w:ins w:id="1441" w:author="Andries Pandia" w:date="2025-08-22T18:44:00Z"/>
          <w:rFonts w:asciiTheme="minorHAnsi" w:eastAsiaTheme="minorEastAsia" w:hAnsiTheme="minorHAnsi" w:cstheme="minorBidi"/>
          <w:kern w:val="0"/>
          <w:sz w:val="22"/>
          <w:szCs w:val="22"/>
          <w14:ligatures w14:val="none"/>
          <w:rPrChange w:id="1442" w:author="Andries Pandia" w:date="2025-08-26T08:27:00Z">
            <w:rPr>
              <w:ins w:id="1443" w:author="Andries Pandia" w:date="2025-08-22T18:44:00Z"/>
              <w:rFonts w:eastAsiaTheme="minorEastAsia" w:cstheme="minorBidi"/>
              <w:kern w:val="0"/>
              <w:sz w:val="22"/>
              <w:szCs w:val="22"/>
              <w14:ligatures w14:val="none"/>
            </w:rPr>
          </w:rPrChange>
        </w:rPr>
        <w:pPrChange w:id="1444" w:author="Andries Pandia" w:date="2025-08-25T20:32:00Z">
          <w:pPr>
            <w:pStyle w:val="TOC3"/>
            <w:tabs>
              <w:tab w:val="left" w:pos="1920"/>
            </w:tabs>
          </w:pPr>
        </w:pPrChange>
      </w:pPr>
      <w:ins w:id="1445" w:author="Andries Pandia" w:date="2025-08-22T18:44:00Z">
        <w:r w:rsidRPr="00A96BCD">
          <w:rPr>
            <w:rStyle w:val="Hyperlink"/>
          </w:rPr>
          <w:fldChar w:fldCharType="begin"/>
        </w:r>
        <w:r w:rsidRPr="00BB0106">
          <w:rPr>
            <w:rStyle w:val="Hyperlink"/>
          </w:rPr>
          <w:instrText xml:space="preserve"> </w:instrText>
        </w:r>
        <w:r w:rsidRPr="00BB0106">
          <w:instrText>HYPERLINK \l "_Toc206780713"</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3.3.8.</w:t>
        </w:r>
      </w:ins>
      <w:ins w:id="1446" w:author="Andries Pandia" w:date="2025-08-22T18:45:00Z">
        <w:r w:rsidRPr="00BB0106">
          <w:rPr>
            <w:rStyle w:val="Hyperlink"/>
          </w:rPr>
          <w:t xml:space="preserve">    </w:t>
        </w:r>
      </w:ins>
      <w:ins w:id="1447" w:author="Andries Pandia" w:date="2025-08-25T20:32:00Z">
        <w:r w:rsidR="002527F7" w:rsidRPr="00BB0106">
          <w:rPr>
            <w:rStyle w:val="Hyperlink"/>
            <w:rPrChange w:id="1448" w:author="Andries Pandia" w:date="2025-08-26T08:27:00Z">
              <w:rPr>
                <w:rStyle w:val="Hyperlink"/>
                <w:lang w:val="en-US"/>
              </w:rPr>
            </w:rPrChange>
          </w:rPr>
          <w:tab/>
        </w:r>
      </w:ins>
      <w:ins w:id="1449" w:author="Andries Pandia" w:date="2025-08-22T18:44:00Z">
        <w:r w:rsidRPr="00BB0106">
          <w:rPr>
            <w:rStyle w:val="Hyperlink"/>
          </w:rPr>
          <w:t>Hubungan Korban dan Perekrut</w:t>
        </w:r>
        <w:r w:rsidRPr="00BB0106">
          <w:rPr>
            <w:webHidden/>
          </w:rPr>
          <w:tab/>
        </w:r>
        <w:r w:rsidRPr="00A96BCD">
          <w:rPr>
            <w:webHidden/>
          </w:rPr>
          <w:fldChar w:fldCharType="begin"/>
        </w:r>
        <w:r w:rsidRPr="00BB0106">
          <w:rPr>
            <w:webHidden/>
          </w:rPr>
          <w:instrText xml:space="preserve"> PAGEREF _Toc206780713 \h </w:instrText>
        </w:r>
      </w:ins>
      <w:r w:rsidRPr="00A96BCD">
        <w:rPr>
          <w:webHidden/>
        </w:rPr>
      </w:r>
      <w:r w:rsidRPr="00A96BCD">
        <w:rPr>
          <w:webHidden/>
        </w:rPr>
        <w:fldChar w:fldCharType="separate"/>
      </w:r>
      <w:ins w:id="1450" w:author="grace bellandina" w:date="2025-08-26T09:54:00Z" w16du:dateUtc="2025-08-26T02:54:00Z">
        <w:r w:rsidR="00A96BCD">
          <w:rPr>
            <w:webHidden/>
          </w:rPr>
          <w:t>19</w:t>
        </w:r>
      </w:ins>
      <w:del w:id="1451" w:author="grace bellandina" w:date="2025-08-26T09:54:00Z" w16du:dateUtc="2025-08-26T02:54:00Z">
        <w:r w:rsidR="00022F35" w:rsidDel="00A96BCD">
          <w:rPr>
            <w:webHidden/>
          </w:rPr>
          <w:delText>27</w:delText>
        </w:r>
      </w:del>
      <w:ins w:id="1452" w:author="Andries Pandia" w:date="2025-08-22T18:44:00Z">
        <w:r w:rsidRPr="00A96BCD">
          <w:rPr>
            <w:webHidden/>
          </w:rPr>
          <w:fldChar w:fldCharType="end"/>
        </w:r>
        <w:r w:rsidRPr="00A96BCD">
          <w:rPr>
            <w:rStyle w:val="Hyperlink"/>
          </w:rPr>
          <w:fldChar w:fldCharType="end"/>
        </w:r>
      </w:ins>
      <w:ins w:id="1453" w:author="Andries Pandia" w:date="2025-08-22T18:58:00Z">
        <w:r w:rsidR="001F7B12" w:rsidRPr="00BB0106">
          <w:rPr>
            <w:rFonts w:asciiTheme="minorHAnsi" w:eastAsiaTheme="minorEastAsia" w:hAnsiTheme="minorHAnsi" w:cstheme="minorBidi"/>
            <w:kern w:val="0"/>
            <w:sz w:val="22"/>
            <w:szCs w:val="22"/>
            <w14:ligatures w14:val="none"/>
            <w:rPrChange w:id="1454" w:author="Andries Pandia" w:date="2025-08-26T08:27:00Z">
              <w:rPr>
                <w:rFonts w:eastAsiaTheme="minorEastAsia" w:cstheme="minorBidi"/>
                <w:kern w:val="0"/>
                <w:sz w:val="22"/>
                <w:szCs w:val="22"/>
                <w14:ligatures w14:val="none"/>
              </w:rPr>
            </w:rPrChange>
          </w:rPr>
          <w:t xml:space="preserve"> </w:t>
        </w:r>
      </w:ins>
    </w:p>
    <w:p w14:paraId="78982192" w14:textId="4FAECAE9" w:rsidR="0099148D" w:rsidRPr="00BB0106" w:rsidRDefault="0099148D" w:rsidP="009C6C36">
      <w:pPr>
        <w:pStyle w:val="TOC3"/>
        <w:spacing w:line="240" w:lineRule="auto"/>
        <w:ind w:firstLine="0"/>
        <w:rPr>
          <w:ins w:id="1455" w:author="Andries Pandia" w:date="2025-08-22T18:44:00Z"/>
          <w:rFonts w:asciiTheme="minorHAnsi" w:eastAsiaTheme="minorEastAsia" w:hAnsiTheme="minorHAnsi" w:cstheme="minorBidi"/>
          <w:kern w:val="0"/>
          <w:sz w:val="22"/>
          <w:szCs w:val="22"/>
          <w14:ligatures w14:val="none"/>
          <w:rPrChange w:id="1456" w:author="Andries Pandia" w:date="2025-08-26T08:27:00Z">
            <w:rPr>
              <w:ins w:id="1457" w:author="Andries Pandia" w:date="2025-08-22T18:44:00Z"/>
              <w:rFonts w:eastAsiaTheme="minorEastAsia" w:cstheme="minorBidi"/>
              <w:kern w:val="0"/>
              <w:sz w:val="22"/>
              <w:szCs w:val="22"/>
              <w14:ligatures w14:val="none"/>
            </w:rPr>
          </w:rPrChange>
        </w:rPr>
      </w:pPr>
      <w:ins w:id="1458" w:author="Andries Pandia" w:date="2025-08-22T18:44:00Z">
        <w:r w:rsidRPr="00A96BCD">
          <w:rPr>
            <w:rStyle w:val="Hyperlink"/>
          </w:rPr>
          <w:fldChar w:fldCharType="begin"/>
        </w:r>
        <w:r w:rsidRPr="00BB0106">
          <w:rPr>
            <w:rStyle w:val="Hyperlink"/>
          </w:rPr>
          <w:instrText xml:space="preserve"> </w:instrText>
        </w:r>
        <w:r w:rsidRPr="00BB0106">
          <w:instrText>HYPERLINK \l "_Toc206780715"</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3.3.9. </w:t>
        </w:r>
        <w:r w:rsidRPr="00BB0106">
          <w:rPr>
            <w:rFonts w:asciiTheme="minorHAnsi" w:eastAsiaTheme="minorEastAsia" w:hAnsiTheme="minorHAnsi" w:cstheme="minorBidi"/>
            <w:kern w:val="0"/>
            <w:sz w:val="22"/>
            <w:szCs w:val="22"/>
            <w14:ligatures w14:val="none"/>
            <w:rPrChange w:id="1459" w:author="Andries Pandia" w:date="2025-08-26T08:27:00Z">
              <w:rPr>
                <w:rFonts w:eastAsiaTheme="minorEastAsia" w:cstheme="minorBidi"/>
                <w:kern w:val="0"/>
                <w:sz w:val="22"/>
                <w:szCs w:val="22"/>
                <w14:ligatures w14:val="none"/>
              </w:rPr>
            </w:rPrChange>
          </w:rPr>
          <w:tab/>
        </w:r>
        <w:r w:rsidRPr="00BB0106">
          <w:rPr>
            <w:rStyle w:val="Hyperlink"/>
          </w:rPr>
          <w:t>Negara Eksploitasi vs Jenis Eksploitasi</w:t>
        </w:r>
        <w:r w:rsidRPr="00BB0106">
          <w:rPr>
            <w:webHidden/>
          </w:rPr>
          <w:tab/>
        </w:r>
        <w:r w:rsidRPr="00A96BCD">
          <w:rPr>
            <w:webHidden/>
          </w:rPr>
          <w:fldChar w:fldCharType="begin"/>
        </w:r>
        <w:r w:rsidRPr="00BB0106">
          <w:rPr>
            <w:webHidden/>
          </w:rPr>
          <w:instrText xml:space="preserve"> PAGEREF _Toc206780715 \h </w:instrText>
        </w:r>
      </w:ins>
      <w:r w:rsidRPr="00A96BCD">
        <w:rPr>
          <w:webHidden/>
        </w:rPr>
      </w:r>
      <w:r w:rsidRPr="00A96BCD">
        <w:rPr>
          <w:webHidden/>
        </w:rPr>
        <w:fldChar w:fldCharType="separate"/>
      </w:r>
      <w:ins w:id="1460" w:author="grace bellandina" w:date="2025-08-26T09:54:00Z" w16du:dateUtc="2025-08-26T02:54:00Z">
        <w:r w:rsidR="00A96BCD">
          <w:rPr>
            <w:webHidden/>
          </w:rPr>
          <w:t>20</w:t>
        </w:r>
      </w:ins>
      <w:del w:id="1461" w:author="grace bellandina" w:date="2025-08-26T09:54:00Z" w16du:dateUtc="2025-08-26T02:54:00Z">
        <w:r w:rsidR="00022F35" w:rsidDel="00A96BCD">
          <w:rPr>
            <w:webHidden/>
          </w:rPr>
          <w:delText>31</w:delText>
        </w:r>
      </w:del>
      <w:ins w:id="1462" w:author="Andries Pandia" w:date="2025-08-22T18:44:00Z">
        <w:r w:rsidRPr="00A96BCD">
          <w:rPr>
            <w:webHidden/>
          </w:rPr>
          <w:fldChar w:fldCharType="end"/>
        </w:r>
        <w:r w:rsidRPr="00A96BCD">
          <w:rPr>
            <w:rStyle w:val="Hyperlink"/>
          </w:rPr>
          <w:fldChar w:fldCharType="end"/>
        </w:r>
      </w:ins>
    </w:p>
    <w:p w14:paraId="2A22D5FB" w14:textId="77777777" w:rsidR="0099148D" w:rsidRPr="00BB0106" w:rsidRDefault="0099148D" w:rsidP="00DE1947">
      <w:pPr>
        <w:pStyle w:val="TOC1"/>
        <w:tabs>
          <w:tab w:val="left" w:pos="480"/>
        </w:tabs>
        <w:spacing w:line="240" w:lineRule="auto"/>
        <w:ind w:firstLine="0"/>
        <w:rPr>
          <w:ins w:id="1463" w:author="Andries Pandia" w:date="2025-08-22T18:47:00Z"/>
          <w:rStyle w:val="Hyperlink"/>
          <w:rFonts w:cs="Times New Roman"/>
          <w:b w:val="0"/>
          <w:bCs w:val="0"/>
          <w:iCs w:val="0"/>
          <w:lang w:val="id-ID"/>
        </w:rPr>
      </w:pPr>
    </w:p>
    <w:p w14:paraId="7F4CE8E1" w14:textId="676B4CA0" w:rsidR="0099148D" w:rsidRPr="00BB0106" w:rsidRDefault="0099148D" w:rsidP="00DE1947">
      <w:pPr>
        <w:pStyle w:val="TOC1"/>
        <w:tabs>
          <w:tab w:val="left" w:pos="480"/>
        </w:tabs>
        <w:spacing w:line="240" w:lineRule="auto"/>
        <w:ind w:firstLine="0"/>
        <w:rPr>
          <w:ins w:id="1464" w:author="Andries Pandia" w:date="2025-08-22T18:44:00Z"/>
          <w:rFonts w:asciiTheme="minorHAnsi" w:eastAsiaTheme="minorEastAsia" w:hAnsiTheme="minorHAnsi" w:cstheme="minorBidi"/>
          <w:b w:val="0"/>
          <w:bCs w:val="0"/>
          <w:iCs w:val="0"/>
          <w:kern w:val="0"/>
          <w:sz w:val="22"/>
          <w:szCs w:val="22"/>
          <w:lang w:val="id-ID"/>
          <w14:ligatures w14:val="none"/>
          <w:rPrChange w:id="1465" w:author="Andries Pandia" w:date="2025-08-26T08:27:00Z">
            <w:rPr>
              <w:ins w:id="1466" w:author="Andries Pandia" w:date="2025-08-22T18:44:00Z"/>
              <w:rFonts w:eastAsiaTheme="minorEastAsia" w:cstheme="minorBidi"/>
              <w:b w:val="0"/>
              <w:bCs w:val="0"/>
              <w:iCs w:val="0"/>
              <w:kern w:val="0"/>
              <w:sz w:val="22"/>
              <w:szCs w:val="22"/>
              <w14:ligatures w14:val="none"/>
            </w:rPr>
          </w:rPrChange>
        </w:rPr>
      </w:pPr>
      <w:ins w:id="1467" w:author="Andries Pandia" w:date="2025-08-22T18:44:00Z">
        <w:r w:rsidRPr="00BB0106">
          <w:rPr>
            <w:rStyle w:val="Hyperlink"/>
            <w:lang w:val="id-ID"/>
            <w:rPrChange w:id="1468" w:author="Andries Pandia" w:date="2025-08-26T08:27:00Z">
              <w:rPr>
                <w:rStyle w:val="Hyperlink"/>
              </w:rPr>
            </w:rPrChange>
          </w:rPr>
          <w:lastRenderedPageBreak/>
          <w:fldChar w:fldCharType="begin"/>
        </w:r>
        <w:r w:rsidRPr="00BB0106">
          <w:rPr>
            <w:rStyle w:val="Hyperlink"/>
            <w:lang w:val="id-ID"/>
            <w:rPrChange w:id="1469" w:author="Andries Pandia" w:date="2025-08-26T08:27:00Z">
              <w:rPr>
                <w:rStyle w:val="Hyperlink"/>
              </w:rPr>
            </w:rPrChange>
          </w:rPr>
          <w:instrText xml:space="preserve"> </w:instrText>
        </w:r>
        <w:r w:rsidRPr="00BB0106">
          <w:rPr>
            <w:lang w:val="id-ID"/>
            <w:rPrChange w:id="1470" w:author="Andries Pandia" w:date="2025-08-26T08:27:00Z">
              <w:rPr/>
            </w:rPrChange>
          </w:rPr>
          <w:instrText>HYPERLINK \l "_Toc206780716"</w:instrText>
        </w:r>
        <w:r w:rsidRPr="00BB0106">
          <w:rPr>
            <w:rStyle w:val="Hyperlink"/>
            <w:lang w:val="id-ID"/>
            <w:rPrChange w:id="1471" w:author="Andries Pandia" w:date="2025-08-26T08:27:00Z">
              <w:rPr>
                <w:rStyle w:val="Hyperlink"/>
              </w:rPr>
            </w:rPrChange>
          </w:rPr>
          <w:instrText xml:space="preserve"> </w:instrText>
        </w:r>
        <w:r w:rsidRPr="00BB0106">
          <w:rPr>
            <w:rStyle w:val="Hyperlink"/>
            <w:lang w:val="id-ID"/>
            <w:rPrChange w:id="1472" w:author="Andries Pandia" w:date="2025-08-26T08:27:00Z">
              <w:rPr>
                <w:rStyle w:val="Hyperlink"/>
              </w:rPr>
            </w:rPrChange>
          </w:rPr>
        </w:r>
        <w:r w:rsidRPr="00BB0106">
          <w:rPr>
            <w:rStyle w:val="Hyperlink"/>
            <w:lang w:val="id-ID"/>
            <w:rPrChange w:id="1473" w:author="Andries Pandia" w:date="2025-08-26T08:27:00Z">
              <w:rPr>
                <w:rStyle w:val="Hyperlink"/>
              </w:rPr>
            </w:rPrChange>
          </w:rPr>
          <w:fldChar w:fldCharType="separate"/>
        </w:r>
        <w:r w:rsidRPr="00BB0106">
          <w:rPr>
            <w:rStyle w:val="Hyperlink"/>
            <w:lang w:val="id-ID"/>
            <w:rPrChange w:id="1474" w:author="Andries Pandia" w:date="2025-08-26T08:27:00Z">
              <w:rPr>
                <w:rStyle w:val="Hyperlink"/>
              </w:rPr>
            </w:rPrChange>
          </w:rPr>
          <w:t xml:space="preserve">4. </w:t>
        </w:r>
        <w:r w:rsidRPr="00BB0106">
          <w:rPr>
            <w:rFonts w:asciiTheme="minorHAnsi" w:eastAsiaTheme="minorEastAsia" w:hAnsiTheme="minorHAnsi" w:cstheme="minorBidi"/>
            <w:b w:val="0"/>
            <w:bCs w:val="0"/>
            <w:iCs w:val="0"/>
            <w:kern w:val="0"/>
            <w:sz w:val="22"/>
            <w:szCs w:val="22"/>
            <w:lang w:val="id-ID"/>
            <w14:ligatures w14:val="none"/>
            <w:rPrChange w:id="1475" w:author="Andries Pandia" w:date="2025-08-26T08:27:00Z">
              <w:rPr>
                <w:rFonts w:eastAsiaTheme="minorEastAsia" w:cstheme="minorBidi"/>
                <w:b w:val="0"/>
                <w:bCs w:val="0"/>
                <w:iCs w:val="0"/>
                <w:kern w:val="0"/>
                <w:sz w:val="22"/>
                <w:szCs w:val="22"/>
                <w14:ligatures w14:val="none"/>
              </w:rPr>
            </w:rPrChange>
          </w:rPr>
          <w:tab/>
        </w:r>
        <w:r w:rsidRPr="00BB0106">
          <w:rPr>
            <w:rStyle w:val="Hyperlink"/>
            <w:lang w:val="id-ID"/>
            <w:rPrChange w:id="1476" w:author="Andries Pandia" w:date="2025-08-26T08:27:00Z">
              <w:rPr>
                <w:rStyle w:val="Hyperlink"/>
              </w:rPr>
            </w:rPrChange>
          </w:rPr>
          <w:t>PENUTUP</w:t>
        </w:r>
        <w:r w:rsidRPr="00BB0106">
          <w:rPr>
            <w:webHidden/>
            <w:lang w:val="id-ID"/>
            <w:rPrChange w:id="1477" w:author="Andries Pandia" w:date="2025-08-26T08:27:00Z">
              <w:rPr>
                <w:webHidden/>
              </w:rPr>
            </w:rPrChange>
          </w:rPr>
          <w:tab/>
        </w:r>
        <w:r w:rsidRPr="00BB0106">
          <w:rPr>
            <w:webHidden/>
            <w:lang w:val="id-ID"/>
            <w:rPrChange w:id="1478" w:author="Andries Pandia" w:date="2025-08-26T08:27:00Z">
              <w:rPr>
                <w:webHidden/>
              </w:rPr>
            </w:rPrChange>
          </w:rPr>
          <w:fldChar w:fldCharType="begin"/>
        </w:r>
        <w:r w:rsidRPr="00BB0106">
          <w:rPr>
            <w:webHidden/>
            <w:lang w:val="id-ID"/>
            <w:rPrChange w:id="1479" w:author="Andries Pandia" w:date="2025-08-26T08:27:00Z">
              <w:rPr>
                <w:webHidden/>
              </w:rPr>
            </w:rPrChange>
          </w:rPr>
          <w:instrText xml:space="preserve"> PAGEREF _Toc206780716 \h </w:instrText>
        </w:r>
      </w:ins>
      <w:r w:rsidRPr="00BB0106">
        <w:rPr>
          <w:webHidden/>
          <w:lang w:val="id-ID"/>
          <w:rPrChange w:id="1480" w:author="Andries Pandia" w:date="2025-08-26T08:27:00Z">
            <w:rPr>
              <w:webHidden/>
            </w:rPr>
          </w:rPrChange>
        </w:rPr>
      </w:r>
      <w:r w:rsidRPr="00BB0106">
        <w:rPr>
          <w:webHidden/>
          <w:lang w:val="id-ID"/>
          <w:rPrChange w:id="1481" w:author="Andries Pandia" w:date="2025-08-26T08:27:00Z">
            <w:rPr>
              <w:webHidden/>
            </w:rPr>
          </w:rPrChange>
        </w:rPr>
        <w:fldChar w:fldCharType="separate"/>
      </w:r>
      <w:r w:rsidR="00A96BCD">
        <w:rPr>
          <w:webHidden/>
          <w:lang w:val="id-ID"/>
        </w:rPr>
        <w:t>0</w:t>
      </w:r>
      <w:ins w:id="1482" w:author="Andries Pandia" w:date="2025-08-22T18:44:00Z">
        <w:r w:rsidRPr="00BB0106">
          <w:rPr>
            <w:webHidden/>
            <w:lang w:val="id-ID"/>
            <w:rPrChange w:id="1483" w:author="Andries Pandia" w:date="2025-08-26T08:27:00Z">
              <w:rPr>
                <w:webHidden/>
              </w:rPr>
            </w:rPrChange>
          </w:rPr>
          <w:fldChar w:fldCharType="end"/>
        </w:r>
        <w:r w:rsidRPr="00BB0106">
          <w:rPr>
            <w:rStyle w:val="Hyperlink"/>
            <w:lang w:val="id-ID"/>
            <w:rPrChange w:id="1484" w:author="Andries Pandia" w:date="2025-08-26T08:27:00Z">
              <w:rPr>
                <w:rStyle w:val="Hyperlink"/>
              </w:rPr>
            </w:rPrChange>
          </w:rPr>
          <w:fldChar w:fldCharType="end"/>
        </w:r>
      </w:ins>
    </w:p>
    <w:p w14:paraId="448EEFE8" w14:textId="1132FAE2" w:rsidR="0099148D" w:rsidRPr="00BB0106" w:rsidRDefault="0099148D" w:rsidP="00CA142D">
      <w:pPr>
        <w:pStyle w:val="TOC2"/>
        <w:spacing w:before="0" w:line="240" w:lineRule="auto"/>
        <w:ind w:firstLine="0"/>
        <w:rPr>
          <w:ins w:id="1485" w:author="Andries Pandia" w:date="2025-08-22T18:44:00Z"/>
          <w:rFonts w:asciiTheme="minorHAnsi" w:eastAsiaTheme="minorEastAsia" w:hAnsiTheme="minorHAnsi" w:cstheme="minorBidi"/>
          <w:kern w:val="0"/>
          <w:sz w:val="22"/>
          <w:szCs w:val="22"/>
          <w14:ligatures w14:val="none"/>
          <w:rPrChange w:id="1486" w:author="Andries Pandia" w:date="2025-08-26T08:27:00Z">
            <w:rPr>
              <w:ins w:id="1487" w:author="Andries Pandia" w:date="2025-08-22T18:44:00Z"/>
              <w:rFonts w:eastAsiaTheme="minorEastAsia" w:cstheme="minorBidi"/>
              <w:kern w:val="0"/>
              <w14:ligatures w14:val="none"/>
            </w:rPr>
          </w:rPrChange>
        </w:rPr>
      </w:pPr>
      <w:ins w:id="1488" w:author="Andries Pandia" w:date="2025-08-22T18:44:00Z">
        <w:r w:rsidRPr="00A96BCD">
          <w:rPr>
            <w:rStyle w:val="Hyperlink"/>
          </w:rPr>
          <w:fldChar w:fldCharType="begin"/>
        </w:r>
        <w:r w:rsidRPr="00BB0106">
          <w:rPr>
            <w:rStyle w:val="Hyperlink"/>
          </w:rPr>
          <w:instrText xml:space="preserve"> </w:instrText>
        </w:r>
        <w:r w:rsidRPr="00BB0106">
          <w:instrText>HYPERLINK \l "_Toc206780717"</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4.1. </w:t>
        </w:r>
        <w:r w:rsidRPr="00BB0106">
          <w:rPr>
            <w:rFonts w:asciiTheme="minorHAnsi" w:eastAsiaTheme="minorEastAsia" w:hAnsiTheme="minorHAnsi" w:cstheme="minorBidi"/>
            <w:kern w:val="0"/>
            <w:sz w:val="22"/>
            <w:szCs w:val="22"/>
            <w14:ligatures w14:val="none"/>
            <w:rPrChange w:id="1489" w:author="Andries Pandia" w:date="2025-08-26T08:27:00Z">
              <w:rPr>
                <w:rFonts w:eastAsiaTheme="minorEastAsia" w:cstheme="minorBidi"/>
                <w:kern w:val="0"/>
                <w14:ligatures w14:val="none"/>
              </w:rPr>
            </w:rPrChange>
          </w:rPr>
          <w:tab/>
        </w:r>
        <w:r w:rsidRPr="00BB0106">
          <w:rPr>
            <w:rStyle w:val="Hyperlink"/>
          </w:rPr>
          <w:t>Kesimpulan</w:t>
        </w:r>
        <w:r w:rsidRPr="00BB0106">
          <w:rPr>
            <w:webHidden/>
          </w:rPr>
          <w:tab/>
        </w:r>
        <w:r w:rsidRPr="00A96BCD">
          <w:rPr>
            <w:webHidden/>
          </w:rPr>
          <w:fldChar w:fldCharType="begin"/>
        </w:r>
        <w:r w:rsidRPr="00BB0106">
          <w:rPr>
            <w:webHidden/>
          </w:rPr>
          <w:instrText xml:space="preserve"> PAGEREF _Toc206780717 \h </w:instrText>
        </w:r>
      </w:ins>
      <w:r w:rsidRPr="00A96BCD">
        <w:rPr>
          <w:webHidden/>
        </w:rPr>
      </w:r>
      <w:r w:rsidRPr="00A96BCD">
        <w:rPr>
          <w:webHidden/>
        </w:rPr>
        <w:fldChar w:fldCharType="separate"/>
      </w:r>
      <w:r w:rsidR="00A96BCD">
        <w:rPr>
          <w:webHidden/>
        </w:rPr>
        <w:t>0</w:t>
      </w:r>
      <w:ins w:id="1490" w:author="Andries Pandia" w:date="2025-08-22T18:44:00Z">
        <w:r w:rsidRPr="00A96BCD">
          <w:rPr>
            <w:webHidden/>
          </w:rPr>
          <w:fldChar w:fldCharType="end"/>
        </w:r>
        <w:r w:rsidRPr="00A96BCD">
          <w:rPr>
            <w:rStyle w:val="Hyperlink"/>
          </w:rPr>
          <w:fldChar w:fldCharType="end"/>
        </w:r>
      </w:ins>
    </w:p>
    <w:p w14:paraId="3A966DF9" w14:textId="0F2EAACD" w:rsidR="0099148D" w:rsidRPr="00BB0106" w:rsidRDefault="0099148D" w:rsidP="00FF12A3">
      <w:pPr>
        <w:pStyle w:val="TOC2"/>
        <w:spacing w:before="0" w:line="240" w:lineRule="auto"/>
        <w:ind w:firstLine="0"/>
        <w:rPr>
          <w:ins w:id="1491" w:author="Andries Pandia" w:date="2025-08-22T18:44:00Z"/>
          <w:rFonts w:asciiTheme="minorHAnsi" w:eastAsiaTheme="minorEastAsia" w:hAnsiTheme="minorHAnsi" w:cstheme="minorBidi"/>
          <w:kern w:val="0"/>
          <w:sz w:val="22"/>
          <w:szCs w:val="22"/>
          <w14:ligatures w14:val="none"/>
          <w:rPrChange w:id="1492" w:author="Andries Pandia" w:date="2025-08-26T08:27:00Z">
            <w:rPr>
              <w:ins w:id="1493" w:author="Andries Pandia" w:date="2025-08-22T18:44:00Z"/>
              <w:rFonts w:eastAsiaTheme="minorEastAsia" w:cstheme="minorBidi"/>
              <w:kern w:val="0"/>
              <w14:ligatures w14:val="none"/>
            </w:rPr>
          </w:rPrChange>
        </w:rPr>
      </w:pPr>
      <w:ins w:id="1494" w:author="Andries Pandia" w:date="2025-08-22T18:44:00Z">
        <w:r w:rsidRPr="00A96BCD">
          <w:rPr>
            <w:rStyle w:val="Hyperlink"/>
          </w:rPr>
          <w:fldChar w:fldCharType="begin"/>
        </w:r>
        <w:r w:rsidRPr="00BB0106">
          <w:rPr>
            <w:rStyle w:val="Hyperlink"/>
          </w:rPr>
          <w:instrText xml:space="preserve"> </w:instrText>
        </w:r>
        <w:r w:rsidRPr="00BB0106">
          <w:instrText>HYPERLINK \l "_Toc206780718"</w:instrText>
        </w:r>
        <w:r w:rsidRPr="00BB0106">
          <w:rPr>
            <w:rStyle w:val="Hyperlink"/>
          </w:rPr>
          <w:instrText xml:space="preserve"> </w:instrText>
        </w:r>
        <w:r w:rsidRPr="00A96BCD">
          <w:rPr>
            <w:rStyle w:val="Hyperlink"/>
          </w:rPr>
        </w:r>
        <w:r w:rsidRPr="00A96BCD">
          <w:rPr>
            <w:rStyle w:val="Hyperlink"/>
          </w:rPr>
          <w:fldChar w:fldCharType="separate"/>
        </w:r>
        <w:r w:rsidRPr="00BB0106">
          <w:rPr>
            <w:rStyle w:val="Hyperlink"/>
          </w:rPr>
          <w:t xml:space="preserve">4.2. </w:t>
        </w:r>
        <w:r w:rsidRPr="00BB0106">
          <w:rPr>
            <w:rFonts w:asciiTheme="minorHAnsi" w:eastAsiaTheme="minorEastAsia" w:hAnsiTheme="minorHAnsi" w:cstheme="minorBidi"/>
            <w:kern w:val="0"/>
            <w:sz w:val="22"/>
            <w:szCs w:val="22"/>
            <w14:ligatures w14:val="none"/>
            <w:rPrChange w:id="1495" w:author="Andries Pandia" w:date="2025-08-26T08:27:00Z">
              <w:rPr>
                <w:rFonts w:eastAsiaTheme="minorEastAsia" w:cstheme="minorBidi"/>
                <w:kern w:val="0"/>
                <w14:ligatures w14:val="none"/>
              </w:rPr>
            </w:rPrChange>
          </w:rPr>
          <w:tab/>
        </w:r>
        <w:r w:rsidRPr="00BB0106">
          <w:rPr>
            <w:rStyle w:val="Hyperlink"/>
          </w:rPr>
          <w:t>Saran</w:t>
        </w:r>
        <w:r w:rsidRPr="00BB0106">
          <w:rPr>
            <w:webHidden/>
          </w:rPr>
          <w:tab/>
        </w:r>
        <w:r w:rsidRPr="00A96BCD">
          <w:rPr>
            <w:webHidden/>
          </w:rPr>
          <w:fldChar w:fldCharType="begin"/>
        </w:r>
        <w:r w:rsidRPr="00BB0106">
          <w:rPr>
            <w:webHidden/>
          </w:rPr>
          <w:instrText xml:space="preserve"> PAGEREF _Toc206780718 \h </w:instrText>
        </w:r>
      </w:ins>
      <w:r w:rsidRPr="00A96BCD">
        <w:rPr>
          <w:webHidden/>
        </w:rPr>
      </w:r>
      <w:r w:rsidRPr="00A96BCD">
        <w:rPr>
          <w:webHidden/>
        </w:rPr>
        <w:fldChar w:fldCharType="separate"/>
      </w:r>
      <w:r w:rsidR="00A96BCD">
        <w:rPr>
          <w:webHidden/>
        </w:rPr>
        <w:t>0</w:t>
      </w:r>
      <w:ins w:id="1496" w:author="Andries Pandia" w:date="2025-08-22T18:44:00Z">
        <w:r w:rsidRPr="00A96BCD">
          <w:rPr>
            <w:webHidden/>
          </w:rPr>
          <w:fldChar w:fldCharType="end"/>
        </w:r>
        <w:r w:rsidRPr="00A96BCD">
          <w:rPr>
            <w:rStyle w:val="Hyperlink"/>
          </w:rPr>
          <w:fldChar w:fldCharType="end"/>
        </w:r>
      </w:ins>
    </w:p>
    <w:p w14:paraId="1577D7BA" w14:textId="77777777" w:rsidR="0099148D" w:rsidRPr="00BB0106" w:rsidRDefault="0099148D" w:rsidP="00FF12A3">
      <w:pPr>
        <w:pStyle w:val="TOC1"/>
        <w:spacing w:line="240" w:lineRule="auto"/>
        <w:ind w:firstLine="0"/>
        <w:rPr>
          <w:ins w:id="1497" w:author="Andries Pandia" w:date="2025-08-22T18:47:00Z"/>
          <w:rStyle w:val="Hyperlink"/>
          <w:rFonts w:cs="Times New Roman"/>
          <w:b w:val="0"/>
          <w:iCs w:val="0"/>
          <w:lang w:val="id-ID"/>
        </w:rPr>
      </w:pPr>
    </w:p>
    <w:p w14:paraId="3805C95E" w14:textId="22D5FFBE" w:rsidR="0099148D" w:rsidRPr="00BB0106" w:rsidRDefault="0099148D" w:rsidP="00FF3423">
      <w:pPr>
        <w:pStyle w:val="TOC1"/>
        <w:spacing w:line="240" w:lineRule="auto"/>
        <w:ind w:firstLine="0"/>
        <w:rPr>
          <w:ins w:id="1498" w:author="Andries Pandia" w:date="2025-08-22T18:44:00Z"/>
          <w:rFonts w:asciiTheme="minorHAnsi" w:eastAsiaTheme="minorEastAsia" w:hAnsiTheme="minorHAnsi" w:cstheme="minorBidi"/>
          <w:b w:val="0"/>
          <w:bCs w:val="0"/>
          <w:iCs w:val="0"/>
          <w:kern w:val="0"/>
          <w:sz w:val="22"/>
          <w:szCs w:val="22"/>
          <w:lang w:val="id-ID"/>
          <w14:ligatures w14:val="none"/>
          <w:rPrChange w:id="1499" w:author="Andries Pandia" w:date="2025-08-26T08:27:00Z">
            <w:rPr>
              <w:ins w:id="1500" w:author="Andries Pandia" w:date="2025-08-22T18:44:00Z"/>
              <w:rFonts w:eastAsiaTheme="minorEastAsia" w:cstheme="minorBidi"/>
              <w:b w:val="0"/>
              <w:bCs w:val="0"/>
              <w:iCs w:val="0"/>
              <w:kern w:val="0"/>
              <w:sz w:val="22"/>
              <w:szCs w:val="22"/>
              <w14:ligatures w14:val="none"/>
            </w:rPr>
          </w:rPrChange>
        </w:rPr>
      </w:pPr>
      <w:ins w:id="1501" w:author="Andries Pandia" w:date="2025-08-22T18:44:00Z">
        <w:r w:rsidRPr="00BB0106">
          <w:rPr>
            <w:rStyle w:val="Hyperlink"/>
            <w:lang w:val="id-ID"/>
            <w:rPrChange w:id="1502" w:author="Andries Pandia" w:date="2025-08-26T08:27:00Z">
              <w:rPr>
                <w:rStyle w:val="Hyperlink"/>
              </w:rPr>
            </w:rPrChange>
          </w:rPr>
          <w:fldChar w:fldCharType="begin"/>
        </w:r>
        <w:r w:rsidRPr="00BB0106">
          <w:rPr>
            <w:rStyle w:val="Hyperlink"/>
            <w:lang w:val="id-ID"/>
            <w:rPrChange w:id="1503" w:author="Andries Pandia" w:date="2025-08-26T08:27:00Z">
              <w:rPr>
                <w:rStyle w:val="Hyperlink"/>
              </w:rPr>
            </w:rPrChange>
          </w:rPr>
          <w:instrText xml:space="preserve"> </w:instrText>
        </w:r>
        <w:r w:rsidRPr="00BB0106">
          <w:rPr>
            <w:lang w:val="id-ID"/>
            <w:rPrChange w:id="1504" w:author="Andries Pandia" w:date="2025-08-26T08:27:00Z">
              <w:rPr/>
            </w:rPrChange>
          </w:rPr>
          <w:instrText>HYPERLINK \l "_Toc206780719"</w:instrText>
        </w:r>
        <w:r w:rsidRPr="00BB0106">
          <w:rPr>
            <w:rStyle w:val="Hyperlink"/>
            <w:lang w:val="id-ID"/>
            <w:rPrChange w:id="1505" w:author="Andries Pandia" w:date="2025-08-26T08:27:00Z">
              <w:rPr>
                <w:rStyle w:val="Hyperlink"/>
              </w:rPr>
            </w:rPrChange>
          </w:rPr>
          <w:instrText xml:space="preserve"> </w:instrText>
        </w:r>
        <w:r w:rsidRPr="00BB0106">
          <w:rPr>
            <w:rStyle w:val="Hyperlink"/>
            <w:lang w:val="id-ID"/>
            <w:rPrChange w:id="1506" w:author="Andries Pandia" w:date="2025-08-26T08:27:00Z">
              <w:rPr>
                <w:rStyle w:val="Hyperlink"/>
              </w:rPr>
            </w:rPrChange>
          </w:rPr>
        </w:r>
        <w:r w:rsidRPr="00BB0106">
          <w:rPr>
            <w:rStyle w:val="Hyperlink"/>
            <w:lang w:val="id-ID"/>
            <w:rPrChange w:id="1507" w:author="Andries Pandia" w:date="2025-08-26T08:27:00Z">
              <w:rPr>
                <w:rStyle w:val="Hyperlink"/>
              </w:rPr>
            </w:rPrChange>
          </w:rPr>
          <w:fldChar w:fldCharType="separate"/>
        </w:r>
        <w:r w:rsidRPr="00BB0106">
          <w:rPr>
            <w:rStyle w:val="Hyperlink"/>
            <w:lang w:val="id-ID"/>
            <w:rPrChange w:id="1508" w:author="Andries Pandia" w:date="2025-08-26T08:27:00Z">
              <w:rPr>
                <w:rStyle w:val="Hyperlink"/>
              </w:rPr>
            </w:rPrChange>
          </w:rPr>
          <w:t>DAFTAR PUSTAKA</w:t>
        </w:r>
        <w:r w:rsidRPr="00BB0106">
          <w:rPr>
            <w:webHidden/>
            <w:lang w:val="id-ID"/>
            <w:rPrChange w:id="1509" w:author="Andries Pandia" w:date="2025-08-26T08:27:00Z">
              <w:rPr>
                <w:webHidden/>
              </w:rPr>
            </w:rPrChange>
          </w:rPr>
          <w:tab/>
        </w:r>
      </w:ins>
      <w:ins w:id="1510" w:author="Andries Pandia" w:date="2025-08-22T19:00:00Z">
        <w:r w:rsidR="001F7B12" w:rsidRPr="00BB0106">
          <w:rPr>
            <w:webHidden/>
            <w:lang w:val="id-ID"/>
            <w:rPrChange w:id="1511" w:author="Andries Pandia" w:date="2025-08-26T08:27:00Z">
              <w:rPr>
                <w:webHidden/>
              </w:rPr>
            </w:rPrChange>
          </w:rPr>
          <w:t>L-</w:t>
        </w:r>
      </w:ins>
      <w:ins w:id="1512" w:author="Andries Pandia" w:date="2025-08-22T18:44:00Z">
        <w:r w:rsidRPr="00BB0106">
          <w:rPr>
            <w:webHidden/>
            <w:lang w:val="id-ID"/>
            <w:rPrChange w:id="1513" w:author="Andries Pandia" w:date="2025-08-26T08:27:00Z">
              <w:rPr>
                <w:webHidden/>
              </w:rPr>
            </w:rPrChange>
          </w:rPr>
          <w:fldChar w:fldCharType="begin"/>
        </w:r>
        <w:r w:rsidRPr="00BB0106">
          <w:rPr>
            <w:webHidden/>
            <w:lang w:val="id-ID"/>
            <w:rPrChange w:id="1514" w:author="Andries Pandia" w:date="2025-08-26T08:27:00Z">
              <w:rPr>
                <w:webHidden/>
              </w:rPr>
            </w:rPrChange>
          </w:rPr>
          <w:instrText xml:space="preserve"> PAGEREF _Toc206780719 \h </w:instrText>
        </w:r>
      </w:ins>
      <w:r w:rsidRPr="00BB0106">
        <w:rPr>
          <w:webHidden/>
          <w:lang w:val="id-ID"/>
          <w:rPrChange w:id="1515" w:author="Andries Pandia" w:date="2025-08-26T08:27:00Z">
            <w:rPr>
              <w:webHidden/>
            </w:rPr>
          </w:rPrChange>
        </w:rPr>
      </w:r>
      <w:r w:rsidRPr="00BB0106">
        <w:rPr>
          <w:webHidden/>
          <w:lang w:val="id-ID"/>
          <w:rPrChange w:id="1516" w:author="Andries Pandia" w:date="2025-08-26T08:27:00Z">
            <w:rPr>
              <w:webHidden/>
            </w:rPr>
          </w:rPrChange>
        </w:rPr>
        <w:fldChar w:fldCharType="separate"/>
      </w:r>
      <w:r w:rsidR="00A96BCD">
        <w:rPr>
          <w:webHidden/>
          <w:lang w:val="id-ID"/>
        </w:rPr>
        <w:t>1</w:t>
      </w:r>
      <w:ins w:id="1517" w:author="Andries Pandia" w:date="2025-08-22T18:44:00Z">
        <w:r w:rsidRPr="00BB0106">
          <w:rPr>
            <w:webHidden/>
            <w:lang w:val="id-ID"/>
            <w:rPrChange w:id="1518" w:author="Andries Pandia" w:date="2025-08-26T08:27:00Z">
              <w:rPr>
                <w:webHidden/>
              </w:rPr>
            </w:rPrChange>
          </w:rPr>
          <w:fldChar w:fldCharType="end"/>
        </w:r>
        <w:r w:rsidRPr="00BB0106">
          <w:rPr>
            <w:rStyle w:val="Hyperlink"/>
            <w:lang w:val="id-ID"/>
            <w:rPrChange w:id="1519" w:author="Andries Pandia" w:date="2025-08-26T08:27:00Z">
              <w:rPr>
                <w:rStyle w:val="Hyperlink"/>
              </w:rPr>
            </w:rPrChange>
          </w:rPr>
          <w:fldChar w:fldCharType="end"/>
        </w:r>
      </w:ins>
    </w:p>
    <w:p w14:paraId="510AE1CE" w14:textId="30075A9A" w:rsidR="0099148D" w:rsidRPr="00BB0106" w:rsidRDefault="0099148D" w:rsidP="00DF54B0">
      <w:pPr>
        <w:pStyle w:val="TOC1"/>
        <w:spacing w:line="240" w:lineRule="auto"/>
        <w:ind w:firstLine="0"/>
        <w:rPr>
          <w:ins w:id="1520" w:author="Andries Pandia" w:date="2025-08-22T18:44:00Z"/>
          <w:rFonts w:asciiTheme="minorHAnsi" w:eastAsiaTheme="minorEastAsia" w:hAnsiTheme="minorHAnsi" w:cstheme="minorBidi"/>
          <w:b w:val="0"/>
          <w:bCs w:val="0"/>
          <w:iCs w:val="0"/>
          <w:kern w:val="0"/>
          <w:sz w:val="22"/>
          <w:szCs w:val="22"/>
          <w:lang w:val="id-ID"/>
          <w14:ligatures w14:val="none"/>
          <w:rPrChange w:id="1521" w:author="Andries Pandia" w:date="2025-08-26T08:27:00Z">
            <w:rPr>
              <w:ins w:id="1522" w:author="Andries Pandia" w:date="2025-08-22T18:44:00Z"/>
              <w:rFonts w:eastAsiaTheme="minorEastAsia" w:cstheme="minorBidi"/>
              <w:b w:val="0"/>
              <w:bCs w:val="0"/>
              <w:iCs w:val="0"/>
              <w:kern w:val="0"/>
              <w:sz w:val="22"/>
              <w:szCs w:val="22"/>
              <w14:ligatures w14:val="none"/>
            </w:rPr>
          </w:rPrChange>
        </w:rPr>
      </w:pPr>
      <w:ins w:id="1523" w:author="Andries Pandia" w:date="2025-08-22T18:44:00Z">
        <w:r w:rsidRPr="00BB0106">
          <w:rPr>
            <w:rStyle w:val="Hyperlink"/>
            <w:lang w:val="id-ID"/>
            <w:rPrChange w:id="1524" w:author="Andries Pandia" w:date="2025-08-26T08:27:00Z">
              <w:rPr>
                <w:rStyle w:val="Hyperlink"/>
              </w:rPr>
            </w:rPrChange>
          </w:rPr>
          <w:fldChar w:fldCharType="begin"/>
        </w:r>
        <w:r w:rsidRPr="00BB0106">
          <w:rPr>
            <w:rStyle w:val="Hyperlink"/>
            <w:lang w:val="id-ID"/>
            <w:rPrChange w:id="1525" w:author="Andries Pandia" w:date="2025-08-26T08:27:00Z">
              <w:rPr>
                <w:rStyle w:val="Hyperlink"/>
              </w:rPr>
            </w:rPrChange>
          </w:rPr>
          <w:instrText xml:space="preserve"> </w:instrText>
        </w:r>
        <w:r w:rsidRPr="00BB0106">
          <w:rPr>
            <w:lang w:val="id-ID"/>
            <w:rPrChange w:id="1526" w:author="Andries Pandia" w:date="2025-08-26T08:27:00Z">
              <w:rPr/>
            </w:rPrChange>
          </w:rPr>
          <w:instrText>HYPERLINK \l "_Toc206780720"</w:instrText>
        </w:r>
        <w:r w:rsidRPr="00BB0106">
          <w:rPr>
            <w:rStyle w:val="Hyperlink"/>
            <w:lang w:val="id-ID"/>
            <w:rPrChange w:id="1527" w:author="Andries Pandia" w:date="2025-08-26T08:27:00Z">
              <w:rPr>
                <w:rStyle w:val="Hyperlink"/>
              </w:rPr>
            </w:rPrChange>
          </w:rPr>
          <w:instrText xml:space="preserve"> </w:instrText>
        </w:r>
        <w:r w:rsidRPr="00BB0106">
          <w:rPr>
            <w:rStyle w:val="Hyperlink"/>
            <w:lang w:val="id-ID"/>
            <w:rPrChange w:id="1528" w:author="Andries Pandia" w:date="2025-08-26T08:27:00Z">
              <w:rPr>
                <w:rStyle w:val="Hyperlink"/>
              </w:rPr>
            </w:rPrChange>
          </w:rPr>
        </w:r>
        <w:r w:rsidRPr="00BB0106">
          <w:rPr>
            <w:rStyle w:val="Hyperlink"/>
            <w:lang w:val="id-ID"/>
            <w:rPrChange w:id="1529" w:author="Andries Pandia" w:date="2025-08-26T08:27:00Z">
              <w:rPr>
                <w:rStyle w:val="Hyperlink"/>
              </w:rPr>
            </w:rPrChange>
          </w:rPr>
          <w:fldChar w:fldCharType="separate"/>
        </w:r>
        <w:r w:rsidRPr="00BB0106">
          <w:rPr>
            <w:rStyle w:val="Hyperlink"/>
            <w:lang w:val="id-ID"/>
            <w:rPrChange w:id="1530" w:author="Andries Pandia" w:date="2025-08-26T08:27:00Z">
              <w:rPr>
                <w:rStyle w:val="Hyperlink"/>
              </w:rPr>
            </w:rPrChange>
          </w:rPr>
          <w:t>LAMPIRAN 1 OUTPUT</w:t>
        </w:r>
        <w:r w:rsidRPr="00BB0106">
          <w:rPr>
            <w:webHidden/>
            <w:lang w:val="id-ID"/>
            <w:rPrChange w:id="1531" w:author="Andries Pandia" w:date="2025-08-26T08:27:00Z">
              <w:rPr>
                <w:webHidden/>
              </w:rPr>
            </w:rPrChange>
          </w:rPr>
          <w:tab/>
        </w:r>
      </w:ins>
      <w:ins w:id="1532" w:author="Andries Pandia" w:date="2025-08-22T19:00:00Z">
        <w:r w:rsidR="001F7B12" w:rsidRPr="00BB0106">
          <w:rPr>
            <w:webHidden/>
            <w:lang w:val="id-ID"/>
            <w:rPrChange w:id="1533" w:author="Andries Pandia" w:date="2025-08-26T08:27:00Z">
              <w:rPr>
                <w:webHidden/>
              </w:rPr>
            </w:rPrChange>
          </w:rPr>
          <w:t>L-</w:t>
        </w:r>
      </w:ins>
      <w:ins w:id="1534" w:author="Andries Pandia" w:date="2025-08-22T18:44:00Z">
        <w:r w:rsidRPr="00BB0106">
          <w:rPr>
            <w:webHidden/>
            <w:lang w:val="id-ID"/>
            <w:rPrChange w:id="1535" w:author="Andries Pandia" w:date="2025-08-26T08:27:00Z">
              <w:rPr>
                <w:webHidden/>
              </w:rPr>
            </w:rPrChange>
          </w:rPr>
          <w:fldChar w:fldCharType="begin"/>
        </w:r>
        <w:r w:rsidRPr="00BB0106">
          <w:rPr>
            <w:webHidden/>
            <w:lang w:val="id-ID"/>
            <w:rPrChange w:id="1536" w:author="Andries Pandia" w:date="2025-08-26T08:27:00Z">
              <w:rPr>
                <w:webHidden/>
              </w:rPr>
            </w:rPrChange>
          </w:rPr>
          <w:instrText xml:space="preserve"> PAGEREF _Toc206780720 \h </w:instrText>
        </w:r>
      </w:ins>
      <w:r w:rsidRPr="00BB0106">
        <w:rPr>
          <w:webHidden/>
          <w:lang w:val="id-ID"/>
          <w:rPrChange w:id="1537" w:author="Andries Pandia" w:date="2025-08-26T08:27:00Z">
            <w:rPr>
              <w:webHidden/>
            </w:rPr>
          </w:rPrChange>
        </w:rPr>
      </w:r>
      <w:r w:rsidRPr="00BB0106">
        <w:rPr>
          <w:webHidden/>
          <w:lang w:val="id-ID"/>
          <w:rPrChange w:id="1538" w:author="Andries Pandia" w:date="2025-08-26T08:27:00Z">
            <w:rPr>
              <w:webHidden/>
            </w:rPr>
          </w:rPrChange>
        </w:rPr>
        <w:fldChar w:fldCharType="separate"/>
      </w:r>
      <w:r w:rsidR="00A96BCD">
        <w:rPr>
          <w:webHidden/>
          <w:lang w:val="id-ID"/>
        </w:rPr>
        <w:t>0</w:t>
      </w:r>
      <w:ins w:id="1539" w:author="Andries Pandia" w:date="2025-08-22T18:44:00Z">
        <w:r w:rsidRPr="00BB0106">
          <w:rPr>
            <w:webHidden/>
            <w:lang w:val="id-ID"/>
            <w:rPrChange w:id="1540" w:author="Andries Pandia" w:date="2025-08-26T08:27:00Z">
              <w:rPr>
                <w:webHidden/>
              </w:rPr>
            </w:rPrChange>
          </w:rPr>
          <w:fldChar w:fldCharType="end"/>
        </w:r>
        <w:r w:rsidRPr="00BB0106">
          <w:rPr>
            <w:rStyle w:val="Hyperlink"/>
            <w:lang w:val="id-ID"/>
            <w:rPrChange w:id="1541" w:author="Andries Pandia" w:date="2025-08-26T08:27:00Z">
              <w:rPr>
                <w:rStyle w:val="Hyperlink"/>
              </w:rPr>
            </w:rPrChange>
          </w:rPr>
          <w:fldChar w:fldCharType="end"/>
        </w:r>
      </w:ins>
    </w:p>
    <w:p w14:paraId="3C1DF7ED" w14:textId="77777777" w:rsidR="00B11190" w:rsidRPr="00A96BCD" w:rsidRDefault="009A411B">
      <w:pPr>
        <w:ind w:firstLine="0"/>
        <w:rPr>
          <w:ins w:id="1542" w:author="Andries Pandia" w:date="2025-08-22T18:29:00Z"/>
          <w:b/>
          <w:bCs/>
          <w:kern w:val="2"/>
          <w14:ligatures w14:val="standardContextual"/>
        </w:rPr>
        <w:sectPr w:rsidR="00B11190" w:rsidRPr="00A96BCD" w:rsidSect="005D10D9">
          <w:pgSz w:w="11906" w:h="16838" w:code="9"/>
          <w:pgMar w:top="2268" w:right="1701" w:bottom="1701" w:left="2268" w:header="720" w:footer="1134" w:gutter="0"/>
          <w:pgNumType w:fmt="lowerRoman"/>
          <w:cols w:space="720"/>
          <w:docGrid w:linePitch="326"/>
        </w:sectPr>
        <w:pPrChange w:id="1543" w:author="Andries Pandia" w:date="2025-08-22T19:10:00Z">
          <w:pPr>
            <w:pStyle w:val="Heading1"/>
          </w:pPr>
        </w:pPrChange>
      </w:pPr>
      <w:ins w:id="1544" w:author="Andries Pandia" w:date="2025-08-22T18:27:00Z">
        <w:r w:rsidRPr="00BB0106">
          <w:rPr>
            <w:noProof/>
            <w:lang w:val="id-ID"/>
            <w:rPrChange w:id="1545" w:author="Andries Pandia" w:date="2025-08-26T08:27:00Z">
              <w:rPr>
                <w:rFonts w:eastAsiaTheme="majorEastAsia" w:cstheme="majorBidi"/>
                <w:b w:val="0"/>
                <w:bCs w:val="0"/>
                <w:spacing w:val="-10"/>
              </w:rPr>
            </w:rPrChange>
          </w:rPr>
          <w:fldChar w:fldCharType="end"/>
        </w:r>
      </w:ins>
    </w:p>
    <w:p w14:paraId="253803ED" w14:textId="3EC8E5A0" w:rsidR="00BE6C11" w:rsidRPr="00BB0106" w:rsidDel="00567C33" w:rsidRDefault="00BE6C11">
      <w:pPr>
        <w:pStyle w:val="Heading1"/>
        <w:rPr>
          <w:del w:id="1546" w:author="Andries Pandia" w:date="2025-08-21T15:29:00Z"/>
        </w:rPr>
        <w:pPrChange w:id="1547" w:author="Andries Pandia" w:date="2025-08-22T17:22:00Z">
          <w:pPr>
            <w:jc w:val="right"/>
          </w:pPr>
        </w:pPrChange>
      </w:pPr>
    </w:p>
    <w:p w14:paraId="70FB72E9" w14:textId="3B707E6B" w:rsidR="00473991" w:rsidRPr="00A96BCD" w:rsidDel="00567C33" w:rsidRDefault="00BE6C11">
      <w:pPr>
        <w:pStyle w:val="Heading1"/>
        <w:rPr>
          <w:del w:id="1548" w:author="Andries Pandia" w:date="2025-08-21T15:29:00Z"/>
        </w:rPr>
        <w:pPrChange w:id="1549" w:author="Andries Pandia" w:date="2025-08-22T17:22:00Z">
          <w:pPr/>
        </w:pPrChange>
      </w:pPr>
      <w:del w:id="1550" w:author="Andries Pandia" w:date="2025-08-21T15:29:00Z">
        <w:r w:rsidRPr="00A96BCD" w:rsidDel="00567C33">
          <w:br/>
        </w:r>
        <w:r w:rsidRPr="00A96BCD" w:rsidDel="00567C33">
          <w:br/>
        </w:r>
      </w:del>
    </w:p>
    <w:p w14:paraId="79745059" w14:textId="5504F03C" w:rsidR="00473991" w:rsidRPr="00A96BCD" w:rsidDel="00567C33" w:rsidRDefault="00473991">
      <w:pPr>
        <w:pStyle w:val="Heading1"/>
        <w:rPr>
          <w:del w:id="1551" w:author="Andries Pandia" w:date="2025-08-21T15:29:00Z"/>
        </w:rPr>
        <w:pPrChange w:id="1552" w:author="Andries Pandia" w:date="2025-08-22T17:22:00Z">
          <w:pPr/>
        </w:pPrChange>
      </w:pPr>
    </w:p>
    <w:p w14:paraId="7E3B6256" w14:textId="7950B5F2" w:rsidR="005816C7" w:rsidRPr="00A96BCD" w:rsidDel="00567C33" w:rsidRDefault="005816C7">
      <w:pPr>
        <w:pStyle w:val="Heading1"/>
        <w:rPr>
          <w:del w:id="1553" w:author="Andries Pandia" w:date="2025-08-21T15:29:00Z"/>
        </w:rPr>
        <w:pPrChange w:id="1554" w:author="Andries Pandia" w:date="2025-08-22T17:22:00Z">
          <w:pPr/>
        </w:pPrChange>
      </w:pPr>
    </w:p>
    <w:p w14:paraId="423D78E9" w14:textId="13CA4AE5" w:rsidR="00172459" w:rsidRPr="00A96BCD" w:rsidDel="00567C33" w:rsidRDefault="00172459">
      <w:pPr>
        <w:pStyle w:val="Heading1"/>
        <w:rPr>
          <w:del w:id="1555" w:author="Andries Pandia" w:date="2025-08-21T15:29:00Z"/>
        </w:rPr>
        <w:pPrChange w:id="1556" w:author="Andries Pandia" w:date="2025-08-22T17:22:00Z">
          <w:pPr/>
        </w:pPrChange>
      </w:pPr>
    </w:p>
    <w:p w14:paraId="0647CDDA" w14:textId="66852799" w:rsidR="006B5570" w:rsidRPr="00A96BCD" w:rsidDel="00567C33" w:rsidRDefault="006B5570">
      <w:pPr>
        <w:pStyle w:val="Heading1"/>
        <w:rPr>
          <w:del w:id="1557" w:author="Andries Pandia" w:date="2025-08-21T15:29:00Z"/>
        </w:rPr>
        <w:pPrChange w:id="1558" w:author="Andries Pandia" w:date="2025-08-22T17:22:00Z">
          <w:pPr/>
        </w:pPrChange>
      </w:pPr>
    </w:p>
    <w:p w14:paraId="19829C57" w14:textId="333FD496" w:rsidR="006B5570" w:rsidRPr="00A96BCD" w:rsidDel="00567C33" w:rsidRDefault="006B5570">
      <w:pPr>
        <w:pStyle w:val="Heading1"/>
        <w:rPr>
          <w:del w:id="1559" w:author="Andries Pandia" w:date="2025-08-21T15:29:00Z"/>
        </w:rPr>
        <w:pPrChange w:id="1560" w:author="Andries Pandia" w:date="2025-08-22T17:22:00Z">
          <w:pPr/>
        </w:pPrChange>
      </w:pPr>
    </w:p>
    <w:p w14:paraId="21B99391" w14:textId="4864E5F2" w:rsidR="006B5570" w:rsidRPr="00A96BCD" w:rsidDel="00567C33" w:rsidRDefault="006B5570">
      <w:pPr>
        <w:pStyle w:val="Heading1"/>
        <w:rPr>
          <w:del w:id="1561" w:author="Andries Pandia" w:date="2025-08-21T15:29:00Z"/>
        </w:rPr>
        <w:pPrChange w:id="1562" w:author="Andries Pandia" w:date="2025-08-22T17:22:00Z">
          <w:pPr/>
        </w:pPrChange>
      </w:pPr>
    </w:p>
    <w:p w14:paraId="3D0160E2" w14:textId="5659D0A0" w:rsidR="006B5570" w:rsidRPr="00A96BCD" w:rsidDel="00567C33" w:rsidRDefault="006B5570">
      <w:pPr>
        <w:pStyle w:val="Heading1"/>
        <w:rPr>
          <w:del w:id="1563" w:author="Andries Pandia" w:date="2025-08-21T15:29:00Z"/>
        </w:rPr>
        <w:pPrChange w:id="1564" w:author="Andries Pandia" w:date="2025-08-22T17:22:00Z">
          <w:pPr/>
        </w:pPrChange>
      </w:pPr>
    </w:p>
    <w:p w14:paraId="72A6FCF9" w14:textId="074D1CCF" w:rsidR="006B5570" w:rsidRPr="00A96BCD" w:rsidDel="00567C33" w:rsidRDefault="006B5570">
      <w:pPr>
        <w:pStyle w:val="Heading1"/>
        <w:rPr>
          <w:del w:id="1565" w:author="Andries Pandia" w:date="2025-08-21T15:29:00Z"/>
        </w:rPr>
        <w:pPrChange w:id="1566" w:author="Andries Pandia" w:date="2025-08-22T17:22:00Z">
          <w:pPr/>
        </w:pPrChange>
      </w:pPr>
    </w:p>
    <w:p w14:paraId="42F6EDDA" w14:textId="4C9834BC" w:rsidR="006B5570" w:rsidRPr="00A96BCD" w:rsidDel="00567C33" w:rsidRDefault="006B5570">
      <w:pPr>
        <w:pStyle w:val="Heading1"/>
        <w:rPr>
          <w:del w:id="1567" w:author="Andries Pandia" w:date="2025-08-21T15:29:00Z"/>
        </w:rPr>
        <w:pPrChange w:id="1568" w:author="Andries Pandia" w:date="2025-08-22T17:22:00Z">
          <w:pPr/>
        </w:pPrChange>
      </w:pPr>
    </w:p>
    <w:p w14:paraId="1409FF75" w14:textId="3DBEDCB0" w:rsidR="006B5570" w:rsidRPr="00A96BCD" w:rsidDel="00567C33" w:rsidRDefault="006B5570">
      <w:pPr>
        <w:pStyle w:val="Heading1"/>
        <w:rPr>
          <w:del w:id="1569" w:author="Andries Pandia" w:date="2025-08-21T15:29:00Z"/>
        </w:rPr>
        <w:pPrChange w:id="1570" w:author="Andries Pandia" w:date="2025-08-22T17:22:00Z">
          <w:pPr/>
        </w:pPrChange>
      </w:pPr>
    </w:p>
    <w:p w14:paraId="2FC7697A" w14:textId="1F64930B" w:rsidR="00867577" w:rsidRPr="00A96BCD" w:rsidDel="00567C33" w:rsidRDefault="00867577">
      <w:pPr>
        <w:pStyle w:val="Heading1"/>
        <w:rPr>
          <w:del w:id="1571" w:author="Andries Pandia" w:date="2025-08-21T15:29:00Z"/>
        </w:rPr>
        <w:pPrChange w:id="1572" w:author="Andries Pandia" w:date="2025-08-22T17:22:00Z">
          <w:pPr/>
        </w:pPrChange>
      </w:pPr>
    </w:p>
    <w:p w14:paraId="52A2DAA6" w14:textId="04187291" w:rsidR="003A19D5" w:rsidRPr="00BB0106" w:rsidDel="00F547C2" w:rsidRDefault="00867577">
      <w:pPr>
        <w:pStyle w:val="Heading1"/>
        <w:rPr>
          <w:del w:id="1573" w:author="Andries Pandia" w:date="2025-08-21T17:05:00Z"/>
        </w:rPr>
      </w:pPr>
      <w:bookmarkStart w:id="1574" w:name="_Toc205546223"/>
      <w:bookmarkStart w:id="1575" w:name="_Toc205565576"/>
      <w:bookmarkStart w:id="1576" w:name="_Toc205823098"/>
      <w:bookmarkStart w:id="1577" w:name="_Toc205823170"/>
      <w:bookmarkStart w:id="1578" w:name="_Toc205823333"/>
      <w:bookmarkStart w:id="1579" w:name="_Toc205823440"/>
      <w:bookmarkStart w:id="1580" w:name="_Toc206166253"/>
      <w:del w:id="1581" w:author="Andries Pandia" w:date="2025-08-22T17:20:00Z">
        <w:r w:rsidRPr="00BB0106" w:rsidDel="00394DB1">
          <w:rPr>
            <w:b w:val="0"/>
            <w:bCs w:val="0"/>
            <w:rPrChange w:id="1582" w:author="Andries Pandia" w:date="2025-08-26T08:27:00Z">
              <w:rPr>
                <w:rFonts w:eastAsiaTheme="majorEastAsia" w:cstheme="majorBidi"/>
                <w:b w:val="0"/>
                <w:bCs w:val="0"/>
                <w:spacing w:val="-10"/>
                <w:lang w:val="en-US"/>
              </w:rPr>
            </w:rPrChange>
          </w:rPr>
          <w:delText>D</w:delText>
        </w:r>
        <w:r w:rsidR="00BE6C11" w:rsidRPr="00BB0106" w:rsidDel="00394DB1">
          <w:delText>AFTAR I</w:delText>
        </w:r>
        <w:bookmarkEnd w:id="1574"/>
        <w:bookmarkEnd w:id="1575"/>
        <w:r w:rsidR="00DE3803" w:rsidRPr="00BB0106" w:rsidDel="00394DB1">
          <w:rPr>
            <w:b w:val="0"/>
            <w:bCs w:val="0"/>
            <w:rPrChange w:id="1583" w:author="Andries Pandia" w:date="2025-08-26T08:27:00Z">
              <w:rPr>
                <w:rFonts w:eastAsiaTheme="majorEastAsia" w:cstheme="majorBidi"/>
                <w:b w:val="0"/>
                <w:bCs w:val="0"/>
                <w:spacing w:val="-10"/>
                <w:lang w:val="en-US"/>
              </w:rPr>
            </w:rPrChange>
          </w:rPr>
          <w:delText>SI</w:delText>
        </w:r>
      </w:del>
      <w:bookmarkEnd w:id="1576"/>
      <w:bookmarkEnd w:id="1577"/>
      <w:bookmarkEnd w:id="1578"/>
      <w:bookmarkEnd w:id="1579"/>
      <w:bookmarkEnd w:id="1580"/>
      <w:del w:id="1584" w:author="Andries Pandia" w:date="2025-08-21T17:05:00Z">
        <w:r w:rsidR="003A19D5" w:rsidRPr="00BB0106" w:rsidDel="00F547C2">
          <w:rPr>
            <w:rPrChange w:id="1585" w:author="Andries Pandia" w:date="2025-08-26T08:27:00Z">
              <w:rPr>
                <w:rFonts w:eastAsiaTheme="majorEastAsia" w:cstheme="majorBidi"/>
                <w:iCs/>
                <w:spacing w:val="-10"/>
                <w:kern w:val="2"/>
                <w:lang w:val="en-US"/>
                <w14:ligatures w14:val="standardContextual"/>
              </w:rPr>
            </w:rPrChange>
          </w:rPr>
          <w:fldChar w:fldCharType="begin"/>
        </w:r>
        <w:r w:rsidR="003A19D5" w:rsidRPr="00BB0106" w:rsidDel="00F547C2">
          <w:rPr>
            <w:b w:val="0"/>
            <w:bCs w:val="0"/>
            <w:rPrChange w:id="1586" w:author="Andries Pandia" w:date="2025-08-26T08:27:00Z">
              <w:rPr>
                <w:rFonts w:eastAsiaTheme="majorEastAsia" w:cstheme="majorBidi"/>
                <w:b w:val="0"/>
                <w:bCs w:val="0"/>
                <w:spacing w:val="-10"/>
                <w:lang w:val="en-US"/>
              </w:rPr>
            </w:rPrChange>
          </w:rPr>
          <w:delInstrText xml:space="preserve"> TOC \o "1-3" \h \z \t "No Spacing;1" </w:delInstrText>
        </w:r>
        <w:r w:rsidR="003A19D5" w:rsidRPr="00BB0106" w:rsidDel="00F547C2">
          <w:rPr>
            <w:rPrChange w:id="1587" w:author="Andries Pandia" w:date="2025-08-26T08:27:00Z">
              <w:rPr>
                <w:rFonts w:eastAsiaTheme="majorEastAsia" w:cstheme="majorBidi"/>
                <w:iCs/>
                <w:spacing w:val="-10"/>
                <w:kern w:val="2"/>
                <w:lang w:val="en-US"/>
                <w14:ligatures w14:val="standardContextual"/>
              </w:rPr>
            </w:rPrChange>
          </w:rPr>
          <w:fldChar w:fldCharType="separate"/>
        </w:r>
      </w:del>
    </w:p>
    <w:p w14:paraId="4CAAFBBA" w14:textId="1E135AE3" w:rsidR="003A19D5" w:rsidRPr="00BB0106" w:rsidDel="00F547C2" w:rsidRDefault="00CE4C16">
      <w:pPr>
        <w:pStyle w:val="Heading1"/>
        <w:rPr>
          <w:del w:id="1588" w:author="Andries Pandia" w:date="2025-08-21T17:05:00Z"/>
          <w:rFonts w:eastAsiaTheme="minorEastAsia" w:cstheme="minorBidi"/>
          <w:rPrChange w:id="1589" w:author="Andries Pandia" w:date="2025-08-26T08:27:00Z">
            <w:rPr>
              <w:del w:id="1590" w:author="Andries Pandia" w:date="2025-08-21T17:05:00Z"/>
              <w:rFonts w:eastAsiaTheme="minorEastAsia" w:cstheme="minorBidi"/>
              <w:bCs w:val="0"/>
              <w:lang w:val="en-ID"/>
            </w:rPr>
          </w:rPrChange>
        </w:rPr>
        <w:pPrChange w:id="1591" w:author="Andries Pandia" w:date="2025-08-22T17:22:00Z">
          <w:pPr>
            <w:pStyle w:val="TOC2"/>
            <w:ind w:firstLine="469"/>
          </w:pPr>
        </w:pPrChange>
      </w:pPr>
      <w:del w:id="1592" w:author="Andries Pandia" w:date="2025-08-21T17:05:00Z">
        <w:r w:rsidRPr="00BB0106" w:rsidDel="00F547C2">
          <w:rPr>
            <w:bCs w:val="0"/>
            <w:rPrChange w:id="1593" w:author="Andries Pandia" w:date="2025-08-26T08:27:00Z">
              <w:rPr>
                <w:bCs w:val="0"/>
              </w:rPr>
            </w:rPrChange>
          </w:rPr>
          <w:fldChar w:fldCharType="begin"/>
        </w:r>
        <w:r w:rsidRPr="00BB0106" w:rsidDel="00F547C2">
          <w:rPr>
            <w:bCs w:val="0"/>
            <w:rPrChange w:id="1594" w:author="Andries Pandia" w:date="2025-08-26T08:27:00Z">
              <w:rPr>
                <w:bCs w:val="0"/>
              </w:rPr>
            </w:rPrChange>
          </w:rPr>
          <w:delInstrText xml:space="preserve"> HYPERLINK \l "_Toc206166457" </w:delInstrText>
        </w:r>
        <w:r w:rsidRPr="00BB0106" w:rsidDel="00F547C2">
          <w:rPr>
            <w:b w:val="0"/>
            <w:bCs w:val="0"/>
            <w:rPrChange w:id="1595" w:author="Andries Pandia" w:date="2025-08-26T08:27:00Z">
              <w:rPr>
                <w:rFonts w:eastAsiaTheme="majorEastAsia" w:cstheme="majorBidi"/>
                <w:b w:val="0"/>
                <w:bCs w:val="0"/>
                <w:color w:val="000000"/>
                <w:spacing w:val="-10"/>
                <w:sz w:val="28"/>
                <w:szCs w:val="28"/>
              </w:rPr>
            </w:rPrChange>
          </w:rPr>
        </w:r>
        <w:r w:rsidRPr="00BB0106" w:rsidDel="00F547C2">
          <w:rPr>
            <w:bCs w:val="0"/>
            <w:rPrChange w:id="1596" w:author="Andries Pandia" w:date="2025-08-26T08:27:00Z">
              <w:rPr>
                <w:bCs w:val="0"/>
              </w:rPr>
            </w:rPrChange>
          </w:rPr>
          <w:fldChar w:fldCharType="separate"/>
        </w:r>
        <w:r w:rsidR="003A19D5" w:rsidRPr="00BB0106" w:rsidDel="00F547C2">
          <w:rPr>
            <w:rStyle w:val="Hyperlink"/>
            <w:bCs w:val="0"/>
            <w:rPrChange w:id="1597" w:author="Andries Pandia" w:date="2025-08-26T08:27:00Z">
              <w:rPr>
                <w:rStyle w:val="Hyperlink"/>
                <w:bCs w:val="0"/>
              </w:rPr>
            </w:rPrChange>
          </w:rPr>
          <w:delText>PERNYATAAN ORSINALITAS DAN PUBLIKASI</w:delText>
        </w:r>
        <w:r w:rsidR="003A19D5" w:rsidRPr="00BB0106" w:rsidDel="00F547C2">
          <w:rPr>
            <w:bCs w:val="0"/>
            <w:webHidden/>
            <w:rPrChange w:id="1598" w:author="Andries Pandia" w:date="2025-08-26T08:27:00Z">
              <w:rPr>
                <w:bCs w:val="0"/>
                <w:webHidden/>
              </w:rPr>
            </w:rPrChange>
          </w:rPr>
          <w:tab/>
        </w:r>
        <w:r w:rsidR="003A19D5" w:rsidRPr="00BB0106" w:rsidDel="00F547C2">
          <w:rPr>
            <w:bCs w:val="0"/>
            <w:webHidden/>
            <w:rPrChange w:id="1599" w:author="Andries Pandia" w:date="2025-08-26T08:27:00Z">
              <w:rPr>
                <w:bCs w:val="0"/>
                <w:webHidden/>
              </w:rPr>
            </w:rPrChange>
          </w:rPr>
          <w:fldChar w:fldCharType="begin"/>
        </w:r>
        <w:r w:rsidR="003A19D5" w:rsidRPr="00BB0106" w:rsidDel="00F547C2">
          <w:rPr>
            <w:bCs w:val="0"/>
            <w:webHidden/>
            <w:rPrChange w:id="1600" w:author="Andries Pandia" w:date="2025-08-26T08:27:00Z">
              <w:rPr>
                <w:bCs w:val="0"/>
                <w:webHidden/>
              </w:rPr>
            </w:rPrChange>
          </w:rPr>
          <w:delInstrText xml:space="preserve"> PAGEREF _Toc206166457 \h </w:delInstrText>
        </w:r>
        <w:r w:rsidR="003A19D5" w:rsidRPr="00BB0106" w:rsidDel="00F547C2">
          <w:rPr>
            <w:b w:val="0"/>
            <w:bCs w:val="0"/>
            <w:webHidden/>
            <w:rPrChange w:id="1601"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602" w:author="Andries Pandia" w:date="2025-08-26T08:27:00Z">
              <w:rPr>
                <w:bCs w:val="0"/>
                <w:webHidden/>
              </w:rPr>
            </w:rPrChange>
          </w:rPr>
          <w:fldChar w:fldCharType="separate"/>
        </w:r>
        <w:r w:rsidR="003A19D5" w:rsidRPr="00BB0106" w:rsidDel="00F547C2">
          <w:rPr>
            <w:bCs w:val="0"/>
            <w:webHidden/>
            <w:rPrChange w:id="1603" w:author="Andries Pandia" w:date="2025-08-26T08:27:00Z">
              <w:rPr>
                <w:bCs w:val="0"/>
                <w:webHidden/>
              </w:rPr>
            </w:rPrChange>
          </w:rPr>
          <w:delText>ii</w:delText>
        </w:r>
        <w:r w:rsidR="003A19D5" w:rsidRPr="00BB0106" w:rsidDel="00F547C2">
          <w:rPr>
            <w:bCs w:val="0"/>
            <w:webHidden/>
            <w:rPrChange w:id="1604" w:author="Andries Pandia" w:date="2025-08-26T08:27:00Z">
              <w:rPr>
                <w:bCs w:val="0"/>
                <w:webHidden/>
              </w:rPr>
            </w:rPrChange>
          </w:rPr>
          <w:fldChar w:fldCharType="end"/>
        </w:r>
        <w:r w:rsidRPr="00BB0106" w:rsidDel="00F547C2">
          <w:rPr>
            <w:bCs w:val="0"/>
            <w:rPrChange w:id="1605" w:author="Andries Pandia" w:date="2025-08-26T08:27:00Z">
              <w:rPr>
                <w:bCs w:val="0"/>
              </w:rPr>
            </w:rPrChange>
          </w:rPr>
          <w:fldChar w:fldCharType="end"/>
        </w:r>
      </w:del>
    </w:p>
    <w:p w14:paraId="5687FE36" w14:textId="059E9A77" w:rsidR="003A19D5" w:rsidRPr="00BB0106" w:rsidDel="00F547C2" w:rsidRDefault="00CE4C16">
      <w:pPr>
        <w:pStyle w:val="Heading1"/>
        <w:rPr>
          <w:del w:id="1606" w:author="Andries Pandia" w:date="2025-08-21T17:05:00Z"/>
          <w:rFonts w:eastAsiaTheme="minorEastAsia" w:cstheme="minorBidi"/>
          <w:rPrChange w:id="1607" w:author="Andries Pandia" w:date="2025-08-26T08:27:00Z">
            <w:rPr>
              <w:del w:id="1608" w:author="Andries Pandia" w:date="2025-08-21T17:05:00Z"/>
              <w:rFonts w:eastAsiaTheme="minorEastAsia" w:cstheme="minorBidi"/>
              <w:bCs w:val="0"/>
              <w:lang w:val="en-ID"/>
            </w:rPr>
          </w:rPrChange>
        </w:rPr>
        <w:pPrChange w:id="1609" w:author="Andries Pandia" w:date="2025-08-22T17:22:00Z">
          <w:pPr>
            <w:pStyle w:val="TOC2"/>
            <w:ind w:firstLine="469"/>
          </w:pPr>
        </w:pPrChange>
      </w:pPr>
      <w:del w:id="1610" w:author="Andries Pandia" w:date="2025-08-21T17:05:00Z">
        <w:r w:rsidRPr="00BB0106" w:rsidDel="00F547C2">
          <w:rPr>
            <w:bCs w:val="0"/>
            <w:rPrChange w:id="1611" w:author="Andries Pandia" w:date="2025-08-26T08:27:00Z">
              <w:rPr>
                <w:bCs w:val="0"/>
              </w:rPr>
            </w:rPrChange>
          </w:rPr>
          <w:fldChar w:fldCharType="begin"/>
        </w:r>
        <w:r w:rsidRPr="00BB0106" w:rsidDel="00F547C2">
          <w:rPr>
            <w:bCs w:val="0"/>
            <w:rPrChange w:id="1612" w:author="Andries Pandia" w:date="2025-08-26T08:27:00Z">
              <w:rPr>
                <w:bCs w:val="0"/>
              </w:rPr>
            </w:rPrChange>
          </w:rPr>
          <w:delInstrText xml:space="preserve"> HYPERLINK \l "_Toc206166458" </w:delInstrText>
        </w:r>
        <w:r w:rsidRPr="00BB0106" w:rsidDel="00F547C2">
          <w:rPr>
            <w:b w:val="0"/>
            <w:bCs w:val="0"/>
            <w:rPrChange w:id="1613" w:author="Andries Pandia" w:date="2025-08-26T08:27:00Z">
              <w:rPr>
                <w:rFonts w:eastAsiaTheme="majorEastAsia" w:cstheme="majorBidi"/>
                <w:b w:val="0"/>
                <w:bCs w:val="0"/>
                <w:color w:val="000000"/>
                <w:spacing w:val="-10"/>
                <w:sz w:val="28"/>
                <w:szCs w:val="28"/>
              </w:rPr>
            </w:rPrChange>
          </w:rPr>
        </w:r>
        <w:r w:rsidRPr="00BB0106" w:rsidDel="00F547C2">
          <w:rPr>
            <w:bCs w:val="0"/>
            <w:rPrChange w:id="1614" w:author="Andries Pandia" w:date="2025-08-26T08:27:00Z">
              <w:rPr>
                <w:bCs w:val="0"/>
              </w:rPr>
            </w:rPrChange>
          </w:rPr>
          <w:fldChar w:fldCharType="separate"/>
        </w:r>
        <w:r w:rsidR="003A19D5" w:rsidRPr="00BB0106" w:rsidDel="00F547C2">
          <w:rPr>
            <w:rStyle w:val="Hyperlink"/>
            <w:bCs w:val="0"/>
            <w:rPrChange w:id="1615" w:author="Andries Pandia" w:date="2025-08-26T08:27:00Z">
              <w:rPr>
                <w:rStyle w:val="Hyperlink"/>
                <w:bCs w:val="0"/>
              </w:rPr>
            </w:rPrChange>
          </w:rPr>
          <w:delText>LEMBAR PENGESAHAN</w:delText>
        </w:r>
        <w:r w:rsidR="003A19D5" w:rsidRPr="00BB0106" w:rsidDel="00F547C2">
          <w:rPr>
            <w:bCs w:val="0"/>
            <w:webHidden/>
            <w:rPrChange w:id="1616" w:author="Andries Pandia" w:date="2025-08-26T08:27:00Z">
              <w:rPr>
                <w:bCs w:val="0"/>
                <w:webHidden/>
              </w:rPr>
            </w:rPrChange>
          </w:rPr>
          <w:tab/>
        </w:r>
        <w:r w:rsidR="003A19D5" w:rsidRPr="00BB0106" w:rsidDel="00F547C2">
          <w:rPr>
            <w:bCs w:val="0"/>
            <w:webHidden/>
            <w:rPrChange w:id="1617" w:author="Andries Pandia" w:date="2025-08-26T08:27:00Z">
              <w:rPr>
                <w:bCs w:val="0"/>
                <w:webHidden/>
              </w:rPr>
            </w:rPrChange>
          </w:rPr>
          <w:fldChar w:fldCharType="begin"/>
        </w:r>
        <w:r w:rsidR="003A19D5" w:rsidRPr="00BB0106" w:rsidDel="00F547C2">
          <w:rPr>
            <w:bCs w:val="0"/>
            <w:webHidden/>
            <w:rPrChange w:id="1618" w:author="Andries Pandia" w:date="2025-08-26T08:27:00Z">
              <w:rPr>
                <w:bCs w:val="0"/>
                <w:webHidden/>
              </w:rPr>
            </w:rPrChange>
          </w:rPr>
          <w:delInstrText xml:space="preserve"> PAGEREF _Toc206166458 \h </w:delInstrText>
        </w:r>
        <w:r w:rsidR="003A19D5" w:rsidRPr="00BB0106" w:rsidDel="00F547C2">
          <w:rPr>
            <w:b w:val="0"/>
            <w:bCs w:val="0"/>
            <w:webHidden/>
            <w:rPrChange w:id="1619"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620" w:author="Andries Pandia" w:date="2025-08-26T08:27:00Z">
              <w:rPr>
                <w:bCs w:val="0"/>
                <w:webHidden/>
              </w:rPr>
            </w:rPrChange>
          </w:rPr>
          <w:fldChar w:fldCharType="separate"/>
        </w:r>
        <w:r w:rsidR="003A19D5" w:rsidRPr="00BB0106" w:rsidDel="00F547C2">
          <w:rPr>
            <w:bCs w:val="0"/>
            <w:webHidden/>
            <w:rPrChange w:id="1621" w:author="Andries Pandia" w:date="2025-08-26T08:27:00Z">
              <w:rPr>
                <w:bCs w:val="0"/>
                <w:webHidden/>
              </w:rPr>
            </w:rPrChange>
          </w:rPr>
          <w:delText>iii</w:delText>
        </w:r>
        <w:r w:rsidR="003A19D5" w:rsidRPr="00BB0106" w:rsidDel="00F547C2">
          <w:rPr>
            <w:bCs w:val="0"/>
            <w:webHidden/>
            <w:rPrChange w:id="1622" w:author="Andries Pandia" w:date="2025-08-26T08:27:00Z">
              <w:rPr>
                <w:bCs w:val="0"/>
                <w:webHidden/>
              </w:rPr>
            </w:rPrChange>
          </w:rPr>
          <w:fldChar w:fldCharType="end"/>
        </w:r>
        <w:r w:rsidRPr="00BB0106" w:rsidDel="00F547C2">
          <w:rPr>
            <w:bCs w:val="0"/>
            <w:rPrChange w:id="1623" w:author="Andries Pandia" w:date="2025-08-26T08:27:00Z">
              <w:rPr>
                <w:bCs w:val="0"/>
              </w:rPr>
            </w:rPrChange>
          </w:rPr>
          <w:fldChar w:fldCharType="end"/>
        </w:r>
      </w:del>
    </w:p>
    <w:p w14:paraId="3A30502F" w14:textId="543804D3" w:rsidR="003A19D5" w:rsidRPr="00BB0106" w:rsidDel="00F547C2" w:rsidRDefault="00CE4C16">
      <w:pPr>
        <w:pStyle w:val="Heading1"/>
        <w:rPr>
          <w:del w:id="1624" w:author="Andries Pandia" w:date="2025-08-21T17:05:00Z"/>
          <w:rFonts w:eastAsiaTheme="minorEastAsia" w:cstheme="minorBidi"/>
          <w:rPrChange w:id="1625" w:author="Andries Pandia" w:date="2025-08-26T08:27:00Z">
            <w:rPr>
              <w:del w:id="1626" w:author="Andries Pandia" w:date="2025-08-21T17:05:00Z"/>
              <w:rFonts w:eastAsiaTheme="minorEastAsia" w:cstheme="minorBidi"/>
              <w:bCs w:val="0"/>
              <w:lang w:val="en-ID"/>
            </w:rPr>
          </w:rPrChange>
        </w:rPr>
        <w:pPrChange w:id="1627" w:author="Andries Pandia" w:date="2025-08-22T17:22:00Z">
          <w:pPr>
            <w:pStyle w:val="TOC2"/>
            <w:ind w:firstLine="469"/>
          </w:pPr>
        </w:pPrChange>
      </w:pPr>
      <w:del w:id="1628" w:author="Andries Pandia" w:date="2025-08-21T17:05:00Z">
        <w:r w:rsidRPr="00BB0106" w:rsidDel="00F547C2">
          <w:rPr>
            <w:bCs w:val="0"/>
            <w:rPrChange w:id="1629" w:author="Andries Pandia" w:date="2025-08-26T08:27:00Z">
              <w:rPr>
                <w:bCs w:val="0"/>
              </w:rPr>
            </w:rPrChange>
          </w:rPr>
          <w:fldChar w:fldCharType="begin"/>
        </w:r>
        <w:r w:rsidRPr="00BB0106" w:rsidDel="00F547C2">
          <w:rPr>
            <w:bCs w:val="0"/>
            <w:rPrChange w:id="1630" w:author="Andries Pandia" w:date="2025-08-26T08:27:00Z">
              <w:rPr>
                <w:bCs w:val="0"/>
              </w:rPr>
            </w:rPrChange>
          </w:rPr>
          <w:delInstrText xml:space="preserve"> HYPERLINK \l "_Toc206166459" </w:delInstrText>
        </w:r>
        <w:r w:rsidRPr="00BB0106" w:rsidDel="00F547C2">
          <w:rPr>
            <w:b w:val="0"/>
            <w:bCs w:val="0"/>
            <w:rPrChange w:id="1631" w:author="Andries Pandia" w:date="2025-08-26T08:27:00Z">
              <w:rPr>
                <w:rFonts w:eastAsiaTheme="majorEastAsia" w:cstheme="majorBidi"/>
                <w:b w:val="0"/>
                <w:bCs w:val="0"/>
                <w:color w:val="000000"/>
                <w:spacing w:val="-10"/>
                <w:sz w:val="28"/>
                <w:szCs w:val="28"/>
              </w:rPr>
            </w:rPrChange>
          </w:rPr>
        </w:r>
        <w:r w:rsidRPr="00BB0106" w:rsidDel="00F547C2">
          <w:rPr>
            <w:bCs w:val="0"/>
            <w:rPrChange w:id="1632" w:author="Andries Pandia" w:date="2025-08-26T08:27:00Z">
              <w:rPr>
                <w:bCs w:val="0"/>
              </w:rPr>
            </w:rPrChange>
          </w:rPr>
          <w:fldChar w:fldCharType="separate"/>
        </w:r>
        <w:r w:rsidR="003A19D5" w:rsidRPr="00BB0106" w:rsidDel="00F547C2">
          <w:rPr>
            <w:rStyle w:val="Hyperlink"/>
            <w:bCs w:val="0"/>
            <w:rPrChange w:id="1633" w:author="Andries Pandia" w:date="2025-08-26T08:27:00Z">
              <w:rPr>
                <w:rStyle w:val="Hyperlink"/>
                <w:bCs w:val="0"/>
              </w:rPr>
            </w:rPrChange>
          </w:rPr>
          <w:delText>ABSTRAK</w:delText>
        </w:r>
        <w:r w:rsidR="003A19D5" w:rsidRPr="00BB0106" w:rsidDel="00F547C2">
          <w:rPr>
            <w:bCs w:val="0"/>
            <w:webHidden/>
            <w:rPrChange w:id="1634" w:author="Andries Pandia" w:date="2025-08-26T08:27:00Z">
              <w:rPr>
                <w:bCs w:val="0"/>
                <w:webHidden/>
              </w:rPr>
            </w:rPrChange>
          </w:rPr>
          <w:tab/>
        </w:r>
        <w:r w:rsidR="003A19D5" w:rsidRPr="00BB0106" w:rsidDel="00F547C2">
          <w:rPr>
            <w:bCs w:val="0"/>
            <w:webHidden/>
            <w:rPrChange w:id="1635" w:author="Andries Pandia" w:date="2025-08-26T08:27:00Z">
              <w:rPr>
                <w:bCs w:val="0"/>
                <w:webHidden/>
              </w:rPr>
            </w:rPrChange>
          </w:rPr>
          <w:fldChar w:fldCharType="begin"/>
        </w:r>
        <w:r w:rsidR="003A19D5" w:rsidRPr="00BB0106" w:rsidDel="00F547C2">
          <w:rPr>
            <w:bCs w:val="0"/>
            <w:webHidden/>
            <w:rPrChange w:id="1636" w:author="Andries Pandia" w:date="2025-08-26T08:27:00Z">
              <w:rPr>
                <w:bCs w:val="0"/>
                <w:webHidden/>
              </w:rPr>
            </w:rPrChange>
          </w:rPr>
          <w:delInstrText xml:space="preserve"> PAGEREF _Toc206166459 \h </w:delInstrText>
        </w:r>
        <w:r w:rsidR="003A19D5" w:rsidRPr="00BB0106" w:rsidDel="00F547C2">
          <w:rPr>
            <w:b w:val="0"/>
            <w:bCs w:val="0"/>
            <w:webHidden/>
            <w:rPrChange w:id="1637"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638" w:author="Andries Pandia" w:date="2025-08-26T08:27:00Z">
              <w:rPr>
                <w:bCs w:val="0"/>
                <w:webHidden/>
              </w:rPr>
            </w:rPrChange>
          </w:rPr>
          <w:fldChar w:fldCharType="separate"/>
        </w:r>
        <w:r w:rsidR="003A19D5" w:rsidRPr="00BB0106" w:rsidDel="00F547C2">
          <w:rPr>
            <w:bCs w:val="0"/>
            <w:webHidden/>
            <w:rPrChange w:id="1639" w:author="Andries Pandia" w:date="2025-08-26T08:27:00Z">
              <w:rPr>
                <w:bCs w:val="0"/>
                <w:webHidden/>
              </w:rPr>
            </w:rPrChange>
          </w:rPr>
          <w:delText>iv</w:delText>
        </w:r>
        <w:r w:rsidR="003A19D5" w:rsidRPr="00BB0106" w:rsidDel="00F547C2">
          <w:rPr>
            <w:bCs w:val="0"/>
            <w:webHidden/>
            <w:rPrChange w:id="1640" w:author="Andries Pandia" w:date="2025-08-26T08:27:00Z">
              <w:rPr>
                <w:bCs w:val="0"/>
                <w:webHidden/>
              </w:rPr>
            </w:rPrChange>
          </w:rPr>
          <w:fldChar w:fldCharType="end"/>
        </w:r>
        <w:r w:rsidRPr="00BB0106" w:rsidDel="00F547C2">
          <w:rPr>
            <w:bCs w:val="0"/>
            <w:rPrChange w:id="1641" w:author="Andries Pandia" w:date="2025-08-26T08:27:00Z">
              <w:rPr>
                <w:bCs w:val="0"/>
              </w:rPr>
            </w:rPrChange>
          </w:rPr>
          <w:fldChar w:fldCharType="end"/>
        </w:r>
      </w:del>
    </w:p>
    <w:p w14:paraId="6A80EA7F" w14:textId="041A4354" w:rsidR="003A19D5" w:rsidRPr="00BB0106" w:rsidDel="00F547C2" w:rsidRDefault="00CE4C16">
      <w:pPr>
        <w:pStyle w:val="Heading1"/>
        <w:rPr>
          <w:del w:id="1642" w:author="Andries Pandia" w:date="2025-08-21T17:05:00Z"/>
          <w:rFonts w:eastAsiaTheme="minorEastAsia" w:cstheme="minorBidi"/>
          <w:rPrChange w:id="1643" w:author="Andries Pandia" w:date="2025-08-26T08:27:00Z">
            <w:rPr>
              <w:del w:id="1644" w:author="Andries Pandia" w:date="2025-08-21T17:05:00Z"/>
              <w:rFonts w:eastAsiaTheme="minorEastAsia" w:cstheme="minorBidi"/>
              <w:bCs w:val="0"/>
              <w:lang w:val="en-ID"/>
            </w:rPr>
          </w:rPrChange>
        </w:rPr>
        <w:pPrChange w:id="1645" w:author="Andries Pandia" w:date="2025-08-22T17:22:00Z">
          <w:pPr>
            <w:pStyle w:val="TOC2"/>
            <w:ind w:firstLine="469"/>
          </w:pPr>
        </w:pPrChange>
      </w:pPr>
      <w:del w:id="1646" w:author="Andries Pandia" w:date="2025-08-21T17:05:00Z">
        <w:r w:rsidRPr="00BB0106" w:rsidDel="00F547C2">
          <w:rPr>
            <w:bCs w:val="0"/>
            <w:rPrChange w:id="1647" w:author="Andries Pandia" w:date="2025-08-26T08:27:00Z">
              <w:rPr>
                <w:bCs w:val="0"/>
              </w:rPr>
            </w:rPrChange>
          </w:rPr>
          <w:fldChar w:fldCharType="begin"/>
        </w:r>
        <w:r w:rsidRPr="00BB0106" w:rsidDel="00F547C2">
          <w:rPr>
            <w:bCs w:val="0"/>
            <w:rPrChange w:id="1648" w:author="Andries Pandia" w:date="2025-08-26T08:27:00Z">
              <w:rPr>
                <w:bCs w:val="0"/>
              </w:rPr>
            </w:rPrChange>
          </w:rPr>
          <w:delInstrText xml:space="preserve"> HYPERLINK \l "_Toc206166460" </w:delInstrText>
        </w:r>
        <w:r w:rsidRPr="00BB0106" w:rsidDel="00F547C2">
          <w:rPr>
            <w:b w:val="0"/>
            <w:bCs w:val="0"/>
            <w:rPrChange w:id="1649" w:author="Andries Pandia" w:date="2025-08-26T08:27:00Z">
              <w:rPr>
                <w:rFonts w:eastAsiaTheme="majorEastAsia" w:cstheme="majorBidi"/>
                <w:b w:val="0"/>
                <w:bCs w:val="0"/>
                <w:color w:val="000000"/>
                <w:spacing w:val="-10"/>
                <w:sz w:val="28"/>
                <w:szCs w:val="28"/>
              </w:rPr>
            </w:rPrChange>
          </w:rPr>
        </w:r>
        <w:r w:rsidRPr="00BB0106" w:rsidDel="00F547C2">
          <w:rPr>
            <w:bCs w:val="0"/>
            <w:rPrChange w:id="1650" w:author="Andries Pandia" w:date="2025-08-26T08:27:00Z">
              <w:rPr>
                <w:bCs w:val="0"/>
              </w:rPr>
            </w:rPrChange>
          </w:rPr>
          <w:fldChar w:fldCharType="separate"/>
        </w:r>
        <w:r w:rsidR="003A19D5" w:rsidRPr="00BB0106" w:rsidDel="00F547C2">
          <w:rPr>
            <w:rStyle w:val="Hyperlink"/>
            <w:bCs w:val="0"/>
            <w:shd w:val="clear" w:color="auto" w:fill="FFFFFF"/>
            <w:rPrChange w:id="1651" w:author="Andries Pandia" w:date="2025-08-26T08:27:00Z">
              <w:rPr>
                <w:rStyle w:val="Hyperlink"/>
                <w:bCs w:val="0"/>
                <w:shd w:val="clear" w:color="auto" w:fill="FFFFFF"/>
              </w:rPr>
            </w:rPrChange>
          </w:rPr>
          <w:delText>ABSTRACT</w:delText>
        </w:r>
        <w:r w:rsidR="003A19D5" w:rsidRPr="00BB0106" w:rsidDel="00F547C2">
          <w:rPr>
            <w:bCs w:val="0"/>
            <w:webHidden/>
            <w:rPrChange w:id="1652" w:author="Andries Pandia" w:date="2025-08-26T08:27:00Z">
              <w:rPr>
                <w:bCs w:val="0"/>
                <w:webHidden/>
              </w:rPr>
            </w:rPrChange>
          </w:rPr>
          <w:tab/>
        </w:r>
        <w:r w:rsidR="003A19D5" w:rsidRPr="00BB0106" w:rsidDel="00F547C2">
          <w:rPr>
            <w:bCs w:val="0"/>
            <w:webHidden/>
            <w:rPrChange w:id="1653" w:author="Andries Pandia" w:date="2025-08-26T08:27:00Z">
              <w:rPr>
                <w:bCs w:val="0"/>
                <w:webHidden/>
              </w:rPr>
            </w:rPrChange>
          </w:rPr>
          <w:fldChar w:fldCharType="begin"/>
        </w:r>
        <w:r w:rsidR="003A19D5" w:rsidRPr="00BB0106" w:rsidDel="00F547C2">
          <w:rPr>
            <w:bCs w:val="0"/>
            <w:webHidden/>
            <w:rPrChange w:id="1654" w:author="Andries Pandia" w:date="2025-08-26T08:27:00Z">
              <w:rPr>
                <w:bCs w:val="0"/>
                <w:webHidden/>
              </w:rPr>
            </w:rPrChange>
          </w:rPr>
          <w:delInstrText xml:space="preserve"> PAGEREF _Toc206166460 \h </w:delInstrText>
        </w:r>
        <w:r w:rsidR="003A19D5" w:rsidRPr="00BB0106" w:rsidDel="00F547C2">
          <w:rPr>
            <w:b w:val="0"/>
            <w:bCs w:val="0"/>
            <w:webHidden/>
            <w:rPrChange w:id="1655"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656" w:author="Andries Pandia" w:date="2025-08-26T08:27:00Z">
              <w:rPr>
                <w:bCs w:val="0"/>
                <w:webHidden/>
              </w:rPr>
            </w:rPrChange>
          </w:rPr>
          <w:fldChar w:fldCharType="separate"/>
        </w:r>
        <w:r w:rsidR="003A19D5" w:rsidRPr="00BB0106" w:rsidDel="00F547C2">
          <w:rPr>
            <w:bCs w:val="0"/>
            <w:webHidden/>
            <w:rPrChange w:id="1657" w:author="Andries Pandia" w:date="2025-08-26T08:27:00Z">
              <w:rPr>
                <w:bCs w:val="0"/>
                <w:webHidden/>
              </w:rPr>
            </w:rPrChange>
          </w:rPr>
          <w:delText>v</w:delText>
        </w:r>
        <w:r w:rsidR="003A19D5" w:rsidRPr="00BB0106" w:rsidDel="00F547C2">
          <w:rPr>
            <w:bCs w:val="0"/>
            <w:webHidden/>
            <w:rPrChange w:id="1658" w:author="Andries Pandia" w:date="2025-08-26T08:27:00Z">
              <w:rPr>
                <w:bCs w:val="0"/>
                <w:webHidden/>
              </w:rPr>
            </w:rPrChange>
          </w:rPr>
          <w:fldChar w:fldCharType="end"/>
        </w:r>
        <w:r w:rsidRPr="00BB0106" w:rsidDel="00F547C2">
          <w:rPr>
            <w:bCs w:val="0"/>
            <w:rPrChange w:id="1659" w:author="Andries Pandia" w:date="2025-08-26T08:27:00Z">
              <w:rPr>
                <w:bCs w:val="0"/>
              </w:rPr>
            </w:rPrChange>
          </w:rPr>
          <w:fldChar w:fldCharType="end"/>
        </w:r>
      </w:del>
    </w:p>
    <w:p w14:paraId="6EB0F8A7" w14:textId="14164C6B" w:rsidR="003A19D5" w:rsidRPr="00BB0106" w:rsidDel="00F547C2" w:rsidRDefault="00CE4C16">
      <w:pPr>
        <w:pStyle w:val="Heading1"/>
        <w:rPr>
          <w:del w:id="1660" w:author="Andries Pandia" w:date="2025-08-21T17:05:00Z"/>
          <w:rFonts w:eastAsiaTheme="minorEastAsia" w:cstheme="minorBidi"/>
          <w:rPrChange w:id="1661" w:author="Andries Pandia" w:date="2025-08-26T08:27:00Z">
            <w:rPr>
              <w:del w:id="1662" w:author="Andries Pandia" w:date="2025-08-21T17:05:00Z"/>
              <w:rFonts w:eastAsiaTheme="minorEastAsia" w:cstheme="minorBidi"/>
              <w:bCs w:val="0"/>
              <w:lang w:val="en-ID"/>
            </w:rPr>
          </w:rPrChange>
        </w:rPr>
        <w:pPrChange w:id="1663" w:author="Andries Pandia" w:date="2025-08-22T17:22:00Z">
          <w:pPr>
            <w:pStyle w:val="TOC2"/>
            <w:ind w:firstLine="469"/>
          </w:pPr>
        </w:pPrChange>
      </w:pPr>
      <w:del w:id="1664" w:author="Andries Pandia" w:date="2025-08-21T17:05:00Z">
        <w:r w:rsidRPr="00BB0106" w:rsidDel="00F547C2">
          <w:rPr>
            <w:bCs w:val="0"/>
            <w:rPrChange w:id="1665" w:author="Andries Pandia" w:date="2025-08-26T08:27:00Z">
              <w:rPr>
                <w:bCs w:val="0"/>
              </w:rPr>
            </w:rPrChange>
          </w:rPr>
          <w:fldChar w:fldCharType="begin"/>
        </w:r>
        <w:r w:rsidRPr="00BB0106" w:rsidDel="00F547C2">
          <w:rPr>
            <w:bCs w:val="0"/>
            <w:rPrChange w:id="1666" w:author="Andries Pandia" w:date="2025-08-26T08:27:00Z">
              <w:rPr>
                <w:bCs w:val="0"/>
              </w:rPr>
            </w:rPrChange>
          </w:rPr>
          <w:delInstrText xml:space="preserve"> HYPERLINK \l "_Toc206166461" </w:delInstrText>
        </w:r>
        <w:r w:rsidRPr="00BB0106" w:rsidDel="00F547C2">
          <w:rPr>
            <w:b w:val="0"/>
            <w:bCs w:val="0"/>
            <w:rPrChange w:id="1667" w:author="Andries Pandia" w:date="2025-08-26T08:27:00Z">
              <w:rPr>
                <w:rFonts w:eastAsiaTheme="majorEastAsia" w:cstheme="majorBidi"/>
                <w:b w:val="0"/>
                <w:bCs w:val="0"/>
                <w:color w:val="000000"/>
                <w:spacing w:val="-10"/>
                <w:sz w:val="28"/>
                <w:szCs w:val="28"/>
              </w:rPr>
            </w:rPrChange>
          </w:rPr>
        </w:r>
        <w:r w:rsidRPr="00BB0106" w:rsidDel="00F547C2">
          <w:rPr>
            <w:bCs w:val="0"/>
            <w:rPrChange w:id="1668" w:author="Andries Pandia" w:date="2025-08-26T08:27:00Z">
              <w:rPr>
                <w:bCs w:val="0"/>
              </w:rPr>
            </w:rPrChange>
          </w:rPr>
          <w:fldChar w:fldCharType="separate"/>
        </w:r>
        <w:r w:rsidR="003A19D5" w:rsidRPr="00BB0106" w:rsidDel="00F547C2">
          <w:rPr>
            <w:rStyle w:val="Hyperlink"/>
            <w:bCs w:val="0"/>
            <w:rPrChange w:id="1669" w:author="Andries Pandia" w:date="2025-08-26T08:27:00Z">
              <w:rPr>
                <w:rStyle w:val="Hyperlink"/>
                <w:bCs w:val="0"/>
              </w:rPr>
            </w:rPrChange>
          </w:rPr>
          <w:delText>KATA PENGANTAR</w:delText>
        </w:r>
        <w:r w:rsidR="003A19D5" w:rsidRPr="00BB0106" w:rsidDel="00F547C2">
          <w:rPr>
            <w:bCs w:val="0"/>
            <w:webHidden/>
            <w:rPrChange w:id="1670" w:author="Andries Pandia" w:date="2025-08-26T08:27:00Z">
              <w:rPr>
                <w:bCs w:val="0"/>
                <w:webHidden/>
              </w:rPr>
            </w:rPrChange>
          </w:rPr>
          <w:tab/>
        </w:r>
        <w:r w:rsidR="003A19D5" w:rsidRPr="00BB0106" w:rsidDel="00F547C2">
          <w:rPr>
            <w:bCs w:val="0"/>
            <w:webHidden/>
            <w:rPrChange w:id="1671" w:author="Andries Pandia" w:date="2025-08-26T08:27:00Z">
              <w:rPr>
                <w:bCs w:val="0"/>
                <w:webHidden/>
              </w:rPr>
            </w:rPrChange>
          </w:rPr>
          <w:fldChar w:fldCharType="begin"/>
        </w:r>
        <w:r w:rsidR="003A19D5" w:rsidRPr="00BB0106" w:rsidDel="00F547C2">
          <w:rPr>
            <w:bCs w:val="0"/>
            <w:webHidden/>
            <w:rPrChange w:id="1672" w:author="Andries Pandia" w:date="2025-08-26T08:27:00Z">
              <w:rPr>
                <w:bCs w:val="0"/>
                <w:webHidden/>
              </w:rPr>
            </w:rPrChange>
          </w:rPr>
          <w:delInstrText xml:space="preserve"> PAGEREF _Toc206166461 \h </w:delInstrText>
        </w:r>
        <w:r w:rsidR="003A19D5" w:rsidRPr="00BB0106" w:rsidDel="00F547C2">
          <w:rPr>
            <w:b w:val="0"/>
            <w:bCs w:val="0"/>
            <w:webHidden/>
            <w:rPrChange w:id="1673"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674" w:author="Andries Pandia" w:date="2025-08-26T08:27:00Z">
              <w:rPr>
                <w:bCs w:val="0"/>
                <w:webHidden/>
              </w:rPr>
            </w:rPrChange>
          </w:rPr>
          <w:fldChar w:fldCharType="separate"/>
        </w:r>
        <w:r w:rsidR="003A19D5" w:rsidRPr="00BB0106" w:rsidDel="00F547C2">
          <w:rPr>
            <w:bCs w:val="0"/>
            <w:webHidden/>
            <w:rPrChange w:id="1675" w:author="Andries Pandia" w:date="2025-08-26T08:27:00Z">
              <w:rPr>
                <w:bCs w:val="0"/>
                <w:webHidden/>
              </w:rPr>
            </w:rPrChange>
          </w:rPr>
          <w:delText>vi</w:delText>
        </w:r>
        <w:r w:rsidR="003A19D5" w:rsidRPr="00BB0106" w:rsidDel="00F547C2">
          <w:rPr>
            <w:bCs w:val="0"/>
            <w:webHidden/>
            <w:rPrChange w:id="1676" w:author="Andries Pandia" w:date="2025-08-26T08:27:00Z">
              <w:rPr>
                <w:bCs w:val="0"/>
                <w:webHidden/>
              </w:rPr>
            </w:rPrChange>
          </w:rPr>
          <w:fldChar w:fldCharType="end"/>
        </w:r>
        <w:r w:rsidRPr="00BB0106" w:rsidDel="00F547C2">
          <w:rPr>
            <w:bCs w:val="0"/>
            <w:rPrChange w:id="1677" w:author="Andries Pandia" w:date="2025-08-26T08:27:00Z">
              <w:rPr>
                <w:bCs w:val="0"/>
              </w:rPr>
            </w:rPrChange>
          </w:rPr>
          <w:fldChar w:fldCharType="end"/>
        </w:r>
      </w:del>
    </w:p>
    <w:p w14:paraId="16401BCD" w14:textId="4AEB8731" w:rsidR="003A19D5" w:rsidRPr="00BB0106" w:rsidDel="00F547C2" w:rsidRDefault="00CE4C16">
      <w:pPr>
        <w:pStyle w:val="Heading1"/>
        <w:rPr>
          <w:del w:id="1678" w:author="Andries Pandia" w:date="2025-08-21T17:05:00Z"/>
          <w:rFonts w:eastAsiaTheme="minorEastAsia" w:cstheme="minorBidi"/>
          <w:i/>
          <w:iCs/>
          <w:rPrChange w:id="1679" w:author="Andries Pandia" w:date="2025-08-26T08:27:00Z">
            <w:rPr>
              <w:del w:id="1680" w:author="Andries Pandia" w:date="2025-08-21T17:05:00Z"/>
              <w:rFonts w:eastAsiaTheme="minorEastAsia" w:cstheme="minorBidi"/>
              <w:b w:val="0"/>
              <w:bCs w:val="0"/>
              <w:iCs w:val="0"/>
              <w:lang w:val="en-ID"/>
            </w:rPr>
          </w:rPrChange>
        </w:rPr>
        <w:pPrChange w:id="1681" w:author="Andries Pandia" w:date="2025-08-22T17:22:00Z">
          <w:pPr>
            <w:pStyle w:val="TOC1"/>
          </w:pPr>
        </w:pPrChange>
      </w:pPr>
      <w:del w:id="1682" w:author="Andries Pandia" w:date="2025-08-21T17:05:00Z">
        <w:r w:rsidRPr="00BB0106" w:rsidDel="00F547C2">
          <w:rPr>
            <w:b w:val="0"/>
            <w:bCs w:val="0"/>
            <w:rPrChange w:id="1683" w:author="Andries Pandia" w:date="2025-08-26T08:27:00Z">
              <w:rPr>
                <w:b w:val="0"/>
                <w:bCs w:val="0"/>
                <w:iCs w:val="0"/>
                <w:lang w:val="en-US"/>
              </w:rPr>
            </w:rPrChange>
          </w:rPr>
          <w:fldChar w:fldCharType="begin"/>
        </w:r>
        <w:r w:rsidRPr="00BB0106" w:rsidDel="00F547C2">
          <w:rPr>
            <w:b w:val="0"/>
            <w:bCs w:val="0"/>
            <w:rPrChange w:id="1684" w:author="Andries Pandia" w:date="2025-08-26T08:27:00Z">
              <w:rPr>
                <w:b w:val="0"/>
                <w:bCs w:val="0"/>
                <w:iCs w:val="0"/>
                <w:lang w:val="en-US"/>
              </w:rPr>
            </w:rPrChange>
          </w:rPr>
          <w:delInstrText xml:space="preserve"> HYPERLINK \l "_Toc206166462" </w:delInstrText>
        </w:r>
        <w:r w:rsidRPr="00BB0106" w:rsidDel="00F547C2">
          <w:rPr>
            <w:b w:val="0"/>
            <w:bCs w:val="0"/>
            <w:rPrChange w:id="1685"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686" w:author="Andries Pandia" w:date="2025-08-26T08:27:00Z">
              <w:rPr>
                <w:b w:val="0"/>
                <w:bCs w:val="0"/>
                <w:iCs w:val="0"/>
                <w:lang w:val="en-US"/>
              </w:rPr>
            </w:rPrChange>
          </w:rPr>
          <w:fldChar w:fldCharType="separate"/>
        </w:r>
        <w:r w:rsidR="003A19D5" w:rsidRPr="00BB0106" w:rsidDel="00F547C2">
          <w:rPr>
            <w:rStyle w:val="Hyperlink"/>
            <w:rPrChange w:id="1687" w:author="Andries Pandia" w:date="2025-08-26T08:27:00Z">
              <w:rPr>
                <w:rStyle w:val="Hyperlink"/>
                <w:lang w:val="en-US"/>
              </w:rPr>
            </w:rPrChange>
          </w:rPr>
          <w:delText>D</w:delText>
        </w:r>
        <w:r w:rsidR="003A19D5" w:rsidRPr="00BB0106" w:rsidDel="00F547C2">
          <w:rPr>
            <w:rStyle w:val="Hyperlink"/>
            <w:b w:val="0"/>
            <w:bCs w:val="0"/>
            <w:rPrChange w:id="1688" w:author="Andries Pandia" w:date="2025-08-26T08:27:00Z">
              <w:rPr>
                <w:rStyle w:val="Hyperlink"/>
                <w:b w:val="0"/>
                <w:bCs w:val="0"/>
                <w:iCs w:val="0"/>
                <w:lang w:val="en-US"/>
              </w:rPr>
            </w:rPrChange>
          </w:rPr>
          <w:delText>AFTAR I</w:delText>
        </w:r>
        <w:r w:rsidR="003A19D5" w:rsidRPr="00BB0106" w:rsidDel="00F547C2">
          <w:rPr>
            <w:rStyle w:val="Hyperlink"/>
            <w:rPrChange w:id="1689" w:author="Andries Pandia" w:date="2025-08-26T08:27:00Z">
              <w:rPr>
                <w:rStyle w:val="Hyperlink"/>
                <w:lang w:val="en-US"/>
              </w:rPr>
            </w:rPrChange>
          </w:rPr>
          <w:delText>SI</w:delText>
        </w:r>
        <w:r w:rsidR="003A19D5" w:rsidRPr="00BB0106" w:rsidDel="00F547C2">
          <w:rPr>
            <w:b w:val="0"/>
            <w:bCs w:val="0"/>
            <w:webHidden/>
            <w:rPrChange w:id="1690" w:author="Andries Pandia" w:date="2025-08-26T08:27:00Z">
              <w:rPr>
                <w:b w:val="0"/>
                <w:bCs w:val="0"/>
                <w:iCs w:val="0"/>
                <w:webHidden/>
                <w:lang w:val="en-US"/>
              </w:rPr>
            </w:rPrChange>
          </w:rPr>
          <w:tab/>
        </w:r>
        <w:r w:rsidR="003A19D5" w:rsidRPr="00BB0106" w:rsidDel="00F547C2">
          <w:rPr>
            <w:b w:val="0"/>
            <w:bCs w:val="0"/>
            <w:webHidden/>
            <w:rPrChange w:id="1691" w:author="Andries Pandia" w:date="2025-08-26T08:27:00Z">
              <w:rPr>
                <w:b w:val="0"/>
                <w:bCs w:val="0"/>
                <w:iCs w:val="0"/>
                <w:webHidden/>
                <w:lang w:val="en-US"/>
              </w:rPr>
            </w:rPrChange>
          </w:rPr>
          <w:fldChar w:fldCharType="begin"/>
        </w:r>
        <w:r w:rsidR="003A19D5" w:rsidRPr="00BB0106" w:rsidDel="00F547C2">
          <w:rPr>
            <w:b w:val="0"/>
            <w:bCs w:val="0"/>
            <w:webHidden/>
            <w:rPrChange w:id="1692" w:author="Andries Pandia" w:date="2025-08-26T08:27:00Z">
              <w:rPr>
                <w:b w:val="0"/>
                <w:bCs w:val="0"/>
                <w:iCs w:val="0"/>
                <w:webHidden/>
                <w:lang w:val="en-US"/>
              </w:rPr>
            </w:rPrChange>
          </w:rPr>
          <w:delInstrText xml:space="preserve"> PAGEREF _Toc206166462 \h </w:delInstrText>
        </w:r>
        <w:r w:rsidR="003A19D5" w:rsidRPr="00BB0106" w:rsidDel="00F547C2">
          <w:rPr>
            <w:b w:val="0"/>
            <w:bCs w:val="0"/>
            <w:webHidden/>
            <w:rPrChange w:id="1693"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1694" w:author="Andries Pandia" w:date="2025-08-26T08:27:00Z">
              <w:rPr>
                <w:b w:val="0"/>
                <w:bCs w:val="0"/>
                <w:iCs w:val="0"/>
                <w:webHidden/>
                <w:lang w:val="en-US"/>
              </w:rPr>
            </w:rPrChange>
          </w:rPr>
          <w:fldChar w:fldCharType="separate"/>
        </w:r>
        <w:r w:rsidR="003A19D5" w:rsidRPr="00BB0106" w:rsidDel="00F547C2">
          <w:rPr>
            <w:b w:val="0"/>
            <w:bCs w:val="0"/>
            <w:webHidden/>
            <w:rPrChange w:id="1695" w:author="Andries Pandia" w:date="2025-08-26T08:27:00Z">
              <w:rPr>
                <w:b w:val="0"/>
                <w:bCs w:val="0"/>
                <w:iCs w:val="0"/>
                <w:webHidden/>
                <w:lang w:val="en-US"/>
              </w:rPr>
            </w:rPrChange>
          </w:rPr>
          <w:delText>viii</w:delText>
        </w:r>
        <w:r w:rsidR="003A19D5" w:rsidRPr="00BB0106" w:rsidDel="00F547C2">
          <w:rPr>
            <w:b w:val="0"/>
            <w:bCs w:val="0"/>
            <w:webHidden/>
            <w:rPrChange w:id="1696" w:author="Andries Pandia" w:date="2025-08-26T08:27:00Z">
              <w:rPr>
                <w:b w:val="0"/>
                <w:bCs w:val="0"/>
                <w:iCs w:val="0"/>
                <w:webHidden/>
                <w:lang w:val="en-US"/>
              </w:rPr>
            </w:rPrChange>
          </w:rPr>
          <w:fldChar w:fldCharType="end"/>
        </w:r>
        <w:r w:rsidRPr="00BB0106" w:rsidDel="00F547C2">
          <w:rPr>
            <w:b w:val="0"/>
            <w:bCs w:val="0"/>
            <w:rPrChange w:id="1697" w:author="Andries Pandia" w:date="2025-08-26T08:27:00Z">
              <w:rPr>
                <w:b w:val="0"/>
                <w:bCs w:val="0"/>
                <w:iCs w:val="0"/>
                <w:lang w:val="en-US"/>
              </w:rPr>
            </w:rPrChange>
          </w:rPr>
          <w:fldChar w:fldCharType="end"/>
        </w:r>
      </w:del>
    </w:p>
    <w:p w14:paraId="347747FD" w14:textId="59B16D0B" w:rsidR="003A19D5" w:rsidRPr="00BB0106" w:rsidDel="00F547C2" w:rsidRDefault="00CE4C16">
      <w:pPr>
        <w:pStyle w:val="Heading1"/>
        <w:rPr>
          <w:del w:id="1698" w:author="Andries Pandia" w:date="2025-08-21T17:05:00Z"/>
          <w:rFonts w:eastAsiaTheme="minorEastAsia" w:cstheme="minorBidi"/>
          <w:i/>
          <w:iCs/>
          <w:rPrChange w:id="1699" w:author="Andries Pandia" w:date="2025-08-26T08:27:00Z">
            <w:rPr>
              <w:del w:id="1700" w:author="Andries Pandia" w:date="2025-08-21T17:05:00Z"/>
              <w:rFonts w:eastAsiaTheme="minorEastAsia" w:cstheme="minorBidi"/>
              <w:b w:val="0"/>
              <w:bCs w:val="0"/>
              <w:iCs w:val="0"/>
              <w:lang w:val="en-ID"/>
            </w:rPr>
          </w:rPrChange>
        </w:rPr>
        <w:pPrChange w:id="1701" w:author="Andries Pandia" w:date="2025-08-22T17:22:00Z">
          <w:pPr>
            <w:pStyle w:val="TOC1"/>
          </w:pPr>
        </w:pPrChange>
      </w:pPr>
      <w:del w:id="1702" w:author="Andries Pandia" w:date="2025-08-21T17:05:00Z">
        <w:r w:rsidRPr="00BB0106" w:rsidDel="00F547C2">
          <w:rPr>
            <w:b w:val="0"/>
            <w:bCs w:val="0"/>
            <w:rPrChange w:id="1703" w:author="Andries Pandia" w:date="2025-08-26T08:27:00Z">
              <w:rPr>
                <w:b w:val="0"/>
                <w:bCs w:val="0"/>
                <w:iCs w:val="0"/>
                <w:lang w:val="en-US"/>
              </w:rPr>
            </w:rPrChange>
          </w:rPr>
          <w:fldChar w:fldCharType="begin"/>
        </w:r>
        <w:r w:rsidRPr="00BB0106" w:rsidDel="00F547C2">
          <w:rPr>
            <w:b w:val="0"/>
            <w:bCs w:val="0"/>
            <w:rPrChange w:id="1704" w:author="Andries Pandia" w:date="2025-08-26T08:27:00Z">
              <w:rPr>
                <w:b w:val="0"/>
                <w:bCs w:val="0"/>
                <w:iCs w:val="0"/>
                <w:lang w:val="en-US"/>
              </w:rPr>
            </w:rPrChange>
          </w:rPr>
          <w:delInstrText xml:space="preserve"> HYPERLINK \l "_Toc206166463" </w:delInstrText>
        </w:r>
        <w:r w:rsidRPr="00BB0106" w:rsidDel="00F547C2">
          <w:rPr>
            <w:b w:val="0"/>
            <w:bCs w:val="0"/>
            <w:rPrChange w:id="1705"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706" w:author="Andries Pandia" w:date="2025-08-26T08:27:00Z">
              <w:rPr>
                <w:b w:val="0"/>
                <w:bCs w:val="0"/>
                <w:iCs w:val="0"/>
                <w:lang w:val="en-US"/>
              </w:rPr>
            </w:rPrChange>
          </w:rPr>
          <w:fldChar w:fldCharType="separate"/>
        </w:r>
        <w:r w:rsidR="003A19D5" w:rsidRPr="00BB0106" w:rsidDel="00F547C2">
          <w:rPr>
            <w:rStyle w:val="Hyperlink"/>
            <w:b w:val="0"/>
            <w:bCs w:val="0"/>
            <w:rPrChange w:id="1707" w:author="Andries Pandia" w:date="2025-08-26T08:27:00Z">
              <w:rPr>
                <w:rStyle w:val="Hyperlink"/>
                <w:b w:val="0"/>
                <w:bCs w:val="0"/>
                <w:iCs w:val="0"/>
                <w:lang w:val="en-US"/>
              </w:rPr>
            </w:rPrChange>
          </w:rPr>
          <w:delText>DAFTAR GAMBAR</w:delText>
        </w:r>
        <w:r w:rsidR="003A19D5" w:rsidRPr="00BB0106" w:rsidDel="00F547C2">
          <w:rPr>
            <w:b w:val="0"/>
            <w:bCs w:val="0"/>
            <w:webHidden/>
            <w:rPrChange w:id="1708" w:author="Andries Pandia" w:date="2025-08-26T08:27:00Z">
              <w:rPr>
                <w:b w:val="0"/>
                <w:bCs w:val="0"/>
                <w:iCs w:val="0"/>
                <w:webHidden/>
                <w:lang w:val="en-US"/>
              </w:rPr>
            </w:rPrChange>
          </w:rPr>
          <w:tab/>
        </w:r>
        <w:r w:rsidR="003A19D5" w:rsidRPr="00BB0106" w:rsidDel="00F547C2">
          <w:rPr>
            <w:b w:val="0"/>
            <w:bCs w:val="0"/>
            <w:webHidden/>
            <w:rPrChange w:id="1709" w:author="Andries Pandia" w:date="2025-08-26T08:27:00Z">
              <w:rPr>
                <w:b w:val="0"/>
                <w:bCs w:val="0"/>
                <w:iCs w:val="0"/>
                <w:webHidden/>
                <w:lang w:val="en-US"/>
              </w:rPr>
            </w:rPrChange>
          </w:rPr>
          <w:fldChar w:fldCharType="begin"/>
        </w:r>
        <w:r w:rsidR="003A19D5" w:rsidRPr="00BB0106" w:rsidDel="00F547C2">
          <w:rPr>
            <w:b w:val="0"/>
            <w:bCs w:val="0"/>
            <w:webHidden/>
            <w:rPrChange w:id="1710" w:author="Andries Pandia" w:date="2025-08-26T08:27:00Z">
              <w:rPr>
                <w:b w:val="0"/>
                <w:bCs w:val="0"/>
                <w:iCs w:val="0"/>
                <w:webHidden/>
                <w:lang w:val="en-US"/>
              </w:rPr>
            </w:rPrChange>
          </w:rPr>
          <w:delInstrText xml:space="preserve"> PAGEREF _Toc206166463 \h </w:delInstrText>
        </w:r>
        <w:r w:rsidR="003A19D5" w:rsidRPr="00BB0106" w:rsidDel="00F547C2">
          <w:rPr>
            <w:b w:val="0"/>
            <w:bCs w:val="0"/>
            <w:webHidden/>
            <w:rPrChange w:id="1711"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1712" w:author="Andries Pandia" w:date="2025-08-26T08:27:00Z">
              <w:rPr>
                <w:b w:val="0"/>
                <w:bCs w:val="0"/>
                <w:iCs w:val="0"/>
                <w:webHidden/>
                <w:lang w:val="en-US"/>
              </w:rPr>
            </w:rPrChange>
          </w:rPr>
          <w:fldChar w:fldCharType="separate"/>
        </w:r>
        <w:r w:rsidR="003A19D5" w:rsidRPr="00BB0106" w:rsidDel="00F547C2">
          <w:rPr>
            <w:b w:val="0"/>
            <w:bCs w:val="0"/>
            <w:webHidden/>
            <w:rPrChange w:id="1713" w:author="Andries Pandia" w:date="2025-08-26T08:27:00Z">
              <w:rPr>
                <w:b w:val="0"/>
                <w:bCs w:val="0"/>
                <w:iCs w:val="0"/>
                <w:webHidden/>
                <w:lang w:val="en-US"/>
              </w:rPr>
            </w:rPrChange>
          </w:rPr>
          <w:delText>x</w:delText>
        </w:r>
        <w:r w:rsidR="003A19D5" w:rsidRPr="00BB0106" w:rsidDel="00F547C2">
          <w:rPr>
            <w:b w:val="0"/>
            <w:bCs w:val="0"/>
            <w:webHidden/>
            <w:rPrChange w:id="1714" w:author="Andries Pandia" w:date="2025-08-26T08:27:00Z">
              <w:rPr>
                <w:b w:val="0"/>
                <w:bCs w:val="0"/>
                <w:iCs w:val="0"/>
                <w:webHidden/>
                <w:lang w:val="en-US"/>
              </w:rPr>
            </w:rPrChange>
          </w:rPr>
          <w:fldChar w:fldCharType="end"/>
        </w:r>
        <w:r w:rsidRPr="00BB0106" w:rsidDel="00F547C2">
          <w:rPr>
            <w:b w:val="0"/>
            <w:bCs w:val="0"/>
            <w:rPrChange w:id="1715" w:author="Andries Pandia" w:date="2025-08-26T08:27:00Z">
              <w:rPr>
                <w:b w:val="0"/>
                <w:bCs w:val="0"/>
                <w:iCs w:val="0"/>
                <w:lang w:val="en-US"/>
              </w:rPr>
            </w:rPrChange>
          </w:rPr>
          <w:fldChar w:fldCharType="end"/>
        </w:r>
      </w:del>
    </w:p>
    <w:p w14:paraId="5F117772" w14:textId="304CEA19" w:rsidR="003A19D5" w:rsidRPr="00BB0106" w:rsidDel="00F547C2" w:rsidRDefault="00CE4C16">
      <w:pPr>
        <w:pStyle w:val="Heading1"/>
        <w:rPr>
          <w:del w:id="1716" w:author="Andries Pandia" w:date="2025-08-21T17:05:00Z"/>
          <w:rFonts w:eastAsiaTheme="minorEastAsia" w:cstheme="minorBidi"/>
          <w:i/>
          <w:iCs/>
          <w:rPrChange w:id="1717" w:author="Andries Pandia" w:date="2025-08-26T08:27:00Z">
            <w:rPr>
              <w:del w:id="1718" w:author="Andries Pandia" w:date="2025-08-21T17:05:00Z"/>
              <w:rFonts w:eastAsiaTheme="minorEastAsia" w:cstheme="minorBidi"/>
              <w:b w:val="0"/>
              <w:bCs w:val="0"/>
              <w:iCs w:val="0"/>
              <w:lang w:val="en-ID"/>
            </w:rPr>
          </w:rPrChange>
        </w:rPr>
        <w:pPrChange w:id="1719" w:author="Andries Pandia" w:date="2025-08-22T17:22:00Z">
          <w:pPr>
            <w:pStyle w:val="TOC1"/>
          </w:pPr>
        </w:pPrChange>
      </w:pPr>
      <w:del w:id="1720" w:author="Andries Pandia" w:date="2025-08-21T17:05:00Z">
        <w:r w:rsidRPr="00BB0106" w:rsidDel="00F547C2">
          <w:rPr>
            <w:b w:val="0"/>
            <w:bCs w:val="0"/>
            <w:rPrChange w:id="1721" w:author="Andries Pandia" w:date="2025-08-26T08:27:00Z">
              <w:rPr>
                <w:b w:val="0"/>
                <w:bCs w:val="0"/>
                <w:iCs w:val="0"/>
                <w:lang w:val="en-US"/>
              </w:rPr>
            </w:rPrChange>
          </w:rPr>
          <w:fldChar w:fldCharType="begin"/>
        </w:r>
        <w:r w:rsidRPr="00BB0106" w:rsidDel="00F547C2">
          <w:rPr>
            <w:b w:val="0"/>
            <w:bCs w:val="0"/>
            <w:rPrChange w:id="1722" w:author="Andries Pandia" w:date="2025-08-26T08:27:00Z">
              <w:rPr>
                <w:b w:val="0"/>
                <w:bCs w:val="0"/>
                <w:iCs w:val="0"/>
                <w:lang w:val="en-US"/>
              </w:rPr>
            </w:rPrChange>
          </w:rPr>
          <w:delInstrText xml:space="preserve"> HYPERLINK \l "_Toc206166464" </w:delInstrText>
        </w:r>
        <w:r w:rsidRPr="00BB0106" w:rsidDel="00F547C2">
          <w:rPr>
            <w:b w:val="0"/>
            <w:bCs w:val="0"/>
            <w:rPrChange w:id="1723"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724" w:author="Andries Pandia" w:date="2025-08-26T08:27:00Z">
              <w:rPr>
                <w:b w:val="0"/>
                <w:bCs w:val="0"/>
                <w:iCs w:val="0"/>
                <w:lang w:val="en-US"/>
              </w:rPr>
            </w:rPrChange>
          </w:rPr>
          <w:fldChar w:fldCharType="separate"/>
        </w:r>
        <w:r w:rsidR="003A19D5" w:rsidRPr="00BB0106" w:rsidDel="00F547C2">
          <w:rPr>
            <w:rStyle w:val="Hyperlink"/>
            <w:b w:val="0"/>
            <w:bCs w:val="0"/>
            <w:rPrChange w:id="1725" w:author="Andries Pandia" w:date="2025-08-26T08:27:00Z">
              <w:rPr>
                <w:rStyle w:val="Hyperlink"/>
                <w:b w:val="0"/>
                <w:bCs w:val="0"/>
                <w:iCs w:val="0"/>
                <w:lang w:val="en-US"/>
              </w:rPr>
            </w:rPrChange>
          </w:rPr>
          <w:delText>DAFTAR TABEL</w:delText>
        </w:r>
        <w:r w:rsidR="003A19D5" w:rsidRPr="00BB0106" w:rsidDel="00F547C2">
          <w:rPr>
            <w:b w:val="0"/>
            <w:bCs w:val="0"/>
            <w:webHidden/>
            <w:rPrChange w:id="1726" w:author="Andries Pandia" w:date="2025-08-26T08:27:00Z">
              <w:rPr>
                <w:b w:val="0"/>
                <w:bCs w:val="0"/>
                <w:iCs w:val="0"/>
                <w:webHidden/>
                <w:lang w:val="en-US"/>
              </w:rPr>
            </w:rPrChange>
          </w:rPr>
          <w:tab/>
        </w:r>
        <w:r w:rsidR="003A19D5" w:rsidRPr="00BB0106" w:rsidDel="00F547C2">
          <w:rPr>
            <w:b w:val="0"/>
            <w:bCs w:val="0"/>
            <w:webHidden/>
            <w:rPrChange w:id="1727" w:author="Andries Pandia" w:date="2025-08-26T08:27:00Z">
              <w:rPr>
                <w:b w:val="0"/>
                <w:bCs w:val="0"/>
                <w:iCs w:val="0"/>
                <w:webHidden/>
                <w:lang w:val="en-US"/>
              </w:rPr>
            </w:rPrChange>
          </w:rPr>
          <w:fldChar w:fldCharType="begin"/>
        </w:r>
        <w:r w:rsidR="003A19D5" w:rsidRPr="00BB0106" w:rsidDel="00F547C2">
          <w:rPr>
            <w:b w:val="0"/>
            <w:bCs w:val="0"/>
            <w:webHidden/>
            <w:rPrChange w:id="1728" w:author="Andries Pandia" w:date="2025-08-26T08:27:00Z">
              <w:rPr>
                <w:b w:val="0"/>
                <w:bCs w:val="0"/>
                <w:iCs w:val="0"/>
                <w:webHidden/>
                <w:lang w:val="en-US"/>
              </w:rPr>
            </w:rPrChange>
          </w:rPr>
          <w:delInstrText xml:space="preserve"> PAGEREF _Toc206166464 \h </w:delInstrText>
        </w:r>
        <w:r w:rsidR="003A19D5" w:rsidRPr="00BB0106" w:rsidDel="00F547C2">
          <w:rPr>
            <w:b w:val="0"/>
            <w:bCs w:val="0"/>
            <w:webHidden/>
            <w:rPrChange w:id="1729"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1730" w:author="Andries Pandia" w:date="2025-08-26T08:27:00Z">
              <w:rPr>
                <w:b w:val="0"/>
                <w:bCs w:val="0"/>
                <w:iCs w:val="0"/>
                <w:webHidden/>
                <w:lang w:val="en-US"/>
              </w:rPr>
            </w:rPrChange>
          </w:rPr>
          <w:fldChar w:fldCharType="separate"/>
        </w:r>
        <w:r w:rsidR="003A19D5" w:rsidRPr="00BB0106" w:rsidDel="00F547C2">
          <w:rPr>
            <w:b w:val="0"/>
            <w:bCs w:val="0"/>
            <w:webHidden/>
            <w:rPrChange w:id="1731" w:author="Andries Pandia" w:date="2025-08-26T08:27:00Z">
              <w:rPr>
                <w:b w:val="0"/>
                <w:bCs w:val="0"/>
                <w:iCs w:val="0"/>
                <w:webHidden/>
                <w:lang w:val="en-US"/>
              </w:rPr>
            </w:rPrChange>
          </w:rPr>
          <w:delText>xi</w:delText>
        </w:r>
        <w:r w:rsidR="003A19D5" w:rsidRPr="00BB0106" w:rsidDel="00F547C2">
          <w:rPr>
            <w:b w:val="0"/>
            <w:bCs w:val="0"/>
            <w:webHidden/>
            <w:rPrChange w:id="1732" w:author="Andries Pandia" w:date="2025-08-26T08:27:00Z">
              <w:rPr>
                <w:b w:val="0"/>
                <w:bCs w:val="0"/>
                <w:iCs w:val="0"/>
                <w:webHidden/>
                <w:lang w:val="en-US"/>
              </w:rPr>
            </w:rPrChange>
          </w:rPr>
          <w:fldChar w:fldCharType="end"/>
        </w:r>
        <w:r w:rsidRPr="00BB0106" w:rsidDel="00F547C2">
          <w:rPr>
            <w:b w:val="0"/>
            <w:bCs w:val="0"/>
            <w:rPrChange w:id="1733" w:author="Andries Pandia" w:date="2025-08-26T08:27:00Z">
              <w:rPr>
                <w:b w:val="0"/>
                <w:bCs w:val="0"/>
                <w:iCs w:val="0"/>
                <w:lang w:val="en-US"/>
              </w:rPr>
            </w:rPrChange>
          </w:rPr>
          <w:fldChar w:fldCharType="end"/>
        </w:r>
      </w:del>
    </w:p>
    <w:p w14:paraId="3C2035A5" w14:textId="225AB568" w:rsidR="003A19D5" w:rsidRPr="00BB0106" w:rsidDel="00F547C2" w:rsidRDefault="00CE4C16">
      <w:pPr>
        <w:pStyle w:val="Heading1"/>
        <w:rPr>
          <w:del w:id="1734" w:author="Andries Pandia" w:date="2025-08-21T17:05:00Z"/>
          <w:rFonts w:eastAsiaTheme="minorEastAsia" w:cstheme="minorBidi"/>
          <w:i/>
          <w:iCs/>
          <w:rPrChange w:id="1735" w:author="Andries Pandia" w:date="2025-08-26T08:27:00Z">
            <w:rPr>
              <w:del w:id="1736" w:author="Andries Pandia" w:date="2025-08-21T17:05:00Z"/>
              <w:rFonts w:eastAsiaTheme="minorEastAsia" w:cstheme="minorBidi"/>
              <w:b w:val="0"/>
              <w:bCs w:val="0"/>
              <w:iCs w:val="0"/>
              <w:lang w:val="en-ID"/>
            </w:rPr>
          </w:rPrChange>
        </w:rPr>
        <w:pPrChange w:id="1737" w:author="Andries Pandia" w:date="2025-08-22T17:22:00Z">
          <w:pPr>
            <w:pStyle w:val="TOC1"/>
          </w:pPr>
        </w:pPrChange>
      </w:pPr>
      <w:del w:id="1738" w:author="Andries Pandia" w:date="2025-08-21T17:05:00Z">
        <w:r w:rsidRPr="00BB0106" w:rsidDel="00F547C2">
          <w:rPr>
            <w:b w:val="0"/>
            <w:bCs w:val="0"/>
            <w:rPrChange w:id="1739" w:author="Andries Pandia" w:date="2025-08-26T08:27:00Z">
              <w:rPr>
                <w:b w:val="0"/>
                <w:bCs w:val="0"/>
                <w:iCs w:val="0"/>
                <w:lang w:val="en-US"/>
              </w:rPr>
            </w:rPrChange>
          </w:rPr>
          <w:fldChar w:fldCharType="begin"/>
        </w:r>
        <w:r w:rsidRPr="00BB0106" w:rsidDel="00F547C2">
          <w:rPr>
            <w:b w:val="0"/>
            <w:bCs w:val="0"/>
            <w:rPrChange w:id="1740" w:author="Andries Pandia" w:date="2025-08-26T08:27:00Z">
              <w:rPr>
                <w:b w:val="0"/>
                <w:bCs w:val="0"/>
                <w:iCs w:val="0"/>
                <w:lang w:val="en-US"/>
              </w:rPr>
            </w:rPrChange>
          </w:rPr>
          <w:delInstrText xml:space="preserve"> HYPERLINK \l "_Toc206166465" </w:delInstrText>
        </w:r>
        <w:r w:rsidRPr="00BB0106" w:rsidDel="00F547C2">
          <w:rPr>
            <w:b w:val="0"/>
            <w:bCs w:val="0"/>
            <w:rPrChange w:id="1741"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742" w:author="Andries Pandia" w:date="2025-08-26T08:27:00Z">
              <w:rPr>
                <w:b w:val="0"/>
                <w:bCs w:val="0"/>
                <w:iCs w:val="0"/>
                <w:lang w:val="en-US"/>
              </w:rPr>
            </w:rPrChange>
          </w:rPr>
          <w:fldChar w:fldCharType="separate"/>
        </w:r>
        <w:r w:rsidR="003A19D5" w:rsidRPr="00BB0106" w:rsidDel="00F547C2">
          <w:rPr>
            <w:rStyle w:val="Hyperlink"/>
            <w:b w:val="0"/>
            <w:bCs w:val="0"/>
            <w:rPrChange w:id="1743" w:author="Andries Pandia" w:date="2025-08-26T08:27:00Z">
              <w:rPr>
                <w:rStyle w:val="Hyperlink"/>
                <w:b w:val="0"/>
                <w:bCs w:val="0"/>
                <w:iCs w:val="0"/>
                <w:lang w:val="en-US"/>
              </w:rPr>
            </w:rPrChange>
          </w:rPr>
          <w:delText>DAFTAR LAMPIRAN</w:delText>
        </w:r>
        <w:r w:rsidR="003A19D5" w:rsidRPr="00BB0106" w:rsidDel="00F547C2">
          <w:rPr>
            <w:b w:val="0"/>
            <w:bCs w:val="0"/>
            <w:webHidden/>
            <w:rPrChange w:id="1744" w:author="Andries Pandia" w:date="2025-08-26T08:27:00Z">
              <w:rPr>
                <w:b w:val="0"/>
                <w:bCs w:val="0"/>
                <w:iCs w:val="0"/>
                <w:webHidden/>
                <w:lang w:val="en-US"/>
              </w:rPr>
            </w:rPrChange>
          </w:rPr>
          <w:tab/>
        </w:r>
        <w:r w:rsidR="003A19D5" w:rsidRPr="00BB0106" w:rsidDel="00F547C2">
          <w:rPr>
            <w:b w:val="0"/>
            <w:bCs w:val="0"/>
            <w:webHidden/>
            <w:rPrChange w:id="1745" w:author="Andries Pandia" w:date="2025-08-26T08:27:00Z">
              <w:rPr>
                <w:b w:val="0"/>
                <w:bCs w:val="0"/>
                <w:iCs w:val="0"/>
                <w:webHidden/>
                <w:lang w:val="en-US"/>
              </w:rPr>
            </w:rPrChange>
          </w:rPr>
          <w:fldChar w:fldCharType="begin"/>
        </w:r>
        <w:r w:rsidR="003A19D5" w:rsidRPr="00BB0106" w:rsidDel="00F547C2">
          <w:rPr>
            <w:b w:val="0"/>
            <w:bCs w:val="0"/>
            <w:webHidden/>
            <w:rPrChange w:id="1746" w:author="Andries Pandia" w:date="2025-08-26T08:27:00Z">
              <w:rPr>
                <w:b w:val="0"/>
                <w:bCs w:val="0"/>
                <w:iCs w:val="0"/>
                <w:webHidden/>
                <w:lang w:val="en-US"/>
              </w:rPr>
            </w:rPrChange>
          </w:rPr>
          <w:delInstrText xml:space="preserve"> PAGEREF _Toc206166465 \h </w:delInstrText>
        </w:r>
        <w:r w:rsidR="003A19D5" w:rsidRPr="00BB0106" w:rsidDel="00F547C2">
          <w:rPr>
            <w:b w:val="0"/>
            <w:bCs w:val="0"/>
            <w:webHidden/>
            <w:rPrChange w:id="1747"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1748" w:author="Andries Pandia" w:date="2025-08-26T08:27:00Z">
              <w:rPr>
                <w:b w:val="0"/>
                <w:bCs w:val="0"/>
                <w:iCs w:val="0"/>
                <w:webHidden/>
                <w:lang w:val="en-US"/>
              </w:rPr>
            </w:rPrChange>
          </w:rPr>
          <w:fldChar w:fldCharType="separate"/>
        </w:r>
        <w:r w:rsidR="003A19D5" w:rsidRPr="00BB0106" w:rsidDel="00F547C2">
          <w:rPr>
            <w:b w:val="0"/>
            <w:bCs w:val="0"/>
            <w:webHidden/>
            <w:rPrChange w:id="1749" w:author="Andries Pandia" w:date="2025-08-26T08:27:00Z">
              <w:rPr>
                <w:b w:val="0"/>
                <w:bCs w:val="0"/>
                <w:iCs w:val="0"/>
                <w:webHidden/>
                <w:lang w:val="en-US"/>
              </w:rPr>
            </w:rPrChange>
          </w:rPr>
          <w:delText>xii</w:delText>
        </w:r>
        <w:r w:rsidR="003A19D5" w:rsidRPr="00BB0106" w:rsidDel="00F547C2">
          <w:rPr>
            <w:b w:val="0"/>
            <w:bCs w:val="0"/>
            <w:webHidden/>
            <w:rPrChange w:id="1750" w:author="Andries Pandia" w:date="2025-08-26T08:27:00Z">
              <w:rPr>
                <w:b w:val="0"/>
                <w:bCs w:val="0"/>
                <w:iCs w:val="0"/>
                <w:webHidden/>
                <w:lang w:val="en-US"/>
              </w:rPr>
            </w:rPrChange>
          </w:rPr>
          <w:fldChar w:fldCharType="end"/>
        </w:r>
        <w:r w:rsidRPr="00BB0106" w:rsidDel="00F547C2">
          <w:rPr>
            <w:b w:val="0"/>
            <w:bCs w:val="0"/>
            <w:rPrChange w:id="1751" w:author="Andries Pandia" w:date="2025-08-26T08:27:00Z">
              <w:rPr>
                <w:b w:val="0"/>
                <w:bCs w:val="0"/>
                <w:iCs w:val="0"/>
                <w:lang w:val="en-US"/>
              </w:rPr>
            </w:rPrChange>
          </w:rPr>
          <w:fldChar w:fldCharType="end"/>
        </w:r>
      </w:del>
    </w:p>
    <w:p w14:paraId="3AB6BDA1" w14:textId="534A474C" w:rsidR="003A19D5" w:rsidRPr="00BB0106" w:rsidDel="00F547C2" w:rsidRDefault="00CE4C16">
      <w:pPr>
        <w:pStyle w:val="Heading1"/>
        <w:rPr>
          <w:del w:id="1752" w:author="Andries Pandia" w:date="2025-08-21T17:05:00Z"/>
          <w:rFonts w:eastAsiaTheme="minorEastAsia" w:cstheme="minorBidi"/>
          <w:i/>
          <w:iCs/>
          <w:rPrChange w:id="1753" w:author="Andries Pandia" w:date="2025-08-26T08:27:00Z">
            <w:rPr>
              <w:del w:id="1754" w:author="Andries Pandia" w:date="2025-08-21T17:05:00Z"/>
              <w:rFonts w:eastAsiaTheme="minorEastAsia" w:cstheme="minorBidi"/>
              <w:b w:val="0"/>
              <w:bCs w:val="0"/>
              <w:iCs w:val="0"/>
              <w:lang w:val="en-ID"/>
            </w:rPr>
          </w:rPrChange>
        </w:rPr>
        <w:pPrChange w:id="1755" w:author="Andries Pandia" w:date="2025-08-22T17:22:00Z">
          <w:pPr>
            <w:pStyle w:val="TOC1"/>
          </w:pPr>
        </w:pPrChange>
      </w:pPr>
      <w:del w:id="1756" w:author="Andries Pandia" w:date="2025-08-21T17:05:00Z">
        <w:r w:rsidRPr="00BB0106" w:rsidDel="00F547C2">
          <w:rPr>
            <w:b w:val="0"/>
            <w:bCs w:val="0"/>
            <w:rPrChange w:id="1757" w:author="Andries Pandia" w:date="2025-08-26T08:27:00Z">
              <w:rPr>
                <w:b w:val="0"/>
                <w:bCs w:val="0"/>
                <w:iCs w:val="0"/>
                <w:lang w:val="en-US"/>
              </w:rPr>
            </w:rPrChange>
          </w:rPr>
          <w:fldChar w:fldCharType="begin"/>
        </w:r>
        <w:r w:rsidRPr="00BB0106" w:rsidDel="00F547C2">
          <w:rPr>
            <w:b w:val="0"/>
            <w:bCs w:val="0"/>
            <w:rPrChange w:id="1758" w:author="Andries Pandia" w:date="2025-08-26T08:27:00Z">
              <w:rPr>
                <w:b w:val="0"/>
                <w:bCs w:val="0"/>
                <w:iCs w:val="0"/>
                <w:lang w:val="en-US"/>
              </w:rPr>
            </w:rPrChange>
          </w:rPr>
          <w:delInstrText xml:space="preserve"> HYPERLINK \l "_Toc206166466" </w:delInstrText>
        </w:r>
        <w:r w:rsidRPr="00BB0106" w:rsidDel="00F547C2">
          <w:rPr>
            <w:b w:val="0"/>
            <w:bCs w:val="0"/>
            <w:rPrChange w:id="1759"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760" w:author="Andries Pandia" w:date="2025-08-26T08:27:00Z">
              <w:rPr>
                <w:b w:val="0"/>
                <w:bCs w:val="0"/>
                <w:iCs w:val="0"/>
                <w:lang w:val="en-US"/>
              </w:rPr>
            </w:rPrChange>
          </w:rPr>
          <w:fldChar w:fldCharType="separate"/>
        </w:r>
        <w:r w:rsidR="003A19D5" w:rsidRPr="00BB0106" w:rsidDel="00F547C2">
          <w:rPr>
            <w:rStyle w:val="Hyperlink"/>
            <w:b w:val="0"/>
            <w:bCs w:val="0"/>
            <w:rPrChange w:id="1761" w:author="Andries Pandia" w:date="2025-08-26T08:27:00Z">
              <w:rPr>
                <w:rStyle w:val="Hyperlink"/>
                <w:b w:val="0"/>
                <w:bCs w:val="0"/>
                <w:iCs w:val="0"/>
                <w:lang w:val="en-US"/>
              </w:rPr>
            </w:rPrChange>
          </w:rPr>
          <w:delText>1  PENDAHULUAN</w:delText>
        </w:r>
        <w:r w:rsidR="003A19D5" w:rsidRPr="00BB0106" w:rsidDel="00F547C2">
          <w:rPr>
            <w:b w:val="0"/>
            <w:bCs w:val="0"/>
            <w:webHidden/>
            <w:rPrChange w:id="1762" w:author="Andries Pandia" w:date="2025-08-26T08:27:00Z">
              <w:rPr>
                <w:b w:val="0"/>
                <w:bCs w:val="0"/>
                <w:iCs w:val="0"/>
                <w:webHidden/>
                <w:lang w:val="en-US"/>
              </w:rPr>
            </w:rPrChange>
          </w:rPr>
          <w:tab/>
        </w:r>
        <w:r w:rsidR="003A19D5" w:rsidRPr="00BB0106" w:rsidDel="00F547C2">
          <w:rPr>
            <w:b w:val="0"/>
            <w:bCs w:val="0"/>
            <w:webHidden/>
            <w:rPrChange w:id="1763" w:author="Andries Pandia" w:date="2025-08-26T08:27:00Z">
              <w:rPr>
                <w:b w:val="0"/>
                <w:bCs w:val="0"/>
                <w:iCs w:val="0"/>
                <w:webHidden/>
                <w:lang w:val="en-US"/>
              </w:rPr>
            </w:rPrChange>
          </w:rPr>
          <w:fldChar w:fldCharType="begin"/>
        </w:r>
        <w:r w:rsidR="003A19D5" w:rsidRPr="00BB0106" w:rsidDel="00F547C2">
          <w:rPr>
            <w:b w:val="0"/>
            <w:bCs w:val="0"/>
            <w:webHidden/>
            <w:rPrChange w:id="1764" w:author="Andries Pandia" w:date="2025-08-26T08:27:00Z">
              <w:rPr>
                <w:b w:val="0"/>
                <w:bCs w:val="0"/>
                <w:iCs w:val="0"/>
                <w:webHidden/>
                <w:lang w:val="en-US"/>
              </w:rPr>
            </w:rPrChange>
          </w:rPr>
          <w:delInstrText xml:space="preserve"> PAGEREF _Toc206166466 \h </w:delInstrText>
        </w:r>
        <w:r w:rsidR="003A19D5" w:rsidRPr="00BB0106" w:rsidDel="00F547C2">
          <w:rPr>
            <w:b w:val="0"/>
            <w:bCs w:val="0"/>
            <w:webHidden/>
            <w:rPrChange w:id="1765"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1766" w:author="Andries Pandia" w:date="2025-08-26T08:27:00Z">
              <w:rPr>
                <w:b w:val="0"/>
                <w:bCs w:val="0"/>
                <w:iCs w:val="0"/>
                <w:webHidden/>
                <w:lang w:val="en-US"/>
              </w:rPr>
            </w:rPrChange>
          </w:rPr>
          <w:fldChar w:fldCharType="separate"/>
        </w:r>
        <w:r w:rsidR="003A19D5" w:rsidRPr="00BB0106" w:rsidDel="00F547C2">
          <w:rPr>
            <w:b w:val="0"/>
            <w:bCs w:val="0"/>
            <w:webHidden/>
            <w:rPrChange w:id="1767" w:author="Andries Pandia" w:date="2025-08-26T08:27:00Z">
              <w:rPr>
                <w:b w:val="0"/>
                <w:bCs w:val="0"/>
                <w:iCs w:val="0"/>
                <w:webHidden/>
                <w:lang w:val="en-US"/>
              </w:rPr>
            </w:rPrChange>
          </w:rPr>
          <w:delText>xiii</w:delText>
        </w:r>
        <w:r w:rsidR="003A19D5" w:rsidRPr="00BB0106" w:rsidDel="00F547C2">
          <w:rPr>
            <w:b w:val="0"/>
            <w:bCs w:val="0"/>
            <w:webHidden/>
            <w:rPrChange w:id="1768" w:author="Andries Pandia" w:date="2025-08-26T08:27:00Z">
              <w:rPr>
                <w:b w:val="0"/>
                <w:bCs w:val="0"/>
                <w:iCs w:val="0"/>
                <w:webHidden/>
                <w:lang w:val="en-US"/>
              </w:rPr>
            </w:rPrChange>
          </w:rPr>
          <w:fldChar w:fldCharType="end"/>
        </w:r>
        <w:r w:rsidRPr="00BB0106" w:rsidDel="00F547C2">
          <w:rPr>
            <w:b w:val="0"/>
            <w:bCs w:val="0"/>
            <w:rPrChange w:id="1769" w:author="Andries Pandia" w:date="2025-08-26T08:27:00Z">
              <w:rPr>
                <w:b w:val="0"/>
                <w:bCs w:val="0"/>
                <w:iCs w:val="0"/>
                <w:lang w:val="en-US"/>
              </w:rPr>
            </w:rPrChange>
          </w:rPr>
          <w:fldChar w:fldCharType="end"/>
        </w:r>
      </w:del>
    </w:p>
    <w:p w14:paraId="0F95964B" w14:textId="42A6F295" w:rsidR="003A19D5" w:rsidRPr="00BB0106" w:rsidDel="00F547C2" w:rsidRDefault="00CE4C16">
      <w:pPr>
        <w:pStyle w:val="Heading1"/>
        <w:rPr>
          <w:del w:id="1770" w:author="Andries Pandia" w:date="2025-08-21T17:05:00Z"/>
          <w:rFonts w:eastAsiaTheme="minorEastAsia" w:cstheme="minorBidi"/>
          <w:rPrChange w:id="1771" w:author="Andries Pandia" w:date="2025-08-26T08:27:00Z">
            <w:rPr>
              <w:del w:id="1772" w:author="Andries Pandia" w:date="2025-08-21T17:05:00Z"/>
              <w:rFonts w:eastAsiaTheme="minorEastAsia" w:cstheme="minorBidi"/>
              <w:bCs w:val="0"/>
              <w:lang w:val="en-ID"/>
            </w:rPr>
          </w:rPrChange>
        </w:rPr>
        <w:pPrChange w:id="1773" w:author="Andries Pandia" w:date="2025-08-22T17:22:00Z">
          <w:pPr>
            <w:pStyle w:val="TOC2"/>
          </w:pPr>
        </w:pPrChange>
      </w:pPr>
      <w:del w:id="1774" w:author="Andries Pandia" w:date="2025-08-21T17:05:00Z">
        <w:r w:rsidRPr="00BB0106" w:rsidDel="00F547C2">
          <w:rPr>
            <w:bCs w:val="0"/>
            <w:rPrChange w:id="1775" w:author="Andries Pandia" w:date="2025-08-26T08:27:00Z">
              <w:rPr>
                <w:bCs w:val="0"/>
              </w:rPr>
            </w:rPrChange>
          </w:rPr>
          <w:fldChar w:fldCharType="begin"/>
        </w:r>
        <w:r w:rsidRPr="00BB0106" w:rsidDel="00F547C2">
          <w:rPr>
            <w:bCs w:val="0"/>
            <w:rPrChange w:id="1776" w:author="Andries Pandia" w:date="2025-08-26T08:27:00Z">
              <w:rPr>
                <w:bCs w:val="0"/>
              </w:rPr>
            </w:rPrChange>
          </w:rPr>
          <w:delInstrText xml:space="preserve"> HYPERLINK \l "_Toc206166467" </w:delInstrText>
        </w:r>
        <w:r w:rsidRPr="00BB0106" w:rsidDel="00F547C2">
          <w:rPr>
            <w:b w:val="0"/>
            <w:bCs w:val="0"/>
            <w:rPrChange w:id="1777" w:author="Andries Pandia" w:date="2025-08-26T08:27:00Z">
              <w:rPr>
                <w:rFonts w:eastAsiaTheme="majorEastAsia" w:cstheme="majorBidi"/>
                <w:b w:val="0"/>
                <w:bCs w:val="0"/>
                <w:color w:val="000000"/>
                <w:spacing w:val="-10"/>
                <w:sz w:val="28"/>
                <w:szCs w:val="28"/>
              </w:rPr>
            </w:rPrChange>
          </w:rPr>
        </w:r>
        <w:r w:rsidRPr="00BB0106" w:rsidDel="00F547C2">
          <w:rPr>
            <w:bCs w:val="0"/>
            <w:rPrChange w:id="1778" w:author="Andries Pandia" w:date="2025-08-26T08:27:00Z">
              <w:rPr>
                <w:bCs w:val="0"/>
              </w:rPr>
            </w:rPrChange>
          </w:rPr>
          <w:fldChar w:fldCharType="separate"/>
        </w:r>
        <w:r w:rsidR="003A19D5" w:rsidRPr="00BB0106" w:rsidDel="00F547C2">
          <w:rPr>
            <w:rStyle w:val="Hyperlink"/>
            <w:rPrChange w:id="1779" w:author="Andries Pandia" w:date="2025-08-26T08:27:00Z">
              <w:rPr>
                <w:rStyle w:val="Hyperlink"/>
              </w:rPr>
            </w:rPrChange>
          </w:rPr>
          <w:delText xml:space="preserve">1.1 </w:delText>
        </w:r>
        <w:r w:rsidR="003A19D5" w:rsidRPr="00BB0106" w:rsidDel="00F547C2">
          <w:rPr>
            <w:rFonts w:eastAsiaTheme="minorEastAsia" w:cstheme="minorBidi"/>
            <w:bCs w:val="0"/>
            <w:rPrChange w:id="1780" w:author="Andries Pandia" w:date="2025-08-26T08:27:00Z">
              <w:rPr>
                <w:rFonts w:eastAsiaTheme="minorEastAsia" w:cstheme="minorBidi"/>
                <w:bCs w:val="0"/>
              </w:rPr>
            </w:rPrChange>
          </w:rPr>
          <w:tab/>
        </w:r>
        <w:r w:rsidR="003A19D5" w:rsidRPr="00BB0106" w:rsidDel="00F547C2">
          <w:rPr>
            <w:rStyle w:val="Hyperlink"/>
            <w:rPrChange w:id="1781" w:author="Andries Pandia" w:date="2025-08-26T08:27:00Z">
              <w:rPr>
                <w:rStyle w:val="Hyperlink"/>
              </w:rPr>
            </w:rPrChange>
          </w:rPr>
          <w:delText>Latar Belakang</w:delText>
        </w:r>
        <w:r w:rsidR="003A19D5" w:rsidRPr="00BB0106" w:rsidDel="00F547C2">
          <w:rPr>
            <w:bCs w:val="0"/>
            <w:webHidden/>
            <w:rPrChange w:id="1782" w:author="Andries Pandia" w:date="2025-08-26T08:27:00Z">
              <w:rPr>
                <w:bCs w:val="0"/>
                <w:webHidden/>
              </w:rPr>
            </w:rPrChange>
          </w:rPr>
          <w:tab/>
        </w:r>
        <w:r w:rsidR="003A19D5" w:rsidRPr="00BB0106" w:rsidDel="00F547C2">
          <w:rPr>
            <w:bCs w:val="0"/>
            <w:webHidden/>
            <w:rPrChange w:id="1783" w:author="Andries Pandia" w:date="2025-08-26T08:27:00Z">
              <w:rPr>
                <w:bCs w:val="0"/>
                <w:webHidden/>
              </w:rPr>
            </w:rPrChange>
          </w:rPr>
          <w:fldChar w:fldCharType="begin"/>
        </w:r>
        <w:r w:rsidR="003A19D5" w:rsidRPr="00BB0106" w:rsidDel="00F547C2">
          <w:rPr>
            <w:bCs w:val="0"/>
            <w:webHidden/>
            <w:rPrChange w:id="1784" w:author="Andries Pandia" w:date="2025-08-26T08:27:00Z">
              <w:rPr>
                <w:bCs w:val="0"/>
                <w:webHidden/>
              </w:rPr>
            </w:rPrChange>
          </w:rPr>
          <w:delInstrText xml:space="preserve"> PAGEREF _Toc206166467 \h </w:delInstrText>
        </w:r>
        <w:r w:rsidR="003A19D5" w:rsidRPr="00BB0106" w:rsidDel="00F547C2">
          <w:rPr>
            <w:b w:val="0"/>
            <w:bCs w:val="0"/>
            <w:webHidden/>
            <w:rPrChange w:id="1785"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786" w:author="Andries Pandia" w:date="2025-08-26T08:27:00Z">
              <w:rPr>
                <w:bCs w:val="0"/>
                <w:webHidden/>
              </w:rPr>
            </w:rPrChange>
          </w:rPr>
          <w:fldChar w:fldCharType="separate"/>
        </w:r>
        <w:r w:rsidR="003A19D5" w:rsidRPr="00BB0106" w:rsidDel="00F547C2">
          <w:rPr>
            <w:bCs w:val="0"/>
            <w:webHidden/>
            <w:rPrChange w:id="1787" w:author="Andries Pandia" w:date="2025-08-26T08:27:00Z">
              <w:rPr>
                <w:bCs w:val="0"/>
                <w:webHidden/>
              </w:rPr>
            </w:rPrChange>
          </w:rPr>
          <w:delText>xiii</w:delText>
        </w:r>
        <w:r w:rsidR="003A19D5" w:rsidRPr="00BB0106" w:rsidDel="00F547C2">
          <w:rPr>
            <w:bCs w:val="0"/>
            <w:webHidden/>
            <w:rPrChange w:id="1788" w:author="Andries Pandia" w:date="2025-08-26T08:27:00Z">
              <w:rPr>
                <w:bCs w:val="0"/>
                <w:webHidden/>
              </w:rPr>
            </w:rPrChange>
          </w:rPr>
          <w:fldChar w:fldCharType="end"/>
        </w:r>
        <w:r w:rsidRPr="00BB0106" w:rsidDel="00F547C2">
          <w:rPr>
            <w:bCs w:val="0"/>
            <w:rPrChange w:id="1789" w:author="Andries Pandia" w:date="2025-08-26T08:27:00Z">
              <w:rPr>
                <w:bCs w:val="0"/>
              </w:rPr>
            </w:rPrChange>
          </w:rPr>
          <w:fldChar w:fldCharType="end"/>
        </w:r>
      </w:del>
    </w:p>
    <w:p w14:paraId="78B375B0" w14:textId="6CEFB919" w:rsidR="003A19D5" w:rsidRPr="00BB0106" w:rsidDel="00F547C2" w:rsidRDefault="00CE4C16">
      <w:pPr>
        <w:pStyle w:val="Heading1"/>
        <w:rPr>
          <w:del w:id="1790" w:author="Andries Pandia" w:date="2025-08-21T17:05:00Z"/>
          <w:rFonts w:eastAsiaTheme="minorEastAsia" w:cstheme="minorBidi"/>
          <w:rPrChange w:id="1791" w:author="Andries Pandia" w:date="2025-08-26T08:27:00Z">
            <w:rPr>
              <w:del w:id="1792" w:author="Andries Pandia" w:date="2025-08-21T17:05:00Z"/>
              <w:rFonts w:eastAsiaTheme="minorEastAsia" w:cstheme="minorBidi"/>
              <w:bCs w:val="0"/>
              <w:lang w:val="en-ID"/>
            </w:rPr>
          </w:rPrChange>
        </w:rPr>
        <w:pPrChange w:id="1793" w:author="Andries Pandia" w:date="2025-08-22T17:22:00Z">
          <w:pPr>
            <w:pStyle w:val="TOC2"/>
          </w:pPr>
        </w:pPrChange>
      </w:pPr>
      <w:del w:id="1794" w:author="Andries Pandia" w:date="2025-08-21T17:05:00Z">
        <w:r w:rsidRPr="00BB0106" w:rsidDel="00F547C2">
          <w:rPr>
            <w:bCs w:val="0"/>
            <w:rPrChange w:id="1795" w:author="Andries Pandia" w:date="2025-08-26T08:27:00Z">
              <w:rPr>
                <w:bCs w:val="0"/>
              </w:rPr>
            </w:rPrChange>
          </w:rPr>
          <w:fldChar w:fldCharType="begin"/>
        </w:r>
        <w:r w:rsidRPr="00BB0106" w:rsidDel="00F547C2">
          <w:rPr>
            <w:bCs w:val="0"/>
            <w:rPrChange w:id="1796" w:author="Andries Pandia" w:date="2025-08-26T08:27:00Z">
              <w:rPr>
                <w:bCs w:val="0"/>
              </w:rPr>
            </w:rPrChange>
          </w:rPr>
          <w:delInstrText xml:space="preserve"> HYPERLINK \l "_Toc206166468" </w:delInstrText>
        </w:r>
        <w:r w:rsidRPr="00BB0106" w:rsidDel="00F547C2">
          <w:rPr>
            <w:b w:val="0"/>
            <w:bCs w:val="0"/>
            <w:rPrChange w:id="1797" w:author="Andries Pandia" w:date="2025-08-26T08:27:00Z">
              <w:rPr>
                <w:rFonts w:eastAsiaTheme="majorEastAsia" w:cstheme="majorBidi"/>
                <w:b w:val="0"/>
                <w:bCs w:val="0"/>
                <w:color w:val="000000"/>
                <w:spacing w:val="-10"/>
                <w:sz w:val="28"/>
                <w:szCs w:val="28"/>
              </w:rPr>
            </w:rPrChange>
          </w:rPr>
        </w:r>
        <w:r w:rsidRPr="00BB0106" w:rsidDel="00F547C2">
          <w:rPr>
            <w:bCs w:val="0"/>
            <w:rPrChange w:id="1798" w:author="Andries Pandia" w:date="2025-08-26T08:27:00Z">
              <w:rPr>
                <w:bCs w:val="0"/>
              </w:rPr>
            </w:rPrChange>
          </w:rPr>
          <w:fldChar w:fldCharType="separate"/>
        </w:r>
        <w:r w:rsidR="003A19D5" w:rsidRPr="00BB0106" w:rsidDel="00F547C2">
          <w:rPr>
            <w:rStyle w:val="Hyperlink"/>
            <w:bCs w:val="0"/>
            <w:rPrChange w:id="1799" w:author="Andries Pandia" w:date="2025-08-26T08:27:00Z">
              <w:rPr>
                <w:rStyle w:val="Hyperlink"/>
                <w:bCs w:val="0"/>
              </w:rPr>
            </w:rPrChange>
          </w:rPr>
          <w:delText xml:space="preserve">1.2 </w:delText>
        </w:r>
        <w:r w:rsidR="003A19D5" w:rsidRPr="00BB0106" w:rsidDel="00F547C2">
          <w:rPr>
            <w:rFonts w:eastAsiaTheme="minorEastAsia" w:cstheme="minorBidi"/>
            <w:bCs w:val="0"/>
            <w:rPrChange w:id="1800" w:author="Andries Pandia" w:date="2025-08-26T08:27:00Z">
              <w:rPr>
                <w:rFonts w:eastAsiaTheme="minorEastAsia" w:cstheme="minorBidi"/>
                <w:bCs w:val="0"/>
              </w:rPr>
            </w:rPrChange>
          </w:rPr>
          <w:tab/>
        </w:r>
        <w:r w:rsidR="003A19D5" w:rsidRPr="00BB0106" w:rsidDel="00F547C2">
          <w:rPr>
            <w:rStyle w:val="Hyperlink"/>
            <w:bCs w:val="0"/>
            <w:rPrChange w:id="1801" w:author="Andries Pandia" w:date="2025-08-26T08:27:00Z">
              <w:rPr>
                <w:rStyle w:val="Hyperlink"/>
                <w:bCs w:val="0"/>
              </w:rPr>
            </w:rPrChange>
          </w:rPr>
          <w:delText>Ruang Lingkup</w:delText>
        </w:r>
        <w:r w:rsidR="003A19D5" w:rsidRPr="00BB0106" w:rsidDel="00F547C2">
          <w:rPr>
            <w:bCs w:val="0"/>
            <w:webHidden/>
            <w:rPrChange w:id="1802" w:author="Andries Pandia" w:date="2025-08-26T08:27:00Z">
              <w:rPr>
                <w:bCs w:val="0"/>
                <w:webHidden/>
              </w:rPr>
            </w:rPrChange>
          </w:rPr>
          <w:tab/>
        </w:r>
        <w:r w:rsidR="003A19D5" w:rsidRPr="00BB0106" w:rsidDel="00F547C2">
          <w:rPr>
            <w:bCs w:val="0"/>
            <w:webHidden/>
            <w:rPrChange w:id="1803" w:author="Andries Pandia" w:date="2025-08-26T08:27:00Z">
              <w:rPr>
                <w:bCs w:val="0"/>
                <w:webHidden/>
              </w:rPr>
            </w:rPrChange>
          </w:rPr>
          <w:fldChar w:fldCharType="begin"/>
        </w:r>
        <w:r w:rsidR="003A19D5" w:rsidRPr="00BB0106" w:rsidDel="00F547C2">
          <w:rPr>
            <w:bCs w:val="0"/>
            <w:webHidden/>
            <w:rPrChange w:id="1804" w:author="Andries Pandia" w:date="2025-08-26T08:27:00Z">
              <w:rPr>
                <w:bCs w:val="0"/>
                <w:webHidden/>
              </w:rPr>
            </w:rPrChange>
          </w:rPr>
          <w:delInstrText xml:space="preserve"> PAGEREF _Toc206166468 \h </w:delInstrText>
        </w:r>
        <w:r w:rsidR="003A19D5" w:rsidRPr="00BB0106" w:rsidDel="00F547C2">
          <w:rPr>
            <w:b w:val="0"/>
            <w:bCs w:val="0"/>
            <w:webHidden/>
            <w:rPrChange w:id="1805"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806" w:author="Andries Pandia" w:date="2025-08-26T08:27:00Z">
              <w:rPr>
                <w:bCs w:val="0"/>
                <w:webHidden/>
              </w:rPr>
            </w:rPrChange>
          </w:rPr>
          <w:fldChar w:fldCharType="separate"/>
        </w:r>
        <w:r w:rsidR="003A19D5" w:rsidRPr="00BB0106" w:rsidDel="00F547C2">
          <w:rPr>
            <w:bCs w:val="0"/>
            <w:webHidden/>
            <w:rPrChange w:id="1807" w:author="Andries Pandia" w:date="2025-08-26T08:27:00Z">
              <w:rPr>
                <w:bCs w:val="0"/>
                <w:webHidden/>
              </w:rPr>
            </w:rPrChange>
          </w:rPr>
          <w:delText>xiv</w:delText>
        </w:r>
        <w:r w:rsidR="003A19D5" w:rsidRPr="00BB0106" w:rsidDel="00F547C2">
          <w:rPr>
            <w:bCs w:val="0"/>
            <w:webHidden/>
            <w:rPrChange w:id="1808" w:author="Andries Pandia" w:date="2025-08-26T08:27:00Z">
              <w:rPr>
                <w:bCs w:val="0"/>
                <w:webHidden/>
              </w:rPr>
            </w:rPrChange>
          </w:rPr>
          <w:fldChar w:fldCharType="end"/>
        </w:r>
        <w:r w:rsidRPr="00BB0106" w:rsidDel="00F547C2">
          <w:rPr>
            <w:bCs w:val="0"/>
            <w:rPrChange w:id="1809" w:author="Andries Pandia" w:date="2025-08-26T08:27:00Z">
              <w:rPr>
                <w:bCs w:val="0"/>
              </w:rPr>
            </w:rPrChange>
          </w:rPr>
          <w:fldChar w:fldCharType="end"/>
        </w:r>
      </w:del>
    </w:p>
    <w:p w14:paraId="17B6D4DB" w14:textId="2B8CE19F" w:rsidR="003A19D5" w:rsidRPr="00BB0106" w:rsidDel="00F547C2" w:rsidRDefault="00CE4C16">
      <w:pPr>
        <w:pStyle w:val="Heading1"/>
        <w:rPr>
          <w:del w:id="1810" w:author="Andries Pandia" w:date="2025-08-21T17:05:00Z"/>
          <w:rFonts w:eastAsiaTheme="minorEastAsia" w:cstheme="minorBidi"/>
          <w:rPrChange w:id="1811" w:author="Andries Pandia" w:date="2025-08-26T08:27:00Z">
            <w:rPr>
              <w:del w:id="1812" w:author="Andries Pandia" w:date="2025-08-21T17:05:00Z"/>
              <w:rFonts w:eastAsiaTheme="minorEastAsia" w:cstheme="minorBidi"/>
              <w:bCs w:val="0"/>
              <w:lang w:val="en-ID"/>
            </w:rPr>
          </w:rPrChange>
        </w:rPr>
        <w:pPrChange w:id="1813" w:author="Andries Pandia" w:date="2025-08-22T17:22:00Z">
          <w:pPr>
            <w:pStyle w:val="TOC2"/>
          </w:pPr>
        </w:pPrChange>
      </w:pPr>
      <w:del w:id="1814" w:author="Andries Pandia" w:date="2025-08-21T17:05:00Z">
        <w:r w:rsidRPr="00BB0106" w:rsidDel="00F547C2">
          <w:rPr>
            <w:bCs w:val="0"/>
            <w:rPrChange w:id="1815" w:author="Andries Pandia" w:date="2025-08-26T08:27:00Z">
              <w:rPr>
                <w:bCs w:val="0"/>
              </w:rPr>
            </w:rPrChange>
          </w:rPr>
          <w:fldChar w:fldCharType="begin"/>
        </w:r>
        <w:r w:rsidRPr="00BB0106" w:rsidDel="00F547C2">
          <w:rPr>
            <w:bCs w:val="0"/>
            <w:rPrChange w:id="1816" w:author="Andries Pandia" w:date="2025-08-26T08:27:00Z">
              <w:rPr>
                <w:bCs w:val="0"/>
              </w:rPr>
            </w:rPrChange>
          </w:rPr>
          <w:delInstrText xml:space="preserve"> HYPERLINK \l "_Toc206166469" </w:delInstrText>
        </w:r>
        <w:r w:rsidRPr="00BB0106" w:rsidDel="00F547C2">
          <w:rPr>
            <w:b w:val="0"/>
            <w:bCs w:val="0"/>
            <w:rPrChange w:id="1817" w:author="Andries Pandia" w:date="2025-08-26T08:27:00Z">
              <w:rPr>
                <w:rFonts w:eastAsiaTheme="majorEastAsia" w:cstheme="majorBidi"/>
                <w:b w:val="0"/>
                <w:bCs w:val="0"/>
                <w:color w:val="000000"/>
                <w:spacing w:val="-10"/>
                <w:sz w:val="28"/>
                <w:szCs w:val="28"/>
              </w:rPr>
            </w:rPrChange>
          </w:rPr>
        </w:r>
        <w:r w:rsidRPr="00BB0106" w:rsidDel="00F547C2">
          <w:rPr>
            <w:bCs w:val="0"/>
            <w:rPrChange w:id="1818" w:author="Andries Pandia" w:date="2025-08-26T08:27:00Z">
              <w:rPr>
                <w:bCs w:val="0"/>
              </w:rPr>
            </w:rPrChange>
          </w:rPr>
          <w:fldChar w:fldCharType="separate"/>
        </w:r>
        <w:r w:rsidR="003A19D5" w:rsidRPr="00BB0106" w:rsidDel="00F547C2">
          <w:rPr>
            <w:rStyle w:val="Hyperlink"/>
            <w:bCs w:val="0"/>
            <w:rPrChange w:id="1819" w:author="Andries Pandia" w:date="2025-08-26T08:27:00Z">
              <w:rPr>
                <w:rStyle w:val="Hyperlink"/>
                <w:bCs w:val="0"/>
              </w:rPr>
            </w:rPrChange>
          </w:rPr>
          <w:delText xml:space="preserve">1.3 </w:delText>
        </w:r>
        <w:r w:rsidR="003A19D5" w:rsidRPr="00BB0106" w:rsidDel="00F547C2">
          <w:rPr>
            <w:rFonts w:eastAsiaTheme="minorEastAsia" w:cstheme="minorBidi"/>
            <w:bCs w:val="0"/>
            <w:rPrChange w:id="1820" w:author="Andries Pandia" w:date="2025-08-26T08:27:00Z">
              <w:rPr>
                <w:rFonts w:eastAsiaTheme="minorEastAsia" w:cstheme="minorBidi"/>
                <w:bCs w:val="0"/>
              </w:rPr>
            </w:rPrChange>
          </w:rPr>
          <w:tab/>
        </w:r>
        <w:r w:rsidR="003A19D5" w:rsidRPr="00BB0106" w:rsidDel="00F547C2">
          <w:rPr>
            <w:rStyle w:val="Hyperlink"/>
            <w:bCs w:val="0"/>
            <w:rPrChange w:id="1821" w:author="Andries Pandia" w:date="2025-08-26T08:27:00Z">
              <w:rPr>
                <w:rStyle w:val="Hyperlink"/>
                <w:bCs w:val="0"/>
              </w:rPr>
            </w:rPrChange>
          </w:rPr>
          <w:delText>Tujuan Penelitian</w:delText>
        </w:r>
        <w:r w:rsidR="003A19D5" w:rsidRPr="00BB0106" w:rsidDel="00F547C2">
          <w:rPr>
            <w:bCs w:val="0"/>
            <w:webHidden/>
            <w:rPrChange w:id="1822" w:author="Andries Pandia" w:date="2025-08-26T08:27:00Z">
              <w:rPr>
                <w:bCs w:val="0"/>
                <w:webHidden/>
              </w:rPr>
            </w:rPrChange>
          </w:rPr>
          <w:tab/>
        </w:r>
        <w:r w:rsidR="003A19D5" w:rsidRPr="00BB0106" w:rsidDel="00F547C2">
          <w:rPr>
            <w:bCs w:val="0"/>
            <w:webHidden/>
            <w:rPrChange w:id="1823" w:author="Andries Pandia" w:date="2025-08-26T08:27:00Z">
              <w:rPr>
                <w:bCs w:val="0"/>
                <w:webHidden/>
              </w:rPr>
            </w:rPrChange>
          </w:rPr>
          <w:fldChar w:fldCharType="begin"/>
        </w:r>
        <w:r w:rsidR="003A19D5" w:rsidRPr="00BB0106" w:rsidDel="00F547C2">
          <w:rPr>
            <w:bCs w:val="0"/>
            <w:webHidden/>
            <w:rPrChange w:id="1824" w:author="Andries Pandia" w:date="2025-08-26T08:27:00Z">
              <w:rPr>
                <w:bCs w:val="0"/>
                <w:webHidden/>
              </w:rPr>
            </w:rPrChange>
          </w:rPr>
          <w:delInstrText xml:space="preserve"> PAGEREF _Toc206166469 \h </w:delInstrText>
        </w:r>
        <w:r w:rsidR="003A19D5" w:rsidRPr="00BB0106" w:rsidDel="00F547C2">
          <w:rPr>
            <w:b w:val="0"/>
            <w:bCs w:val="0"/>
            <w:webHidden/>
            <w:rPrChange w:id="1825"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826" w:author="Andries Pandia" w:date="2025-08-26T08:27:00Z">
              <w:rPr>
                <w:bCs w:val="0"/>
                <w:webHidden/>
              </w:rPr>
            </w:rPrChange>
          </w:rPr>
          <w:fldChar w:fldCharType="separate"/>
        </w:r>
        <w:r w:rsidR="003A19D5" w:rsidRPr="00BB0106" w:rsidDel="00F547C2">
          <w:rPr>
            <w:bCs w:val="0"/>
            <w:webHidden/>
            <w:rPrChange w:id="1827" w:author="Andries Pandia" w:date="2025-08-26T08:27:00Z">
              <w:rPr>
                <w:bCs w:val="0"/>
                <w:webHidden/>
              </w:rPr>
            </w:rPrChange>
          </w:rPr>
          <w:delText>xiv</w:delText>
        </w:r>
        <w:r w:rsidR="003A19D5" w:rsidRPr="00BB0106" w:rsidDel="00F547C2">
          <w:rPr>
            <w:bCs w:val="0"/>
            <w:webHidden/>
            <w:rPrChange w:id="1828" w:author="Andries Pandia" w:date="2025-08-26T08:27:00Z">
              <w:rPr>
                <w:bCs w:val="0"/>
                <w:webHidden/>
              </w:rPr>
            </w:rPrChange>
          </w:rPr>
          <w:fldChar w:fldCharType="end"/>
        </w:r>
        <w:r w:rsidRPr="00BB0106" w:rsidDel="00F547C2">
          <w:rPr>
            <w:bCs w:val="0"/>
            <w:rPrChange w:id="1829" w:author="Andries Pandia" w:date="2025-08-26T08:27:00Z">
              <w:rPr>
                <w:bCs w:val="0"/>
              </w:rPr>
            </w:rPrChange>
          </w:rPr>
          <w:fldChar w:fldCharType="end"/>
        </w:r>
      </w:del>
    </w:p>
    <w:p w14:paraId="5C108908" w14:textId="2B4EB941" w:rsidR="003A19D5" w:rsidRPr="00BB0106" w:rsidDel="00F547C2" w:rsidRDefault="00CE4C16">
      <w:pPr>
        <w:pStyle w:val="Heading1"/>
        <w:rPr>
          <w:del w:id="1830" w:author="Andries Pandia" w:date="2025-08-21T17:05:00Z"/>
          <w:rFonts w:eastAsiaTheme="minorEastAsia" w:cstheme="minorBidi"/>
          <w:rPrChange w:id="1831" w:author="Andries Pandia" w:date="2025-08-26T08:27:00Z">
            <w:rPr>
              <w:del w:id="1832" w:author="Andries Pandia" w:date="2025-08-21T17:05:00Z"/>
              <w:rFonts w:eastAsiaTheme="minorEastAsia" w:cstheme="minorBidi"/>
              <w:bCs w:val="0"/>
              <w:lang w:val="en-ID"/>
            </w:rPr>
          </w:rPrChange>
        </w:rPr>
        <w:pPrChange w:id="1833" w:author="Andries Pandia" w:date="2025-08-22T17:22:00Z">
          <w:pPr>
            <w:pStyle w:val="TOC2"/>
          </w:pPr>
        </w:pPrChange>
      </w:pPr>
      <w:del w:id="1834" w:author="Andries Pandia" w:date="2025-08-21T17:05:00Z">
        <w:r w:rsidRPr="00BB0106" w:rsidDel="00F547C2">
          <w:rPr>
            <w:bCs w:val="0"/>
            <w:rPrChange w:id="1835" w:author="Andries Pandia" w:date="2025-08-26T08:27:00Z">
              <w:rPr>
                <w:bCs w:val="0"/>
              </w:rPr>
            </w:rPrChange>
          </w:rPr>
          <w:fldChar w:fldCharType="begin"/>
        </w:r>
        <w:r w:rsidRPr="00BB0106" w:rsidDel="00F547C2">
          <w:rPr>
            <w:bCs w:val="0"/>
            <w:rPrChange w:id="1836" w:author="Andries Pandia" w:date="2025-08-26T08:27:00Z">
              <w:rPr>
                <w:bCs w:val="0"/>
              </w:rPr>
            </w:rPrChange>
          </w:rPr>
          <w:delInstrText xml:space="preserve"> HYPERLINK \l "_Toc206166470" </w:delInstrText>
        </w:r>
        <w:r w:rsidRPr="00BB0106" w:rsidDel="00F547C2">
          <w:rPr>
            <w:b w:val="0"/>
            <w:bCs w:val="0"/>
            <w:rPrChange w:id="1837" w:author="Andries Pandia" w:date="2025-08-26T08:27:00Z">
              <w:rPr>
                <w:rFonts w:eastAsiaTheme="majorEastAsia" w:cstheme="majorBidi"/>
                <w:b w:val="0"/>
                <w:bCs w:val="0"/>
                <w:color w:val="000000"/>
                <w:spacing w:val="-10"/>
                <w:sz w:val="28"/>
                <w:szCs w:val="28"/>
              </w:rPr>
            </w:rPrChange>
          </w:rPr>
        </w:r>
        <w:r w:rsidRPr="00BB0106" w:rsidDel="00F547C2">
          <w:rPr>
            <w:bCs w:val="0"/>
            <w:rPrChange w:id="1838" w:author="Andries Pandia" w:date="2025-08-26T08:27:00Z">
              <w:rPr>
                <w:bCs w:val="0"/>
              </w:rPr>
            </w:rPrChange>
          </w:rPr>
          <w:fldChar w:fldCharType="separate"/>
        </w:r>
        <w:r w:rsidR="003A19D5" w:rsidRPr="00BB0106" w:rsidDel="00F547C2">
          <w:rPr>
            <w:rStyle w:val="Hyperlink"/>
            <w:bCs w:val="0"/>
            <w:rPrChange w:id="1839" w:author="Andries Pandia" w:date="2025-08-26T08:27:00Z">
              <w:rPr>
                <w:rStyle w:val="Hyperlink"/>
                <w:bCs w:val="0"/>
              </w:rPr>
            </w:rPrChange>
          </w:rPr>
          <w:delText xml:space="preserve">1.4 </w:delText>
        </w:r>
        <w:r w:rsidR="003A19D5" w:rsidRPr="00BB0106" w:rsidDel="00F547C2">
          <w:rPr>
            <w:rFonts w:eastAsiaTheme="minorEastAsia" w:cstheme="minorBidi"/>
            <w:bCs w:val="0"/>
            <w:rPrChange w:id="1840" w:author="Andries Pandia" w:date="2025-08-26T08:27:00Z">
              <w:rPr>
                <w:rFonts w:eastAsiaTheme="minorEastAsia" w:cstheme="minorBidi"/>
                <w:bCs w:val="0"/>
              </w:rPr>
            </w:rPrChange>
          </w:rPr>
          <w:tab/>
        </w:r>
        <w:r w:rsidR="003A19D5" w:rsidRPr="00BB0106" w:rsidDel="00F547C2">
          <w:rPr>
            <w:rStyle w:val="Hyperlink"/>
            <w:bCs w:val="0"/>
            <w:rPrChange w:id="1841" w:author="Andries Pandia" w:date="2025-08-26T08:27:00Z">
              <w:rPr>
                <w:rStyle w:val="Hyperlink"/>
                <w:bCs w:val="0"/>
              </w:rPr>
            </w:rPrChange>
          </w:rPr>
          <w:delText>Metode Penulisan</w:delText>
        </w:r>
        <w:r w:rsidR="003A19D5" w:rsidRPr="00BB0106" w:rsidDel="00F547C2">
          <w:rPr>
            <w:bCs w:val="0"/>
            <w:webHidden/>
            <w:rPrChange w:id="1842" w:author="Andries Pandia" w:date="2025-08-26T08:27:00Z">
              <w:rPr>
                <w:bCs w:val="0"/>
                <w:webHidden/>
              </w:rPr>
            </w:rPrChange>
          </w:rPr>
          <w:tab/>
        </w:r>
        <w:r w:rsidR="003A19D5" w:rsidRPr="00BB0106" w:rsidDel="00F547C2">
          <w:rPr>
            <w:bCs w:val="0"/>
            <w:webHidden/>
            <w:rPrChange w:id="1843" w:author="Andries Pandia" w:date="2025-08-26T08:27:00Z">
              <w:rPr>
                <w:bCs w:val="0"/>
                <w:webHidden/>
              </w:rPr>
            </w:rPrChange>
          </w:rPr>
          <w:fldChar w:fldCharType="begin"/>
        </w:r>
        <w:r w:rsidR="003A19D5" w:rsidRPr="00BB0106" w:rsidDel="00F547C2">
          <w:rPr>
            <w:bCs w:val="0"/>
            <w:webHidden/>
            <w:rPrChange w:id="1844" w:author="Andries Pandia" w:date="2025-08-26T08:27:00Z">
              <w:rPr>
                <w:bCs w:val="0"/>
                <w:webHidden/>
              </w:rPr>
            </w:rPrChange>
          </w:rPr>
          <w:delInstrText xml:space="preserve"> PAGEREF _Toc206166470 \h </w:delInstrText>
        </w:r>
        <w:r w:rsidR="003A19D5" w:rsidRPr="00BB0106" w:rsidDel="00F547C2">
          <w:rPr>
            <w:b w:val="0"/>
            <w:bCs w:val="0"/>
            <w:webHidden/>
            <w:rPrChange w:id="1845"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846" w:author="Andries Pandia" w:date="2025-08-26T08:27:00Z">
              <w:rPr>
                <w:bCs w:val="0"/>
                <w:webHidden/>
              </w:rPr>
            </w:rPrChange>
          </w:rPr>
          <w:fldChar w:fldCharType="separate"/>
        </w:r>
        <w:r w:rsidR="003A19D5" w:rsidRPr="00BB0106" w:rsidDel="00F547C2">
          <w:rPr>
            <w:bCs w:val="0"/>
            <w:webHidden/>
            <w:rPrChange w:id="1847" w:author="Andries Pandia" w:date="2025-08-26T08:27:00Z">
              <w:rPr>
                <w:bCs w:val="0"/>
                <w:webHidden/>
              </w:rPr>
            </w:rPrChange>
          </w:rPr>
          <w:delText>xv</w:delText>
        </w:r>
        <w:r w:rsidR="003A19D5" w:rsidRPr="00BB0106" w:rsidDel="00F547C2">
          <w:rPr>
            <w:bCs w:val="0"/>
            <w:webHidden/>
            <w:rPrChange w:id="1848" w:author="Andries Pandia" w:date="2025-08-26T08:27:00Z">
              <w:rPr>
                <w:bCs w:val="0"/>
                <w:webHidden/>
              </w:rPr>
            </w:rPrChange>
          </w:rPr>
          <w:fldChar w:fldCharType="end"/>
        </w:r>
        <w:r w:rsidRPr="00BB0106" w:rsidDel="00F547C2">
          <w:rPr>
            <w:bCs w:val="0"/>
            <w:rPrChange w:id="1849" w:author="Andries Pandia" w:date="2025-08-26T08:27:00Z">
              <w:rPr>
                <w:bCs w:val="0"/>
              </w:rPr>
            </w:rPrChange>
          </w:rPr>
          <w:fldChar w:fldCharType="end"/>
        </w:r>
      </w:del>
    </w:p>
    <w:p w14:paraId="0165EFF2" w14:textId="3C8E0219" w:rsidR="003A19D5" w:rsidRPr="00BB0106" w:rsidDel="00F547C2" w:rsidRDefault="00CE4C16">
      <w:pPr>
        <w:pStyle w:val="Heading1"/>
        <w:rPr>
          <w:del w:id="1850" w:author="Andries Pandia" w:date="2025-08-21T17:05:00Z"/>
          <w:rFonts w:eastAsiaTheme="minorEastAsia" w:cstheme="minorBidi"/>
          <w:rPrChange w:id="1851" w:author="Andries Pandia" w:date="2025-08-26T08:27:00Z">
            <w:rPr>
              <w:del w:id="1852" w:author="Andries Pandia" w:date="2025-08-21T17:05:00Z"/>
              <w:rFonts w:eastAsiaTheme="minorEastAsia" w:cstheme="minorBidi"/>
              <w:bCs w:val="0"/>
              <w:lang w:val="en-ID"/>
            </w:rPr>
          </w:rPrChange>
        </w:rPr>
        <w:pPrChange w:id="1853" w:author="Andries Pandia" w:date="2025-08-22T17:22:00Z">
          <w:pPr>
            <w:pStyle w:val="TOC2"/>
          </w:pPr>
        </w:pPrChange>
      </w:pPr>
      <w:del w:id="1854" w:author="Andries Pandia" w:date="2025-08-21T17:05:00Z">
        <w:r w:rsidRPr="00BB0106" w:rsidDel="00F547C2">
          <w:rPr>
            <w:bCs w:val="0"/>
            <w:rPrChange w:id="1855" w:author="Andries Pandia" w:date="2025-08-26T08:27:00Z">
              <w:rPr>
                <w:bCs w:val="0"/>
              </w:rPr>
            </w:rPrChange>
          </w:rPr>
          <w:fldChar w:fldCharType="begin"/>
        </w:r>
        <w:r w:rsidRPr="00BB0106" w:rsidDel="00F547C2">
          <w:rPr>
            <w:bCs w:val="0"/>
            <w:rPrChange w:id="1856" w:author="Andries Pandia" w:date="2025-08-26T08:27:00Z">
              <w:rPr>
                <w:bCs w:val="0"/>
              </w:rPr>
            </w:rPrChange>
          </w:rPr>
          <w:delInstrText xml:space="preserve"> HYPERLINK \l "_Toc206166471" </w:delInstrText>
        </w:r>
        <w:r w:rsidRPr="00BB0106" w:rsidDel="00F547C2">
          <w:rPr>
            <w:b w:val="0"/>
            <w:bCs w:val="0"/>
            <w:rPrChange w:id="1857" w:author="Andries Pandia" w:date="2025-08-26T08:27:00Z">
              <w:rPr>
                <w:rFonts w:eastAsiaTheme="majorEastAsia" w:cstheme="majorBidi"/>
                <w:b w:val="0"/>
                <w:bCs w:val="0"/>
                <w:color w:val="000000"/>
                <w:spacing w:val="-10"/>
                <w:sz w:val="28"/>
                <w:szCs w:val="28"/>
              </w:rPr>
            </w:rPrChange>
          </w:rPr>
        </w:r>
        <w:r w:rsidRPr="00BB0106" w:rsidDel="00F547C2">
          <w:rPr>
            <w:bCs w:val="0"/>
            <w:rPrChange w:id="1858" w:author="Andries Pandia" w:date="2025-08-26T08:27:00Z">
              <w:rPr>
                <w:bCs w:val="0"/>
              </w:rPr>
            </w:rPrChange>
          </w:rPr>
          <w:fldChar w:fldCharType="separate"/>
        </w:r>
        <w:r w:rsidR="003A19D5" w:rsidRPr="00BB0106" w:rsidDel="00F547C2">
          <w:rPr>
            <w:rStyle w:val="Hyperlink"/>
            <w:bCs w:val="0"/>
            <w:rPrChange w:id="1859" w:author="Andries Pandia" w:date="2025-08-26T08:27:00Z">
              <w:rPr>
                <w:rStyle w:val="Hyperlink"/>
                <w:bCs w:val="0"/>
              </w:rPr>
            </w:rPrChange>
          </w:rPr>
          <w:delText xml:space="preserve">1.5 </w:delText>
        </w:r>
        <w:r w:rsidR="003A19D5" w:rsidRPr="00BB0106" w:rsidDel="00F547C2">
          <w:rPr>
            <w:rFonts w:eastAsiaTheme="minorEastAsia" w:cstheme="minorBidi"/>
            <w:bCs w:val="0"/>
            <w:rPrChange w:id="1860" w:author="Andries Pandia" w:date="2025-08-26T08:27:00Z">
              <w:rPr>
                <w:rFonts w:eastAsiaTheme="minorEastAsia" w:cstheme="minorBidi"/>
                <w:bCs w:val="0"/>
              </w:rPr>
            </w:rPrChange>
          </w:rPr>
          <w:tab/>
        </w:r>
        <w:r w:rsidR="003A19D5" w:rsidRPr="00BB0106" w:rsidDel="00F547C2">
          <w:rPr>
            <w:rStyle w:val="Hyperlink"/>
            <w:bCs w:val="0"/>
            <w:rPrChange w:id="1861" w:author="Andries Pandia" w:date="2025-08-26T08:27:00Z">
              <w:rPr>
                <w:rStyle w:val="Hyperlink"/>
                <w:bCs w:val="0"/>
              </w:rPr>
            </w:rPrChange>
          </w:rPr>
          <w:delText>Sistematika Penulisan</w:delText>
        </w:r>
        <w:r w:rsidR="003A19D5" w:rsidRPr="00BB0106" w:rsidDel="00F547C2">
          <w:rPr>
            <w:bCs w:val="0"/>
            <w:webHidden/>
            <w:rPrChange w:id="1862" w:author="Andries Pandia" w:date="2025-08-26T08:27:00Z">
              <w:rPr>
                <w:bCs w:val="0"/>
                <w:webHidden/>
              </w:rPr>
            </w:rPrChange>
          </w:rPr>
          <w:tab/>
        </w:r>
        <w:r w:rsidR="003A19D5" w:rsidRPr="00BB0106" w:rsidDel="00F547C2">
          <w:rPr>
            <w:bCs w:val="0"/>
            <w:webHidden/>
            <w:rPrChange w:id="1863" w:author="Andries Pandia" w:date="2025-08-26T08:27:00Z">
              <w:rPr>
                <w:bCs w:val="0"/>
                <w:webHidden/>
              </w:rPr>
            </w:rPrChange>
          </w:rPr>
          <w:fldChar w:fldCharType="begin"/>
        </w:r>
        <w:r w:rsidR="003A19D5" w:rsidRPr="00BB0106" w:rsidDel="00F547C2">
          <w:rPr>
            <w:bCs w:val="0"/>
            <w:webHidden/>
            <w:rPrChange w:id="1864" w:author="Andries Pandia" w:date="2025-08-26T08:27:00Z">
              <w:rPr>
                <w:bCs w:val="0"/>
                <w:webHidden/>
              </w:rPr>
            </w:rPrChange>
          </w:rPr>
          <w:delInstrText xml:space="preserve"> PAGEREF _Toc206166471 \h </w:delInstrText>
        </w:r>
        <w:r w:rsidR="003A19D5" w:rsidRPr="00BB0106" w:rsidDel="00F547C2">
          <w:rPr>
            <w:b w:val="0"/>
            <w:bCs w:val="0"/>
            <w:webHidden/>
            <w:rPrChange w:id="1865"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866" w:author="Andries Pandia" w:date="2025-08-26T08:27:00Z">
              <w:rPr>
                <w:bCs w:val="0"/>
                <w:webHidden/>
              </w:rPr>
            </w:rPrChange>
          </w:rPr>
          <w:fldChar w:fldCharType="separate"/>
        </w:r>
        <w:r w:rsidR="003A19D5" w:rsidRPr="00BB0106" w:rsidDel="00F547C2">
          <w:rPr>
            <w:bCs w:val="0"/>
            <w:webHidden/>
            <w:rPrChange w:id="1867" w:author="Andries Pandia" w:date="2025-08-26T08:27:00Z">
              <w:rPr>
                <w:bCs w:val="0"/>
                <w:webHidden/>
              </w:rPr>
            </w:rPrChange>
          </w:rPr>
          <w:delText>xvi</w:delText>
        </w:r>
        <w:r w:rsidR="003A19D5" w:rsidRPr="00BB0106" w:rsidDel="00F547C2">
          <w:rPr>
            <w:bCs w:val="0"/>
            <w:webHidden/>
            <w:rPrChange w:id="1868" w:author="Andries Pandia" w:date="2025-08-26T08:27:00Z">
              <w:rPr>
                <w:bCs w:val="0"/>
                <w:webHidden/>
              </w:rPr>
            </w:rPrChange>
          </w:rPr>
          <w:fldChar w:fldCharType="end"/>
        </w:r>
        <w:r w:rsidRPr="00BB0106" w:rsidDel="00F547C2">
          <w:rPr>
            <w:bCs w:val="0"/>
            <w:rPrChange w:id="1869" w:author="Andries Pandia" w:date="2025-08-26T08:27:00Z">
              <w:rPr>
                <w:bCs w:val="0"/>
              </w:rPr>
            </w:rPrChange>
          </w:rPr>
          <w:fldChar w:fldCharType="end"/>
        </w:r>
      </w:del>
    </w:p>
    <w:p w14:paraId="3EB2C9F1" w14:textId="50FA5E82" w:rsidR="003A19D5" w:rsidRPr="00BB0106" w:rsidDel="00F547C2" w:rsidRDefault="00CE4C16">
      <w:pPr>
        <w:pStyle w:val="Heading1"/>
        <w:rPr>
          <w:del w:id="1870" w:author="Andries Pandia" w:date="2025-08-21T17:05:00Z"/>
          <w:rFonts w:eastAsiaTheme="minorEastAsia" w:cstheme="minorBidi"/>
          <w:i/>
          <w:iCs/>
          <w:rPrChange w:id="1871" w:author="Andries Pandia" w:date="2025-08-26T08:27:00Z">
            <w:rPr>
              <w:del w:id="1872" w:author="Andries Pandia" w:date="2025-08-21T17:05:00Z"/>
              <w:rFonts w:eastAsiaTheme="minorEastAsia" w:cstheme="minorBidi"/>
              <w:b w:val="0"/>
              <w:bCs w:val="0"/>
              <w:iCs w:val="0"/>
              <w:lang w:val="en-ID"/>
            </w:rPr>
          </w:rPrChange>
        </w:rPr>
        <w:pPrChange w:id="1873" w:author="Andries Pandia" w:date="2025-08-22T17:22:00Z">
          <w:pPr>
            <w:pStyle w:val="TOC1"/>
          </w:pPr>
        </w:pPrChange>
      </w:pPr>
      <w:del w:id="1874" w:author="Andries Pandia" w:date="2025-08-21T17:05:00Z">
        <w:r w:rsidRPr="00BB0106" w:rsidDel="00F547C2">
          <w:rPr>
            <w:b w:val="0"/>
            <w:bCs w:val="0"/>
            <w:rPrChange w:id="1875" w:author="Andries Pandia" w:date="2025-08-26T08:27:00Z">
              <w:rPr>
                <w:b w:val="0"/>
                <w:bCs w:val="0"/>
                <w:iCs w:val="0"/>
                <w:lang w:val="en-US"/>
              </w:rPr>
            </w:rPrChange>
          </w:rPr>
          <w:fldChar w:fldCharType="begin"/>
        </w:r>
        <w:r w:rsidRPr="00BB0106" w:rsidDel="00F547C2">
          <w:rPr>
            <w:b w:val="0"/>
            <w:bCs w:val="0"/>
            <w:rPrChange w:id="1876" w:author="Andries Pandia" w:date="2025-08-26T08:27:00Z">
              <w:rPr>
                <w:b w:val="0"/>
                <w:bCs w:val="0"/>
                <w:iCs w:val="0"/>
                <w:lang w:val="en-US"/>
              </w:rPr>
            </w:rPrChange>
          </w:rPr>
          <w:delInstrText xml:space="preserve"> HYPERLINK \l "_Toc206166472" </w:delInstrText>
        </w:r>
        <w:r w:rsidRPr="00BB0106" w:rsidDel="00F547C2">
          <w:rPr>
            <w:b w:val="0"/>
            <w:bCs w:val="0"/>
            <w:rPrChange w:id="1877"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878" w:author="Andries Pandia" w:date="2025-08-26T08:27:00Z">
              <w:rPr>
                <w:b w:val="0"/>
                <w:bCs w:val="0"/>
                <w:iCs w:val="0"/>
                <w:lang w:val="en-US"/>
              </w:rPr>
            </w:rPrChange>
          </w:rPr>
          <w:fldChar w:fldCharType="separate"/>
        </w:r>
        <w:r w:rsidR="003A19D5" w:rsidRPr="00BB0106" w:rsidDel="00F547C2">
          <w:rPr>
            <w:rStyle w:val="Hyperlink"/>
            <w:b w:val="0"/>
            <w:bCs w:val="0"/>
            <w:rPrChange w:id="1879" w:author="Andries Pandia" w:date="2025-08-26T08:27:00Z">
              <w:rPr>
                <w:rStyle w:val="Hyperlink"/>
                <w:b w:val="0"/>
                <w:bCs w:val="0"/>
                <w:iCs w:val="0"/>
                <w:lang w:val="en-US"/>
              </w:rPr>
            </w:rPrChange>
          </w:rPr>
          <w:delText>2  TINJAUAN PUSTAKA</w:delText>
        </w:r>
        <w:r w:rsidR="003A19D5" w:rsidRPr="00BB0106" w:rsidDel="00F547C2">
          <w:rPr>
            <w:b w:val="0"/>
            <w:bCs w:val="0"/>
            <w:webHidden/>
            <w:rPrChange w:id="1880" w:author="Andries Pandia" w:date="2025-08-26T08:27:00Z">
              <w:rPr>
                <w:b w:val="0"/>
                <w:bCs w:val="0"/>
                <w:iCs w:val="0"/>
                <w:webHidden/>
                <w:lang w:val="en-US"/>
              </w:rPr>
            </w:rPrChange>
          </w:rPr>
          <w:tab/>
        </w:r>
        <w:r w:rsidR="003A19D5" w:rsidRPr="00BB0106" w:rsidDel="00F547C2">
          <w:rPr>
            <w:b w:val="0"/>
            <w:bCs w:val="0"/>
            <w:webHidden/>
            <w:rPrChange w:id="1881" w:author="Andries Pandia" w:date="2025-08-26T08:27:00Z">
              <w:rPr>
                <w:b w:val="0"/>
                <w:bCs w:val="0"/>
                <w:iCs w:val="0"/>
                <w:webHidden/>
                <w:lang w:val="en-US"/>
              </w:rPr>
            </w:rPrChange>
          </w:rPr>
          <w:fldChar w:fldCharType="begin"/>
        </w:r>
        <w:r w:rsidR="003A19D5" w:rsidRPr="00BB0106" w:rsidDel="00F547C2">
          <w:rPr>
            <w:b w:val="0"/>
            <w:bCs w:val="0"/>
            <w:webHidden/>
            <w:rPrChange w:id="1882" w:author="Andries Pandia" w:date="2025-08-26T08:27:00Z">
              <w:rPr>
                <w:b w:val="0"/>
                <w:bCs w:val="0"/>
                <w:iCs w:val="0"/>
                <w:webHidden/>
                <w:lang w:val="en-US"/>
              </w:rPr>
            </w:rPrChange>
          </w:rPr>
          <w:delInstrText xml:space="preserve"> PAGEREF _Toc206166472 \h </w:delInstrText>
        </w:r>
        <w:r w:rsidR="003A19D5" w:rsidRPr="00BB0106" w:rsidDel="00F547C2">
          <w:rPr>
            <w:b w:val="0"/>
            <w:bCs w:val="0"/>
            <w:webHidden/>
            <w:rPrChange w:id="1883"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1884" w:author="Andries Pandia" w:date="2025-08-26T08:27:00Z">
              <w:rPr>
                <w:b w:val="0"/>
                <w:bCs w:val="0"/>
                <w:iCs w:val="0"/>
                <w:webHidden/>
                <w:lang w:val="en-US"/>
              </w:rPr>
            </w:rPrChange>
          </w:rPr>
          <w:fldChar w:fldCharType="separate"/>
        </w:r>
        <w:r w:rsidR="003A19D5" w:rsidRPr="00BB0106" w:rsidDel="00F547C2">
          <w:rPr>
            <w:b w:val="0"/>
            <w:bCs w:val="0"/>
            <w:webHidden/>
            <w:rPrChange w:id="1885" w:author="Andries Pandia" w:date="2025-08-26T08:27:00Z">
              <w:rPr>
                <w:b w:val="0"/>
                <w:bCs w:val="0"/>
                <w:iCs w:val="0"/>
                <w:webHidden/>
                <w:lang w:val="en-US"/>
              </w:rPr>
            </w:rPrChange>
          </w:rPr>
          <w:delText>xvii</w:delText>
        </w:r>
        <w:r w:rsidR="003A19D5" w:rsidRPr="00BB0106" w:rsidDel="00F547C2">
          <w:rPr>
            <w:b w:val="0"/>
            <w:bCs w:val="0"/>
            <w:webHidden/>
            <w:rPrChange w:id="1886" w:author="Andries Pandia" w:date="2025-08-26T08:27:00Z">
              <w:rPr>
                <w:b w:val="0"/>
                <w:bCs w:val="0"/>
                <w:iCs w:val="0"/>
                <w:webHidden/>
                <w:lang w:val="en-US"/>
              </w:rPr>
            </w:rPrChange>
          </w:rPr>
          <w:fldChar w:fldCharType="end"/>
        </w:r>
        <w:r w:rsidRPr="00BB0106" w:rsidDel="00F547C2">
          <w:rPr>
            <w:b w:val="0"/>
            <w:bCs w:val="0"/>
            <w:rPrChange w:id="1887" w:author="Andries Pandia" w:date="2025-08-26T08:27:00Z">
              <w:rPr>
                <w:b w:val="0"/>
                <w:bCs w:val="0"/>
                <w:iCs w:val="0"/>
                <w:lang w:val="en-US"/>
              </w:rPr>
            </w:rPrChange>
          </w:rPr>
          <w:fldChar w:fldCharType="end"/>
        </w:r>
      </w:del>
    </w:p>
    <w:p w14:paraId="6BF9F0C6" w14:textId="5AE4680B" w:rsidR="003A19D5" w:rsidRPr="00BB0106" w:rsidDel="00F547C2" w:rsidRDefault="00CE4C16">
      <w:pPr>
        <w:pStyle w:val="Heading1"/>
        <w:rPr>
          <w:del w:id="1888" w:author="Andries Pandia" w:date="2025-08-21T17:05:00Z"/>
          <w:rFonts w:eastAsiaTheme="minorEastAsia" w:cstheme="minorBidi"/>
          <w:rPrChange w:id="1889" w:author="Andries Pandia" w:date="2025-08-26T08:27:00Z">
            <w:rPr>
              <w:del w:id="1890" w:author="Andries Pandia" w:date="2025-08-21T17:05:00Z"/>
              <w:rFonts w:eastAsiaTheme="minorEastAsia" w:cstheme="minorBidi"/>
              <w:bCs w:val="0"/>
              <w:lang w:val="en-ID"/>
            </w:rPr>
          </w:rPrChange>
        </w:rPr>
        <w:pPrChange w:id="1891" w:author="Andries Pandia" w:date="2025-08-22T17:22:00Z">
          <w:pPr>
            <w:pStyle w:val="TOC2"/>
          </w:pPr>
        </w:pPrChange>
      </w:pPr>
      <w:del w:id="1892" w:author="Andries Pandia" w:date="2025-08-21T17:05:00Z">
        <w:r w:rsidRPr="00BB0106" w:rsidDel="00F547C2">
          <w:rPr>
            <w:bCs w:val="0"/>
            <w:rPrChange w:id="1893" w:author="Andries Pandia" w:date="2025-08-26T08:27:00Z">
              <w:rPr>
                <w:bCs w:val="0"/>
              </w:rPr>
            </w:rPrChange>
          </w:rPr>
          <w:fldChar w:fldCharType="begin"/>
        </w:r>
        <w:r w:rsidRPr="00BB0106" w:rsidDel="00F547C2">
          <w:rPr>
            <w:bCs w:val="0"/>
            <w:rPrChange w:id="1894" w:author="Andries Pandia" w:date="2025-08-26T08:27:00Z">
              <w:rPr>
                <w:bCs w:val="0"/>
              </w:rPr>
            </w:rPrChange>
          </w:rPr>
          <w:delInstrText xml:space="preserve"> HYPERLINK \l "_Toc206166473" </w:delInstrText>
        </w:r>
        <w:r w:rsidRPr="00BB0106" w:rsidDel="00F547C2">
          <w:rPr>
            <w:b w:val="0"/>
            <w:bCs w:val="0"/>
            <w:rPrChange w:id="1895" w:author="Andries Pandia" w:date="2025-08-26T08:27:00Z">
              <w:rPr>
                <w:rFonts w:eastAsiaTheme="majorEastAsia" w:cstheme="majorBidi"/>
                <w:b w:val="0"/>
                <w:bCs w:val="0"/>
                <w:color w:val="000000"/>
                <w:spacing w:val="-10"/>
                <w:sz w:val="28"/>
                <w:szCs w:val="28"/>
              </w:rPr>
            </w:rPrChange>
          </w:rPr>
        </w:r>
        <w:r w:rsidRPr="00BB0106" w:rsidDel="00F547C2">
          <w:rPr>
            <w:bCs w:val="0"/>
            <w:rPrChange w:id="1896" w:author="Andries Pandia" w:date="2025-08-26T08:27:00Z">
              <w:rPr>
                <w:bCs w:val="0"/>
              </w:rPr>
            </w:rPrChange>
          </w:rPr>
          <w:fldChar w:fldCharType="separate"/>
        </w:r>
        <w:r w:rsidR="003A19D5" w:rsidRPr="00BB0106" w:rsidDel="00F547C2">
          <w:rPr>
            <w:rStyle w:val="Hyperlink"/>
            <w:bCs w:val="0"/>
            <w:rPrChange w:id="1897" w:author="Andries Pandia" w:date="2025-08-26T08:27:00Z">
              <w:rPr>
                <w:rStyle w:val="Hyperlink"/>
                <w:bCs w:val="0"/>
              </w:rPr>
            </w:rPrChange>
          </w:rPr>
          <w:delText xml:space="preserve">2.1 </w:delText>
        </w:r>
        <w:r w:rsidR="003A19D5" w:rsidRPr="00BB0106" w:rsidDel="00F547C2">
          <w:rPr>
            <w:rFonts w:eastAsiaTheme="minorEastAsia" w:cstheme="minorBidi"/>
            <w:bCs w:val="0"/>
            <w:rPrChange w:id="1898" w:author="Andries Pandia" w:date="2025-08-26T08:27:00Z">
              <w:rPr>
                <w:rFonts w:eastAsiaTheme="minorEastAsia" w:cstheme="minorBidi"/>
                <w:bCs w:val="0"/>
              </w:rPr>
            </w:rPrChange>
          </w:rPr>
          <w:tab/>
        </w:r>
        <w:r w:rsidR="003A19D5" w:rsidRPr="00BB0106" w:rsidDel="00F547C2">
          <w:rPr>
            <w:rStyle w:val="Hyperlink"/>
            <w:bCs w:val="0"/>
            <w:rPrChange w:id="1899" w:author="Andries Pandia" w:date="2025-08-26T08:27:00Z">
              <w:rPr>
                <w:rStyle w:val="Hyperlink"/>
                <w:bCs w:val="0"/>
              </w:rPr>
            </w:rPrChange>
          </w:rPr>
          <w:delText>Perdagangan Manusia</w:delText>
        </w:r>
        <w:r w:rsidR="003A19D5" w:rsidRPr="00BB0106" w:rsidDel="00F547C2">
          <w:rPr>
            <w:bCs w:val="0"/>
            <w:webHidden/>
            <w:rPrChange w:id="1900" w:author="Andries Pandia" w:date="2025-08-26T08:27:00Z">
              <w:rPr>
                <w:bCs w:val="0"/>
                <w:webHidden/>
              </w:rPr>
            </w:rPrChange>
          </w:rPr>
          <w:tab/>
        </w:r>
        <w:r w:rsidR="003A19D5" w:rsidRPr="00BB0106" w:rsidDel="00F547C2">
          <w:rPr>
            <w:bCs w:val="0"/>
            <w:webHidden/>
            <w:rPrChange w:id="1901" w:author="Andries Pandia" w:date="2025-08-26T08:27:00Z">
              <w:rPr>
                <w:bCs w:val="0"/>
                <w:webHidden/>
              </w:rPr>
            </w:rPrChange>
          </w:rPr>
          <w:fldChar w:fldCharType="begin"/>
        </w:r>
        <w:r w:rsidR="003A19D5" w:rsidRPr="00BB0106" w:rsidDel="00F547C2">
          <w:rPr>
            <w:bCs w:val="0"/>
            <w:webHidden/>
            <w:rPrChange w:id="1902" w:author="Andries Pandia" w:date="2025-08-26T08:27:00Z">
              <w:rPr>
                <w:bCs w:val="0"/>
                <w:webHidden/>
              </w:rPr>
            </w:rPrChange>
          </w:rPr>
          <w:delInstrText xml:space="preserve"> PAGEREF _Toc206166473 \h </w:delInstrText>
        </w:r>
        <w:r w:rsidR="003A19D5" w:rsidRPr="00BB0106" w:rsidDel="00F547C2">
          <w:rPr>
            <w:b w:val="0"/>
            <w:bCs w:val="0"/>
            <w:webHidden/>
            <w:rPrChange w:id="1903"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904" w:author="Andries Pandia" w:date="2025-08-26T08:27:00Z">
              <w:rPr>
                <w:bCs w:val="0"/>
                <w:webHidden/>
              </w:rPr>
            </w:rPrChange>
          </w:rPr>
          <w:fldChar w:fldCharType="separate"/>
        </w:r>
        <w:r w:rsidR="003A19D5" w:rsidRPr="00BB0106" w:rsidDel="00F547C2">
          <w:rPr>
            <w:bCs w:val="0"/>
            <w:webHidden/>
            <w:rPrChange w:id="1905" w:author="Andries Pandia" w:date="2025-08-26T08:27:00Z">
              <w:rPr>
                <w:bCs w:val="0"/>
                <w:webHidden/>
              </w:rPr>
            </w:rPrChange>
          </w:rPr>
          <w:delText>xvii</w:delText>
        </w:r>
        <w:r w:rsidR="003A19D5" w:rsidRPr="00BB0106" w:rsidDel="00F547C2">
          <w:rPr>
            <w:bCs w:val="0"/>
            <w:webHidden/>
            <w:rPrChange w:id="1906" w:author="Andries Pandia" w:date="2025-08-26T08:27:00Z">
              <w:rPr>
                <w:bCs w:val="0"/>
                <w:webHidden/>
              </w:rPr>
            </w:rPrChange>
          </w:rPr>
          <w:fldChar w:fldCharType="end"/>
        </w:r>
        <w:r w:rsidRPr="00BB0106" w:rsidDel="00F547C2">
          <w:rPr>
            <w:bCs w:val="0"/>
            <w:rPrChange w:id="1907" w:author="Andries Pandia" w:date="2025-08-26T08:27:00Z">
              <w:rPr>
                <w:bCs w:val="0"/>
              </w:rPr>
            </w:rPrChange>
          </w:rPr>
          <w:fldChar w:fldCharType="end"/>
        </w:r>
      </w:del>
    </w:p>
    <w:p w14:paraId="6E96D982" w14:textId="743462A8" w:rsidR="003A19D5" w:rsidRPr="00BB0106" w:rsidDel="00F547C2" w:rsidRDefault="00CE4C16">
      <w:pPr>
        <w:pStyle w:val="Heading1"/>
        <w:rPr>
          <w:del w:id="1908" w:author="Andries Pandia" w:date="2025-08-21T17:05:00Z"/>
          <w:rFonts w:eastAsiaTheme="minorEastAsia" w:cstheme="minorBidi"/>
          <w:rPrChange w:id="1909" w:author="Andries Pandia" w:date="2025-08-26T08:27:00Z">
            <w:rPr>
              <w:del w:id="1910" w:author="Andries Pandia" w:date="2025-08-21T17:05:00Z"/>
              <w:rFonts w:eastAsiaTheme="minorEastAsia" w:cstheme="minorBidi"/>
              <w:bCs w:val="0"/>
              <w:lang w:val="en-ID"/>
            </w:rPr>
          </w:rPrChange>
        </w:rPr>
        <w:pPrChange w:id="1911" w:author="Andries Pandia" w:date="2025-08-22T17:22:00Z">
          <w:pPr>
            <w:pStyle w:val="TOC2"/>
          </w:pPr>
        </w:pPrChange>
      </w:pPr>
      <w:del w:id="1912" w:author="Andries Pandia" w:date="2025-08-21T17:05:00Z">
        <w:r w:rsidRPr="00BB0106" w:rsidDel="00F547C2">
          <w:rPr>
            <w:bCs w:val="0"/>
            <w:rPrChange w:id="1913" w:author="Andries Pandia" w:date="2025-08-26T08:27:00Z">
              <w:rPr>
                <w:bCs w:val="0"/>
              </w:rPr>
            </w:rPrChange>
          </w:rPr>
          <w:fldChar w:fldCharType="begin"/>
        </w:r>
        <w:r w:rsidRPr="00BB0106" w:rsidDel="00F547C2">
          <w:rPr>
            <w:bCs w:val="0"/>
            <w:rPrChange w:id="1914" w:author="Andries Pandia" w:date="2025-08-26T08:27:00Z">
              <w:rPr>
                <w:bCs w:val="0"/>
              </w:rPr>
            </w:rPrChange>
          </w:rPr>
          <w:delInstrText xml:space="preserve"> HYPERLINK \l "_Toc206166474" </w:delInstrText>
        </w:r>
        <w:r w:rsidRPr="00BB0106" w:rsidDel="00F547C2">
          <w:rPr>
            <w:b w:val="0"/>
            <w:bCs w:val="0"/>
            <w:rPrChange w:id="1915" w:author="Andries Pandia" w:date="2025-08-26T08:27:00Z">
              <w:rPr>
                <w:rFonts w:eastAsiaTheme="majorEastAsia" w:cstheme="majorBidi"/>
                <w:b w:val="0"/>
                <w:bCs w:val="0"/>
                <w:color w:val="000000"/>
                <w:spacing w:val="-10"/>
                <w:sz w:val="28"/>
                <w:szCs w:val="28"/>
              </w:rPr>
            </w:rPrChange>
          </w:rPr>
        </w:r>
        <w:r w:rsidRPr="00BB0106" w:rsidDel="00F547C2">
          <w:rPr>
            <w:bCs w:val="0"/>
            <w:rPrChange w:id="1916" w:author="Andries Pandia" w:date="2025-08-26T08:27:00Z">
              <w:rPr>
                <w:bCs w:val="0"/>
              </w:rPr>
            </w:rPrChange>
          </w:rPr>
          <w:fldChar w:fldCharType="separate"/>
        </w:r>
        <w:r w:rsidR="003A19D5" w:rsidRPr="00BB0106" w:rsidDel="00F547C2">
          <w:rPr>
            <w:rStyle w:val="Hyperlink"/>
            <w:bCs w:val="0"/>
            <w:rPrChange w:id="1917" w:author="Andries Pandia" w:date="2025-08-26T08:27:00Z">
              <w:rPr>
                <w:rStyle w:val="Hyperlink"/>
                <w:bCs w:val="0"/>
              </w:rPr>
            </w:rPrChange>
          </w:rPr>
          <w:delText xml:space="preserve">2.2 </w:delText>
        </w:r>
        <w:r w:rsidR="003A19D5" w:rsidRPr="00BB0106" w:rsidDel="00F547C2">
          <w:rPr>
            <w:rFonts w:eastAsiaTheme="minorEastAsia" w:cstheme="minorBidi"/>
            <w:bCs w:val="0"/>
            <w:rPrChange w:id="1918" w:author="Andries Pandia" w:date="2025-08-26T08:27:00Z">
              <w:rPr>
                <w:rFonts w:eastAsiaTheme="minorEastAsia" w:cstheme="minorBidi"/>
                <w:bCs w:val="0"/>
              </w:rPr>
            </w:rPrChange>
          </w:rPr>
          <w:tab/>
        </w:r>
        <w:r w:rsidR="003A19D5" w:rsidRPr="00BB0106" w:rsidDel="00F547C2">
          <w:rPr>
            <w:rStyle w:val="Hyperlink"/>
            <w:bCs w:val="0"/>
            <w:rPrChange w:id="1919" w:author="Andries Pandia" w:date="2025-08-26T08:27:00Z">
              <w:rPr>
                <w:rStyle w:val="Hyperlink"/>
                <w:bCs w:val="0"/>
              </w:rPr>
            </w:rPrChange>
          </w:rPr>
          <w:delText>Analisis Kuantitatif</w:delText>
        </w:r>
        <w:r w:rsidR="003A19D5" w:rsidRPr="00BB0106" w:rsidDel="00F547C2">
          <w:rPr>
            <w:bCs w:val="0"/>
            <w:webHidden/>
            <w:rPrChange w:id="1920" w:author="Andries Pandia" w:date="2025-08-26T08:27:00Z">
              <w:rPr>
                <w:bCs w:val="0"/>
                <w:webHidden/>
              </w:rPr>
            </w:rPrChange>
          </w:rPr>
          <w:tab/>
        </w:r>
        <w:r w:rsidR="003A19D5" w:rsidRPr="00BB0106" w:rsidDel="00F547C2">
          <w:rPr>
            <w:bCs w:val="0"/>
            <w:webHidden/>
            <w:rPrChange w:id="1921" w:author="Andries Pandia" w:date="2025-08-26T08:27:00Z">
              <w:rPr>
                <w:bCs w:val="0"/>
                <w:webHidden/>
              </w:rPr>
            </w:rPrChange>
          </w:rPr>
          <w:fldChar w:fldCharType="begin"/>
        </w:r>
        <w:r w:rsidR="003A19D5" w:rsidRPr="00BB0106" w:rsidDel="00F547C2">
          <w:rPr>
            <w:bCs w:val="0"/>
            <w:webHidden/>
            <w:rPrChange w:id="1922" w:author="Andries Pandia" w:date="2025-08-26T08:27:00Z">
              <w:rPr>
                <w:bCs w:val="0"/>
                <w:webHidden/>
              </w:rPr>
            </w:rPrChange>
          </w:rPr>
          <w:delInstrText xml:space="preserve"> PAGEREF _Toc206166474 \h </w:delInstrText>
        </w:r>
        <w:r w:rsidR="003A19D5" w:rsidRPr="00BB0106" w:rsidDel="00F547C2">
          <w:rPr>
            <w:b w:val="0"/>
            <w:bCs w:val="0"/>
            <w:webHidden/>
            <w:rPrChange w:id="1923"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924" w:author="Andries Pandia" w:date="2025-08-26T08:27:00Z">
              <w:rPr>
                <w:bCs w:val="0"/>
                <w:webHidden/>
              </w:rPr>
            </w:rPrChange>
          </w:rPr>
          <w:fldChar w:fldCharType="separate"/>
        </w:r>
        <w:r w:rsidR="003A19D5" w:rsidRPr="00BB0106" w:rsidDel="00F547C2">
          <w:rPr>
            <w:bCs w:val="0"/>
            <w:webHidden/>
            <w:rPrChange w:id="1925" w:author="Andries Pandia" w:date="2025-08-26T08:27:00Z">
              <w:rPr>
                <w:bCs w:val="0"/>
                <w:webHidden/>
              </w:rPr>
            </w:rPrChange>
          </w:rPr>
          <w:delText>xix</w:delText>
        </w:r>
        <w:r w:rsidR="003A19D5" w:rsidRPr="00BB0106" w:rsidDel="00F547C2">
          <w:rPr>
            <w:bCs w:val="0"/>
            <w:webHidden/>
            <w:rPrChange w:id="1926" w:author="Andries Pandia" w:date="2025-08-26T08:27:00Z">
              <w:rPr>
                <w:bCs w:val="0"/>
                <w:webHidden/>
              </w:rPr>
            </w:rPrChange>
          </w:rPr>
          <w:fldChar w:fldCharType="end"/>
        </w:r>
        <w:r w:rsidRPr="00BB0106" w:rsidDel="00F547C2">
          <w:rPr>
            <w:bCs w:val="0"/>
            <w:rPrChange w:id="1927" w:author="Andries Pandia" w:date="2025-08-26T08:27:00Z">
              <w:rPr>
                <w:bCs w:val="0"/>
              </w:rPr>
            </w:rPrChange>
          </w:rPr>
          <w:fldChar w:fldCharType="end"/>
        </w:r>
      </w:del>
    </w:p>
    <w:p w14:paraId="2C233A8D" w14:textId="0F717458" w:rsidR="003A19D5" w:rsidRPr="00BB0106" w:rsidDel="00F547C2" w:rsidRDefault="00CE4C16">
      <w:pPr>
        <w:pStyle w:val="Heading1"/>
        <w:rPr>
          <w:del w:id="1928" w:author="Andries Pandia" w:date="2025-08-21T17:05:00Z"/>
          <w:rFonts w:eastAsiaTheme="minorEastAsia" w:cstheme="minorBidi"/>
          <w:rPrChange w:id="1929" w:author="Andries Pandia" w:date="2025-08-26T08:27:00Z">
            <w:rPr>
              <w:del w:id="1930" w:author="Andries Pandia" w:date="2025-08-21T17:05:00Z"/>
              <w:rFonts w:eastAsiaTheme="minorEastAsia" w:cstheme="minorBidi"/>
              <w:bCs w:val="0"/>
              <w:lang w:val="en-ID"/>
            </w:rPr>
          </w:rPrChange>
        </w:rPr>
        <w:pPrChange w:id="1931" w:author="Andries Pandia" w:date="2025-08-22T17:22:00Z">
          <w:pPr>
            <w:pStyle w:val="TOC2"/>
          </w:pPr>
        </w:pPrChange>
      </w:pPr>
      <w:del w:id="1932" w:author="Andries Pandia" w:date="2025-08-21T17:05:00Z">
        <w:r w:rsidRPr="00BB0106" w:rsidDel="00F547C2">
          <w:rPr>
            <w:bCs w:val="0"/>
            <w:rPrChange w:id="1933" w:author="Andries Pandia" w:date="2025-08-26T08:27:00Z">
              <w:rPr>
                <w:bCs w:val="0"/>
              </w:rPr>
            </w:rPrChange>
          </w:rPr>
          <w:fldChar w:fldCharType="begin"/>
        </w:r>
        <w:r w:rsidRPr="00BB0106" w:rsidDel="00F547C2">
          <w:rPr>
            <w:bCs w:val="0"/>
            <w:rPrChange w:id="1934" w:author="Andries Pandia" w:date="2025-08-26T08:27:00Z">
              <w:rPr>
                <w:bCs w:val="0"/>
              </w:rPr>
            </w:rPrChange>
          </w:rPr>
          <w:delInstrText xml:space="preserve"> HYPERLINK \l "_Toc206166475" </w:delInstrText>
        </w:r>
        <w:r w:rsidRPr="00BB0106" w:rsidDel="00F547C2">
          <w:rPr>
            <w:b w:val="0"/>
            <w:bCs w:val="0"/>
            <w:rPrChange w:id="1935" w:author="Andries Pandia" w:date="2025-08-26T08:27:00Z">
              <w:rPr>
                <w:rFonts w:eastAsiaTheme="majorEastAsia" w:cstheme="majorBidi"/>
                <w:b w:val="0"/>
                <w:bCs w:val="0"/>
                <w:color w:val="000000"/>
                <w:spacing w:val="-10"/>
                <w:sz w:val="28"/>
                <w:szCs w:val="28"/>
              </w:rPr>
            </w:rPrChange>
          </w:rPr>
        </w:r>
        <w:r w:rsidRPr="00BB0106" w:rsidDel="00F547C2">
          <w:rPr>
            <w:bCs w:val="0"/>
            <w:rPrChange w:id="1936" w:author="Andries Pandia" w:date="2025-08-26T08:27:00Z">
              <w:rPr>
                <w:bCs w:val="0"/>
              </w:rPr>
            </w:rPrChange>
          </w:rPr>
          <w:fldChar w:fldCharType="separate"/>
        </w:r>
        <w:r w:rsidR="003A19D5" w:rsidRPr="00BB0106" w:rsidDel="00F547C2">
          <w:rPr>
            <w:rStyle w:val="Hyperlink"/>
            <w:bCs w:val="0"/>
            <w:rPrChange w:id="1937" w:author="Andries Pandia" w:date="2025-08-26T08:27:00Z">
              <w:rPr>
                <w:rStyle w:val="Hyperlink"/>
                <w:bCs w:val="0"/>
              </w:rPr>
            </w:rPrChange>
          </w:rPr>
          <w:delText>2.3</w:delText>
        </w:r>
        <w:r w:rsidR="003A19D5" w:rsidRPr="00BB0106" w:rsidDel="00F547C2">
          <w:rPr>
            <w:rFonts w:eastAsiaTheme="minorEastAsia" w:cstheme="minorBidi"/>
            <w:bCs w:val="0"/>
            <w:rPrChange w:id="1938" w:author="Andries Pandia" w:date="2025-08-26T08:27:00Z">
              <w:rPr>
                <w:rFonts w:eastAsiaTheme="minorEastAsia" w:cstheme="minorBidi"/>
                <w:bCs w:val="0"/>
              </w:rPr>
            </w:rPrChange>
          </w:rPr>
          <w:tab/>
        </w:r>
        <w:r w:rsidR="003A19D5" w:rsidRPr="00BB0106" w:rsidDel="00F547C2">
          <w:rPr>
            <w:rStyle w:val="Hyperlink"/>
            <w:bCs w:val="0"/>
            <w:rPrChange w:id="1939" w:author="Andries Pandia" w:date="2025-08-26T08:27:00Z">
              <w:rPr>
                <w:rStyle w:val="Hyperlink"/>
                <w:bCs w:val="0"/>
              </w:rPr>
            </w:rPrChange>
          </w:rPr>
          <w:delText>Pemanfaatan Python dalam Analisis Data</w:delText>
        </w:r>
        <w:r w:rsidR="003A19D5" w:rsidRPr="00BB0106" w:rsidDel="00F547C2">
          <w:rPr>
            <w:bCs w:val="0"/>
            <w:webHidden/>
            <w:rPrChange w:id="1940" w:author="Andries Pandia" w:date="2025-08-26T08:27:00Z">
              <w:rPr>
                <w:bCs w:val="0"/>
                <w:webHidden/>
              </w:rPr>
            </w:rPrChange>
          </w:rPr>
          <w:tab/>
        </w:r>
        <w:r w:rsidR="003A19D5" w:rsidRPr="00BB0106" w:rsidDel="00F547C2">
          <w:rPr>
            <w:bCs w:val="0"/>
            <w:webHidden/>
            <w:rPrChange w:id="1941" w:author="Andries Pandia" w:date="2025-08-26T08:27:00Z">
              <w:rPr>
                <w:bCs w:val="0"/>
                <w:webHidden/>
              </w:rPr>
            </w:rPrChange>
          </w:rPr>
          <w:fldChar w:fldCharType="begin"/>
        </w:r>
        <w:r w:rsidR="003A19D5" w:rsidRPr="00BB0106" w:rsidDel="00F547C2">
          <w:rPr>
            <w:bCs w:val="0"/>
            <w:webHidden/>
            <w:rPrChange w:id="1942" w:author="Andries Pandia" w:date="2025-08-26T08:27:00Z">
              <w:rPr>
                <w:bCs w:val="0"/>
                <w:webHidden/>
              </w:rPr>
            </w:rPrChange>
          </w:rPr>
          <w:delInstrText xml:space="preserve"> PAGEREF _Toc206166475 \h </w:delInstrText>
        </w:r>
        <w:r w:rsidR="003A19D5" w:rsidRPr="00BB0106" w:rsidDel="00F547C2">
          <w:rPr>
            <w:b w:val="0"/>
            <w:bCs w:val="0"/>
            <w:webHidden/>
            <w:rPrChange w:id="1943"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944" w:author="Andries Pandia" w:date="2025-08-26T08:27:00Z">
              <w:rPr>
                <w:bCs w:val="0"/>
                <w:webHidden/>
              </w:rPr>
            </w:rPrChange>
          </w:rPr>
          <w:fldChar w:fldCharType="separate"/>
        </w:r>
        <w:r w:rsidR="003A19D5" w:rsidRPr="00BB0106" w:rsidDel="00F547C2">
          <w:rPr>
            <w:bCs w:val="0"/>
            <w:webHidden/>
            <w:rPrChange w:id="1945" w:author="Andries Pandia" w:date="2025-08-26T08:27:00Z">
              <w:rPr>
                <w:bCs w:val="0"/>
                <w:webHidden/>
              </w:rPr>
            </w:rPrChange>
          </w:rPr>
          <w:delText>xx</w:delText>
        </w:r>
        <w:r w:rsidR="003A19D5" w:rsidRPr="00BB0106" w:rsidDel="00F547C2">
          <w:rPr>
            <w:bCs w:val="0"/>
            <w:webHidden/>
            <w:rPrChange w:id="1946" w:author="Andries Pandia" w:date="2025-08-26T08:27:00Z">
              <w:rPr>
                <w:bCs w:val="0"/>
                <w:webHidden/>
              </w:rPr>
            </w:rPrChange>
          </w:rPr>
          <w:fldChar w:fldCharType="end"/>
        </w:r>
        <w:r w:rsidRPr="00BB0106" w:rsidDel="00F547C2">
          <w:rPr>
            <w:bCs w:val="0"/>
            <w:rPrChange w:id="1947" w:author="Andries Pandia" w:date="2025-08-26T08:27:00Z">
              <w:rPr>
                <w:bCs w:val="0"/>
              </w:rPr>
            </w:rPrChange>
          </w:rPr>
          <w:fldChar w:fldCharType="end"/>
        </w:r>
      </w:del>
    </w:p>
    <w:p w14:paraId="5E8A0378" w14:textId="17BF89F9" w:rsidR="003A19D5" w:rsidRPr="00BB0106" w:rsidDel="00F547C2" w:rsidRDefault="00CE4C16">
      <w:pPr>
        <w:pStyle w:val="Heading1"/>
        <w:rPr>
          <w:del w:id="1948" w:author="Andries Pandia" w:date="2025-08-21T17:05:00Z"/>
          <w:rFonts w:eastAsiaTheme="minorEastAsia" w:cstheme="minorBidi"/>
          <w:rPrChange w:id="1949" w:author="Andries Pandia" w:date="2025-08-26T08:27:00Z">
            <w:rPr>
              <w:del w:id="1950" w:author="Andries Pandia" w:date="2025-08-21T17:05:00Z"/>
              <w:rFonts w:eastAsiaTheme="minorEastAsia" w:cstheme="minorBidi"/>
              <w:bCs w:val="0"/>
              <w:lang w:val="en-ID"/>
            </w:rPr>
          </w:rPrChange>
        </w:rPr>
        <w:pPrChange w:id="1951" w:author="Andries Pandia" w:date="2025-08-22T17:22:00Z">
          <w:pPr>
            <w:pStyle w:val="TOC2"/>
          </w:pPr>
        </w:pPrChange>
      </w:pPr>
      <w:del w:id="1952" w:author="Andries Pandia" w:date="2025-08-21T17:05:00Z">
        <w:r w:rsidRPr="00BB0106" w:rsidDel="00F547C2">
          <w:rPr>
            <w:bCs w:val="0"/>
            <w:rPrChange w:id="1953" w:author="Andries Pandia" w:date="2025-08-26T08:27:00Z">
              <w:rPr>
                <w:bCs w:val="0"/>
              </w:rPr>
            </w:rPrChange>
          </w:rPr>
          <w:fldChar w:fldCharType="begin"/>
        </w:r>
        <w:r w:rsidRPr="00BB0106" w:rsidDel="00F547C2">
          <w:rPr>
            <w:bCs w:val="0"/>
            <w:rPrChange w:id="1954" w:author="Andries Pandia" w:date="2025-08-26T08:27:00Z">
              <w:rPr>
                <w:bCs w:val="0"/>
              </w:rPr>
            </w:rPrChange>
          </w:rPr>
          <w:delInstrText xml:space="preserve"> HYPERLINK \l "_Toc206166476" </w:delInstrText>
        </w:r>
        <w:r w:rsidRPr="00BB0106" w:rsidDel="00F547C2">
          <w:rPr>
            <w:b w:val="0"/>
            <w:bCs w:val="0"/>
            <w:rPrChange w:id="1955" w:author="Andries Pandia" w:date="2025-08-26T08:27:00Z">
              <w:rPr>
                <w:rFonts w:eastAsiaTheme="majorEastAsia" w:cstheme="majorBidi"/>
                <w:b w:val="0"/>
                <w:bCs w:val="0"/>
                <w:color w:val="000000"/>
                <w:spacing w:val="-10"/>
                <w:sz w:val="28"/>
                <w:szCs w:val="28"/>
              </w:rPr>
            </w:rPrChange>
          </w:rPr>
        </w:r>
        <w:r w:rsidRPr="00BB0106" w:rsidDel="00F547C2">
          <w:rPr>
            <w:bCs w:val="0"/>
            <w:rPrChange w:id="1956" w:author="Andries Pandia" w:date="2025-08-26T08:27:00Z">
              <w:rPr>
                <w:bCs w:val="0"/>
              </w:rPr>
            </w:rPrChange>
          </w:rPr>
          <w:fldChar w:fldCharType="separate"/>
        </w:r>
        <w:r w:rsidR="003A19D5" w:rsidRPr="00BB0106" w:rsidDel="00F547C2">
          <w:rPr>
            <w:rStyle w:val="Hyperlink"/>
            <w:bCs w:val="0"/>
            <w:rPrChange w:id="1957" w:author="Andries Pandia" w:date="2025-08-26T08:27:00Z">
              <w:rPr>
                <w:rStyle w:val="Hyperlink"/>
                <w:bCs w:val="0"/>
              </w:rPr>
            </w:rPrChange>
          </w:rPr>
          <w:delText xml:space="preserve">2.4 </w:delText>
        </w:r>
        <w:r w:rsidR="003A19D5" w:rsidRPr="00BB0106" w:rsidDel="00F547C2">
          <w:rPr>
            <w:rFonts w:eastAsiaTheme="minorEastAsia" w:cstheme="minorBidi"/>
            <w:bCs w:val="0"/>
            <w:rPrChange w:id="1958" w:author="Andries Pandia" w:date="2025-08-26T08:27:00Z">
              <w:rPr>
                <w:rFonts w:eastAsiaTheme="minorEastAsia" w:cstheme="minorBidi"/>
                <w:bCs w:val="0"/>
              </w:rPr>
            </w:rPrChange>
          </w:rPr>
          <w:tab/>
        </w:r>
        <w:r w:rsidR="003A19D5" w:rsidRPr="00BB0106" w:rsidDel="00F547C2">
          <w:rPr>
            <w:rStyle w:val="Hyperlink"/>
            <w:bCs w:val="0"/>
            <w:rPrChange w:id="1959" w:author="Andries Pandia" w:date="2025-08-26T08:27:00Z">
              <w:rPr>
                <w:rStyle w:val="Hyperlink"/>
                <w:bCs w:val="0"/>
              </w:rPr>
            </w:rPrChange>
          </w:rPr>
          <w:delText>Teori Tableu</w:delText>
        </w:r>
        <w:r w:rsidR="003A19D5" w:rsidRPr="00BB0106" w:rsidDel="00F547C2">
          <w:rPr>
            <w:bCs w:val="0"/>
            <w:webHidden/>
            <w:rPrChange w:id="1960" w:author="Andries Pandia" w:date="2025-08-26T08:27:00Z">
              <w:rPr>
                <w:bCs w:val="0"/>
                <w:webHidden/>
              </w:rPr>
            </w:rPrChange>
          </w:rPr>
          <w:tab/>
        </w:r>
        <w:r w:rsidR="003A19D5" w:rsidRPr="00BB0106" w:rsidDel="00F547C2">
          <w:rPr>
            <w:bCs w:val="0"/>
            <w:webHidden/>
            <w:rPrChange w:id="1961" w:author="Andries Pandia" w:date="2025-08-26T08:27:00Z">
              <w:rPr>
                <w:bCs w:val="0"/>
                <w:webHidden/>
              </w:rPr>
            </w:rPrChange>
          </w:rPr>
          <w:fldChar w:fldCharType="begin"/>
        </w:r>
        <w:r w:rsidR="003A19D5" w:rsidRPr="00BB0106" w:rsidDel="00F547C2">
          <w:rPr>
            <w:bCs w:val="0"/>
            <w:webHidden/>
            <w:rPrChange w:id="1962" w:author="Andries Pandia" w:date="2025-08-26T08:27:00Z">
              <w:rPr>
                <w:bCs w:val="0"/>
                <w:webHidden/>
              </w:rPr>
            </w:rPrChange>
          </w:rPr>
          <w:delInstrText xml:space="preserve"> PAGEREF _Toc206166476 \h </w:delInstrText>
        </w:r>
        <w:r w:rsidR="003A19D5" w:rsidRPr="00BB0106" w:rsidDel="00F547C2">
          <w:rPr>
            <w:b w:val="0"/>
            <w:bCs w:val="0"/>
            <w:webHidden/>
            <w:rPrChange w:id="1963"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964" w:author="Andries Pandia" w:date="2025-08-26T08:27:00Z">
              <w:rPr>
                <w:bCs w:val="0"/>
                <w:webHidden/>
              </w:rPr>
            </w:rPrChange>
          </w:rPr>
          <w:fldChar w:fldCharType="separate"/>
        </w:r>
        <w:r w:rsidR="003A19D5" w:rsidRPr="00BB0106" w:rsidDel="00F547C2">
          <w:rPr>
            <w:bCs w:val="0"/>
            <w:webHidden/>
            <w:rPrChange w:id="1965" w:author="Andries Pandia" w:date="2025-08-26T08:27:00Z">
              <w:rPr>
                <w:bCs w:val="0"/>
                <w:webHidden/>
              </w:rPr>
            </w:rPrChange>
          </w:rPr>
          <w:delText>xxii</w:delText>
        </w:r>
        <w:r w:rsidR="003A19D5" w:rsidRPr="00BB0106" w:rsidDel="00F547C2">
          <w:rPr>
            <w:bCs w:val="0"/>
            <w:webHidden/>
            <w:rPrChange w:id="1966" w:author="Andries Pandia" w:date="2025-08-26T08:27:00Z">
              <w:rPr>
                <w:bCs w:val="0"/>
                <w:webHidden/>
              </w:rPr>
            </w:rPrChange>
          </w:rPr>
          <w:fldChar w:fldCharType="end"/>
        </w:r>
        <w:r w:rsidRPr="00BB0106" w:rsidDel="00F547C2">
          <w:rPr>
            <w:bCs w:val="0"/>
            <w:rPrChange w:id="1967" w:author="Andries Pandia" w:date="2025-08-26T08:27:00Z">
              <w:rPr>
                <w:bCs w:val="0"/>
              </w:rPr>
            </w:rPrChange>
          </w:rPr>
          <w:fldChar w:fldCharType="end"/>
        </w:r>
      </w:del>
    </w:p>
    <w:p w14:paraId="6FB40109" w14:textId="4D8F1D67" w:rsidR="003A19D5" w:rsidRPr="00BB0106" w:rsidDel="00F547C2" w:rsidRDefault="00CE4C16">
      <w:pPr>
        <w:pStyle w:val="Heading1"/>
        <w:rPr>
          <w:del w:id="1968" w:author="Andries Pandia" w:date="2025-08-21T17:05:00Z"/>
          <w:rFonts w:eastAsiaTheme="minorEastAsia" w:cstheme="minorBidi"/>
          <w:rPrChange w:id="1969" w:author="Andries Pandia" w:date="2025-08-26T08:27:00Z">
            <w:rPr>
              <w:del w:id="1970" w:author="Andries Pandia" w:date="2025-08-21T17:05:00Z"/>
              <w:rFonts w:eastAsiaTheme="minorEastAsia" w:cstheme="minorBidi"/>
              <w:bCs w:val="0"/>
              <w:lang w:val="en-ID"/>
            </w:rPr>
          </w:rPrChange>
        </w:rPr>
        <w:pPrChange w:id="1971" w:author="Andries Pandia" w:date="2025-08-22T17:22:00Z">
          <w:pPr>
            <w:pStyle w:val="TOC2"/>
          </w:pPr>
        </w:pPrChange>
      </w:pPr>
      <w:del w:id="1972" w:author="Andries Pandia" w:date="2025-08-21T17:05:00Z">
        <w:r w:rsidRPr="00BB0106" w:rsidDel="00F547C2">
          <w:rPr>
            <w:bCs w:val="0"/>
            <w:rPrChange w:id="1973" w:author="Andries Pandia" w:date="2025-08-26T08:27:00Z">
              <w:rPr>
                <w:bCs w:val="0"/>
              </w:rPr>
            </w:rPrChange>
          </w:rPr>
          <w:fldChar w:fldCharType="begin"/>
        </w:r>
        <w:r w:rsidRPr="00BB0106" w:rsidDel="00F547C2">
          <w:rPr>
            <w:bCs w:val="0"/>
            <w:rPrChange w:id="1974" w:author="Andries Pandia" w:date="2025-08-26T08:27:00Z">
              <w:rPr>
                <w:bCs w:val="0"/>
              </w:rPr>
            </w:rPrChange>
          </w:rPr>
          <w:delInstrText xml:space="preserve"> HYPERLINK \l "_Toc206166477" </w:delInstrText>
        </w:r>
        <w:r w:rsidRPr="00BB0106" w:rsidDel="00F547C2">
          <w:rPr>
            <w:b w:val="0"/>
            <w:bCs w:val="0"/>
            <w:rPrChange w:id="1975" w:author="Andries Pandia" w:date="2025-08-26T08:27:00Z">
              <w:rPr>
                <w:rFonts w:eastAsiaTheme="majorEastAsia" w:cstheme="majorBidi"/>
                <w:b w:val="0"/>
                <w:bCs w:val="0"/>
                <w:color w:val="000000"/>
                <w:spacing w:val="-10"/>
                <w:sz w:val="28"/>
                <w:szCs w:val="28"/>
              </w:rPr>
            </w:rPrChange>
          </w:rPr>
        </w:r>
        <w:r w:rsidRPr="00BB0106" w:rsidDel="00F547C2">
          <w:rPr>
            <w:bCs w:val="0"/>
            <w:rPrChange w:id="1976" w:author="Andries Pandia" w:date="2025-08-26T08:27:00Z">
              <w:rPr>
                <w:bCs w:val="0"/>
              </w:rPr>
            </w:rPrChange>
          </w:rPr>
          <w:fldChar w:fldCharType="separate"/>
        </w:r>
        <w:r w:rsidR="003A19D5" w:rsidRPr="00BB0106" w:rsidDel="00F547C2">
          <w:rPr>
            <w:rStyle w:val="Hyperlink"/>
            <w:bCs w:val="0"/>
            <w:rPrChange w:id="1977" w:author="Andries Pandia" w:date="2025-08-26T08:27:00Z">
              <w:rPr>
                <w:rStyle w:val="Hyperlink"/>
                <w:bCs w:val="0"/>
              </w:rPr>
            </w:rPrChange>
          </w:rPr>
          <w:delText xml:space="preserve">2.5 </w:delText>
        </w:r>
        <w:r w:rsidR="003A19D5" w:rsidRPr="00BB0106" w:rsidDel="00F547C2">
          <w:rPr>
            <w:rFonts w:eastAsiaTheme="minorEastAsia" w:cstheme="minorBidi"/>
            <w:bCs w:val="0"/>
            <w:rPrChange w:id="1978" w:author="Andries Pandia" w:date="2025-08-26T08:27:00Z">
              <w:rPr>
                <w:rFonts w:eastAsiaTheme="minorEastAsia" w:cstheme="minorBidi"/>
                <w:bCs w:val="0"/>
              </w:rPr>
            </w:rPrChange>
          </w:rPr>
          <w:tab/>
        </w:r>
        <w:r w:rsidR="003A19D5" w:rsidRPr="00BB0106" w:rsidDel="00F547C2">
          <w:rPr>
            <w:rStyle w:val="Hyperlink"/>
            <w:bCs w:val="0"/>
            <w:rPrChange w:id="1979" w:author="Andries Pandia" w:date="2025-08-26T08:27:00Z">
              <w:rPr>
                <w:rStyle w:val="Hyperlink"/>
                <w:bCs w:val="0"/>
              </w:rPr>
            </w:rPrChange>
          </w:rPr>
          <w:delText>Studi Terkait</w:delText>
        </w:r>
        <w:r w:rsidR="003A19D5" w:rsidRPr="00BB0106" w:rsidDel="00F547C2">
          <w:rPr>
            <w:bCs w:val="0"/>
            <w:webHidden/>
            <w:rPrChange w:id="1980" w:author="Andries Pandia" w:date="2025-08-26T08:27:00Z">
              <w:rPr>
                <w:bCs w:val="0"/>
                <w:webHidden/>
              </w:rPr>
            </w:rPrChange>
          </w:rPr>
          <w:tab/>
        </w:r>
        <w:r w:rsidR="003A19D5" w:rsidRPr="00BB0106" w:rsidDel="00F547C2">
          <w:rPr>
            <w:bCs w:val="0"/>
            <w:webHidden/>
            <w:rPrChange w:id="1981" w:author="Andries Pandia" w:date="2025-08-26T08:27:00Z">
              <w:rPr>
                <w:bCs w:val="0"/>
                <w:webHidden/>
              </w:rPr>
            </w:rPrChange>
          </w:rPr>
          <w:fldChar w:fldCharType="begin"/>
        </w:r>
        <w:r w:rsidR="003A19D5" w:rsidRPr="00BB0106" w:rsidDel="00F547C2">
          <w:rPr>
            <w:bCs w:val="0"/>
            <w:webHidden/>
            <w:rPrChange w:id="1982" w:author="Andries Pandia" w:date="2025-08-26T08:27:00Z">
              <w:rPr>
                <w:bCs w:val="0"/>
                <w:webHidden/>
              </w:rPr>
            </w:rPrChange>
          </w:rPr>
          <w:delInstrText xml:space="preserve"> PAGEREF _Toc206166477 \h </w:delInstrText>
        </w:r>
        <w:r w:rsidR="003A19D5" w:rsidRPr="00BB0106" w:rsidDel="00F547C2">
          <w:rPr>
            <w:b w:val="0"/>
            <w:bCs w:val="0"/>
            <w:webHidden/>
            <w:rPrChange w:id="1983"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1984" w:author="Andries Pandia" w:date="2025-08-26T08:27:00Z">
              <w:rPr>
                <w:bCs w:val="0"/>
                <w:webHidden/>
              </w:rPr>
            </w:rPrChange>
          </w:rPr>
          <w:fldChar w:fldCharType="separate"/>
        </w:r>
        <w:r w:rsidR="003A19D5" w:rsidRPr="00BB0106" w:rsidDel="00F547C2">
          <w:rPr>
            <w:bCs w:val="0"/>
            <w:webHidden/>
            <w:rPrChange w:id="1985" w:author="Andries Pandia" w:date="2025-08-26T08:27:00Z">
              <w:rPr>
                <w:bCs w:val="0"/>
                <w:webHidden/>
              </w:rPr>
            </w:rPrChange>
          </w:rPr>
          <w:delText>xxv</w:delText>
        </w:r>
        <w:r w:rsidR="003A19D5" w:rsidRPr="00BB0106" w:rsidDel="00F547C2">
          <w:rPr>
            <w:bCs w:val="0"/>
            <w:webHidden/>
            <w:rPrChange w:id="1986" w:author="Andries Pandia" w:date="2025-08-26T08:27:00Z">
              <w:rPr>
                <w:bCs w:val="0"/>
                <w:webHidden/>
              </w:rPr>
            </w:rPrChange>
          </w:rPr>
          <w:fldChar w:fldCharType="end"/>
        </w:r>
        <w:r w:rsidRPr="00BB0106" w:rsidDel="00F547C2">
          <w:rPr>
            <w:bCs w:val="0"/>
            <w:rPrChange w:id="1987" w:author="Andries Pandia" w:date="2025-08-26T08:27:00Z">
              <w:rPr>
                <w:bCs w:val="0"/>
              </w:rPr>
            </w:rPrChange>
          </w:rPr>
          <w:fldChar w:fldCharType="end"/>
        </w:r>
      </w:del>
    </w:p>
    <w:p w14:paraId="6798AC6E" w14:textId="3BCA3D95" w:rsidR="003A19D5" w:rsidRPr="00BB0106" w:rsidDel="00F547C2" w:rsidRDefault="00CE4C16">
      <w:pPr>
        <w:pStyle w:val="Heading1"/>
        <w:rPr>
          <w:del w:id="1988" w:author="Andries Pandia" w:date="2025-08-21T17:05:00Z"/>
          <w:rFonts w:eastAsiaTheme="minorEastAsia" w:cstheme="minorBidi"/>
          <w:i/>
          <w:iCs/>
          <w:rPrChange w:id="1989" w:author="Andries Pandia" w:date="2025-08-26T08:27:00Z">
            <w:rPr>
              <w:del w:id="1990" w:author="Andries Pandia" w:date="2025-08-21T17:05:00Z"/>
              <w:rFonts w:eastAsiaTheme="minorEastAsia" w:cstheme="minorBidi"/>
              <w:b w:val="0"/>
              <w:bCs w:val="0"/>
              <w:iCs w:val="0"/>
              <w:lang w:val="en-ID"/>
            </w:rPr>
          </w:rPrChange>
        </w:rPr>
        <w:pPrChange w:id="1991" w:author="Andries Pandia" w:date="2025-08-22T17:22:00Z">
          <w:pPr>
            <w:pStyle w:val="TOC1"/>
          </w:pPr>
        </w:pPrChange>
      </w:pPr>
      <w:del w:id="1992" w:author="Andries Pandia" w:date="2025-08-21T17:05:00Z">
        <w:r w:rsidRPr="00BB0106" w:rsidDel="00F547C2">
          <w:rPr>
            <w:b w:val="0"/>
            <w:bCs w:val="0"/>
            <w:rPrChange w:id="1993" w:author="Andries Pandia" w:date="2025-08-26T08:27:00Z">
              <w:rPr>
                <w:b w:val="0"/>
                <w:bCs w:val="0"/>
                <w:iCs w:val="0"/>
                <w:lang w:val="en-US"/>
              </w:rPr>
            </w:rPrChange>
          </w:rPr>
          <w:fldChar w:fldCharType="begin"/>
        </w:r>
        <w:r w:rsidRPr="00BB0106" w:rsidDel="00F547C2">
          <w:rPr>
            <w:b w:val="0"/>
            <w:bCs w:val="0"/>
            <w:rPrChange w:id="1994" w:author="Andries Pandia" w:date="2025-08-26T08:27:00Z">
              <w:rPr>
                <w:b w:val="0"/>
                <w:bCs w:val="0"/>
                <w:iCs w:val="0"/>
                <w:lang w:val="en-US"/>
              </w:rPr>
            </w:rPrChange>
          </w:rPr>
          <w:delInstrText xml:space="preserve"> HYPERLINK \l "_Toc206166478" </w:delInstrText>
        </w:r>
        <w:r w:rsidRPr="00BB0106" w:rsidDel="00F547C2">
          <w:rPr>
            <w:b w:val="0"/>
            <w:bCs w:val="0"/>
            <w:rPrChange w:id="1995"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1996" w:author="Andries Pandia" w:date="2025-08-26T08:27:00Z">
              <w:rPr>
                <w:b w:val="0"/>
                <w:bCs w:val="0"/>
                <w:iCs w:val="0"/>
                <w:lang w:val="en-US"/>
              </w:rPr>
            </w:rPrChange>
          </w:rPr>
          <w:fldChar w:fldCharType="separate"/>
        </w:r>
        <w:r w:rsidR="003A19D5" w:rsidRPr="00BB0106" w:rsidDel="00F547C2">
          <w:rPr>
            <w:rStyle w:val="Hyperlink"/>
            <w:b w:val="0"/>
            <w:bCs w:val="0"/>
            <w:rPrChange w:id="1997" w:author="Andries Pandia" w:date="2025-08-26T08:27:00Z">
              <w:rPr>
                <w:rStyle w:val="Hyperlink"/>
                <w:b w:val="0"/>
                <w:bCs w:val="0"/>
                <w:iCs w:val="0"/>
                <w:lang w:val="en-US"/>
              </w:rPr>
            </w:rPrChange>
          </w:rPr>
          <w:delText>3 PEMBAHASAN</w:delText>
        </w:r>
        <w:r w:rsidR="003A19D5" w:rsidRPr="00BB0106" w:rsidDel="00F547C2">
          <w:rPr>
            <w:b w:val="0"/>
            <w:bCs w:val="0"/>
            <w:webHidden/>
            <w:rPrChange w:id="1998" w:author="Andries Pandia" w:date="2025-08-26T08:27:00Z">
              <w:rPr>
                <w:b w:val="0"/>
                <w:bCs w:val="0"/>
                <w:iCs w:val="0"/>
                <w:webHidden/>
                <w:lang w:val="en-US"/>
              </w:rPr>
            </w:rPrChange>
          </w:rPr>
          <w:tab/>
        </w:r>
        <w:r w:rsidR="003A19D5" w:rsidRPr="00BB0106" w:rsidDel="00F547C2">
          <w:rPr>
            <w:b w:val="0"/>
            <w:bCs w:val="0"/>
            <w:webHidden/>
            <w:rPrChange w:id="1999" w:author="Andries Pandia" w:date="2025-08-26T08:27:00Z">
              <w:rPr>
                <w:b w:val="0"/>
                <w:bCs w:val="0"/>
                <w:iCs w:val="0"/>
                <w:webHidden/>
                <w:lang w:val="en-US"/>
              </w:rPr>
            </w:rPrChange>
          </w:rPr>
          <w:fldChar w:fldCharType="begin"/>
        </w:r>
        <w:r w:rsidR="003A19D5" w:rsidRPr="00BB0106" w:rsidDel="00F547C2">
          <w:rPr>
            <w:b w:val="0"/>
            <w:bCs w:val="0"/>
            <w:webHidden/>
            <w:rPrChange w:id="2000" w:author="Andries Pandia" w:date="2025-08-26T08:27:00Z">
              <w:rPr>
                <w:b w:val="0"/>
                <w:bCs w:val="0"/>
                <w:iCs w:val="0"/>
                <w:webHidden/>
                <w:lang w:val="en-US"/>
              </w:rPr>
            </w:rPrChange>
          </w:rPr>
          <w:delInstrText xml:space="preserve"> PAGEREF _Toc206166478 \h </w:delInstrText>
        </w:r>
        <w:r w:rsidR="003A19D5" w:rsidRPr="00BB0106" w:rsidDel="00F547C2">
          <w:rPr>
            <w:b w:val="0"/>
            <w:bCs w:val="0"/>
            <w:webHidden/>
            <w:rPrChange w:id="2001"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2002" w:author="Andries Pandia" w:date="2025-08-26T08:27:00Z">
              <w:rPr>
                <w:b w:val="0"/>
                <w:bCs w:val="0"/>
                <w:iCs w:val="0"/>
                <w:webHidden/>
                <w:lang w:val="en-US"/>
              </w:rPr>
            </w:rPrChange>
          </w:rPr>
          <w:fldChar w:fldCharType="separate"/>
        </w:r>
        <w:r w:rsidR="003A19D5" w:rsidRPr="00BB0106" w:rsidDel="00F547C2">
          <w:rPr>
            <w:b w:val="0"/>
            <w:bCs w:val="0"/>
            <w:webHidden/>
            <w:rPrChange w:id="2003" w:author="Andries Pandia" w:date="2025-08-26T08:27:00Z">
              <w:rPr>
                <w:b w:val="0"/>
                <w:bCs w:val="0"/>
                <w:iCs w:val="0"/>
                <w:webHidden/>
                <w:lang w:val="en-US"/>
              </w:rPr>
            </w:rPrChange>
          </w:rPr>
          <w:delText>xxvii</w:delText>
        </w:r>
        <w:r w:rsidR="003A19D5" w:rsidRPr="00BB0106" w:rsidDel="00F547C2">
          <w:rPr>
            <w:b w:val="0"/>
            <w:bCs w:val="0"/>
            <w:webHidden/>
            <w:rPrChange w:id="2004" w:author="Andries Pandia" w:date="2025-08-26T08:27:00Z">
              <w:rPr>
                <w:b w:val="0"/>
                <w:bCs w:val="0"/>
                <w:iCs w:val="0"/>
                <w:webHidden/>
                <w:lang w:val="en-US"/>
              </w:rPr>
            </w:rPrChange>
          </w:rPr>
          <w:fldChar w:fldCharType="end"/>
        </w:r>
        <w:r w:rsidRPr="00BB0106" w:rsidDel="00F547C2">
          <w:rPr>
            <w:b w:val="0"/>
            <w:bCs w:val="0"/>
            <w:rPrChange w:id="2005" w:author="Andries Pandia" w:date="2025-08-26T08:27:00Z">
              <w:rPr>
                <w:b w:val="0"/>
                <w:bCs w:val="0"/>
                <w:iCs w:val="0"/>
                <w:lang w:val="en-US"/>
              </w:rPr>
            </w:rPrChange>
          </w:rPr>
          <w:fldChar w:fldCharType="end"/>
        </w:r>
      </w:del>
    </w:p>
    <w:p w14:paraId="671BE308" w14:textId="594FC643" w:rsidR="003A19D5" w:rsidRPr="00BB0106" w:rsidDel="00F547C2" w:rsidRDefault="00CE4C16">
      <w:pPr>
        <w:pStyle w:val="Heading1"/>
        <w:rPr>
          <w:del w:id="2006" w:author="Andries Pandia" w:date="2025-08-21T17:05:00Z"/>
          <w:rFonts w:eastAsiaTheme="minorEastAsia" w:cstheme="minorBidi"/>
          <w:rPrChange w:id="2007" w:author="Andries Pandia" w:date="2025-08-26T08:27:00Z">
            <w:rPr>
              <w:del w:id="2008" w:author="Andries Pandia" w:date="2025-08-21T17:05:00Z"/>
              <w:rFonts w:eastAsiaTheme="minorEastAsia" w:cstheme="minorBidi"/>
              <w:bCs w:val="0"/>
              <w:lang w:val="en-ID"/>
            </w:rPr>
          </w:rPrChange>
        </w:rPr>
        <w:pPrChange w:id="2009" w:author="Andries Pandia" w:date="2025-08-22T17:22:00Z">
          <w:pPr>
            <w:pStyle w:val="TOC2"/>
          </w:pPr>
        </w:pPrChange>
      </w:pPr>
      <w:del w:id="2010" w:author="Andries Pandia" w:date="2025-08-21T17:05:00Z">
        <w:r w:rsidRPr="00BB0106" w:rsidDel="00F547C2">
          <w:rPr>
            <w:bCs w:val="0"/>
            <w:rPrChange w:id="2011" w:author="Andries Pandia" w:date="2025-08-26T08:27:00Z">
              <w:rPr>
                <w:bCs w:val="0"/>
              </w:rPr>
            </w:rPrChange>
          </w:rPr>
          <w:fldChar w:fldCharType="begin"/>
        </w:r>
        <w:r w:rsidRPr="00BB0106" w:rsidDel="00F547C2">
          <w:rPr>
            <w:bCs w:val="0"/>
            <w:rPrChange w:id="2012" w:author="Andries Pandia" w:date="2025-08-26T08:27:00Z">
              <w:rPr>
                <w:bCs w:val="0"/>
              </w:rPr>
            </w:rPrChange>
          </w:rPr>
          <w:delInstrText xml:space="preserve"> HYPERLINK \l "_Toc206166479" </w:delInstrText>
        </w:r>
        <w:r w:rsidRPr="00BB0106" w:rsidDel="00F547C2">
          <w:rPr>
            <w:b w:val="0"/>
            <w:bCs w:val="0"/>
            <w:rPrChange w:id="2013" w:author="Andries Pandia" w:date="2025-08-26T08:27:00Z">
              <w:rPr>
                <w:rFonts w:eastAsiaTheme="majorEastAsia" w:cstheme="majorBidi"/>
                <w:b w:val="0"/>
                <w:bCs w:val="0"/>
                <w:color w:val="000000"/>
                <w:spacing w:val="-10"/>
                <w:sz w:val="28"/>
                <w:szCs w:val="28"/>
              </w:rPr>
            </w:rPrChange>
          </w:rPr>
        </w:r>
        <w:r w:rsidRPr="00BB0106" w:rsidDel="00F547C2">
          <w:rPr>
            <w:bCs w:val="0"/>
            <w:rPrChange w:id="2014" w:author="Andries Pandia" w:date="2025-08-26T08:27:00Z">
              <w:rPr>
                <w:bCs w:val="0"/>
              </w:rPr>
            </w:rPrChange>
          </w:rPr>
          <w:fldChar w:fldCharType="separate"/>
        </w:r>
        <w:r w:rsidR="003A19D5" w:rsidRPr="00BB0106" w:rsidDel="00F547C2">
          <w:rPr>
            <w:rStyle w:val="Hyperlink"/>
            <w:bCs w:val="0"/>
            <w:rPrChange w:id="2015" w:author="Andries Pandia" w:date="2025-08-26T08:27:00Z">
              <w:rPr>
                <w:rStyle w:val="Hyperlink"/>
                <w:bCs w:val="0"/>
              </w:rPr>
            </w:rPrChange>
          </w:rPr>
          <w:delText>3.1</w:delText>
        </w:r>
        <w:r w:rsidR="003A19D5" w:rsidRPr="00BB0106" w:rsidDel="00F547C2">
          <w:rPr>
            <w:rFonts w:eastAsiaTheme="minorEastAsia" w:cstheme="minorBidi"/>
            <w:bCs w:val="0"/>
            <w:rPrChange w:id="2016" w:author="Andries Pandia" w:date="2025-08-26T08:27:00Z">
              <w:rPr>
                <w:rFonts w:eastAsiaTheme="minorEastAsia" w:cstheme="minorBidi"/>
                <w:bCs w:val="0"/>
              </w:rPr>
            </w:rPrChange>
          </w:rPr>
          <w:tab/>
        </w:r>
        <w:r w:rsidR="003A19D5" w:rsidRPr="00BB0106" w:rsidDel="00F547C2">
          <w:rPr>
            <w:rStyle w:val="Hyperlink"/>
            <w:bCs w:val="0"/>
            <w:rPrChange w:id="2017" w:author="Andries Pandia" w:date="2025-08-26T08:27:00Z">
              <w:rPr>
                <w:rStyle w:val="Hyperlink"/>
                <w:bCs w:val="0"/>
              </w:rPr>
            </w:rPrChange>
          </w:rPr>
          <w:delText>Jenis dan Pendekatan Penelitian</w:delText>
        </w:r>
        <w:r w:rsidR="003A19D5" w:rsidRPr="00BB0106" w:rsidDel="00F547C2">
          <w:rPr>
            <w:bCs w:val="0"/>
            <w:webHidden/>
            <w:rPrChange w:id="2018" w:author="Andries Pandia" w:date="2025-08-26T08:27:00Z">
              <w:rPr>
                <w:bCs w:val="0"/>
                <w:webHidden/>
              </w:rPr>
            </w:rPrChange>
          </w:rPr>
          <w:tab/>
        </w:r>
        <w:r w:rsidR="003A19D5" w:rsidRPr="00BB0106" w:rsidDel="00F547C2">
          <w:rPr>
            <w:bCs w:val="0"/>
            <w:webHidden/>
            <w:rPrChange w:id="2019" w:author="Andries Pandia" w:date="2025-08-26T08:27:00Z">
              <w:rPr>
                <w:bCs w:val="0"/>
                <w:webHidden/>
              </w:rPr>
            </w:rPrChange>
          </w:rPr>
          <w:fldChar w:fldCharType="begin"/>
        </w:r>
        <w:r w:rsidR="003A19D5" w:rsidRPr="00BB0106" w:rsidDel="00F547C2">
          <w:rPr>
            <w:bCs w:val="0"/>
            <w:webHidden/>
            <w:rPrChange w:id="2020" w:author="Andries Pandia" w:date="2025-08-26T08:27:00Z">
              <w:rPr>
                <w:bCs w:val="0"/>
                <w:webHidden/>
              </w:rPr>
            </w:rPrChange>
          </w:rPr>
          <w:delInstrText xml:space="preserve"> PAGEREF _Toc206166479 \h </w:delInstrText>
        </w:r>
        <w:r w:rsidR="003A19D5" w:rsidRPr="00BB0106" w:rsidDel="00F547C2">
          <w:rPr>
            <w:b w:val="0"/>
            <w:bCs w:val="0"/>
            <w:webHidden/>
            <w:rPrChange w:id="2021"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2022" w:author="Andries Pandia" w:date="2025-08-26T08:27:00Z">
              <w:rPr>
                <w:bCs w:val="0"/>
                <w:webHidden/>
              </w:rPr>
            </w:rPrChange>
          </w:rPr>
          <w:fldChar w:fldCharType="separate"/>
        </w:r>
        <w:r w:rsidR="003A19D5" w:rsidRPr="00BB0106" w:rsidDel="00F547C2">
          <w:rPr>
            <w:bCs w:val="0"/>
            <w:webHidden/>
            <w:rPrChange w:id="2023" w:author="Andries Pandia" w:date="2025-08-26T08:27:00Z">
              <w:rPr>
                <w:bCs w:val="0"/>
                <w:webHidden/>
              </w:rPr>
            </w:rPrChange>
          </w:rPr>
          <w:delText>xxvii</w:delText>
        </w:r>
        <w:r w:rsidR="003A19D5" w:rsidRPr="00BB0106" w:rsidDel="00F547C2">
          <w:rPr>
            <w:bCs w:val="0"/>
            <w:webHidden/>
            <w:rPrChange w:id="2024" w:author="Andries Pandia" w:date="2025-08-26T08:27:00Z">
              <w:rPr>
                <w:bCs w:val="0"/>
                <w:webHidden/>
              </w:rPr>
            </w:rPrChange>
          </w:rPr>
          <w:fldChar w:fldCharType="end"/>
        </w:r>
        <w:r w:rsidRPr="00BB0106" w:rsidDel="00F547C2">
          <w:rPr>
            <w:bCs w:val="0"/>
            <w:rPrChange w:id="2025" w:author="Andries Pandia" w:date="2025-08-26T08:27:00Z">
              <w:rPr>
                <w:bCs w:val="0"/>
              </w:rPr>
            </w:rPrChange>
          </w:rPr>
          <w:fldChar w:fldCharType="end"/>
        </w:r>
      </w:del>
    </w:p>
    <w:p w14:paraId="33E19967" w14:textId="2C91FE8C" w:rsidR="003A19D5" w:rsidRPr="00BB0106" w:rsidDel="00F547C2" w:rsidRDefault="00CE4C16">
      <w:pPr>
        <w:pStyle w:val="Heading1"/>
        <w:rPr>
          <w:del w:id="2026" w:author="Andries Pandia" w:date="2025-08-21T17:05:00Z"/>
          <w:rFonts w:eastAsiaTheme="minorEastAsia" w:cstheme="minorBidi"/>
          <w:rPrChange w:id="2027" w:author="Andries Pandia" w:date="2025-08-26T08:27:00Z">
            <w:rPr>
              <w:del w:id="2028" w:author="Andries Pandia" w:date="2025-08-21T17:05:00Z"/>
              <w:rFonts w:eastAsiaTheme="minorEastAsia" w:cstheme="minorBidi"/>
              <w:lang w:val="en-ID"/>
            </w:rPr>
          </w:rPrChange>
        </w:rPr>
        <w:pPrChange w:id="2029" w:author="Andries Pandia" w:date="2025-08-22T17:22:00Z">
          <w:pPr>
            <w:pStyle w:val="TOC3"/>
            <w:tabs>
              <w:tab w:val="left" w:pos="1920"/>
            </w:tabs>
          </w:pPr>
        </w:pPrChange>
      </w:pPr>
      <w:del w:id="2030" w:author="Andries Pandia" w:date="2025-08-21T17:05:00Z">
        <w:r w:rsidRPr="00BB0106" w:rsidDel="00F547C2">
          <w:rPr>
            <w:rPrChange w:id="2031" w:author="Andries Pandia" w:date="2025-08-26T08:27:00Z">
              <w:rPr/>
            </w:rPrChange>
          </w:rPr>
          <w:fldChar w:fldCharType="begin"/>
        </w:r>
        <w:r w:rsidRPr="00BB0106" w:rsidDel="00F547C2">
          <w:rPr>
            <w:rPrChange w:id="2032" w:author="Andries Pandia" w:date="2025-08-26T08:27:00Z">
              <w:rPr/>
            </w:rPrChange>
          </w:rPr>
          <w:delInstrText xml:space="preserve"> HYPERLINK \l "_Toc206166480" </w:delInstrText>
        </w:r>
        <w:r w:rsidRPr="00BB0106" w:rsidDel="00F547C2">
          <w:rPr>
            <w:b w:val="0"/>
            <w:bCs w:val="0"/>
            <w:rPrChange w:id="2033" w:author="Andries Pandia" w:date="2025-08-26T08:27:00Z">
              <w:rPr>
                <w:rFonts w:eastAsiaTheme="majorEastAsia" w:cstheme="majorBidi"/>
                <w:b/>
                <w:bCs/>
                <w:color w:val="000000"/>
                <w:spacing w:val="-10"/>
                <w:sz w:val="28"/>
                <w:szCs w:val="28"/>
              </w:rPr>
            </w:rPrChange>
          </w:rPr>
        </w:r>
        <w:r w:rsidRPr="00BB0106" w:rsidDel="00F547C2">
          <w:rPr>
            <w:rPrChange w:id="2034" w:author="Andries Pandia" w:date="2025-08-26T08:27:00Z">
              <w:rPr/>
            </w:rPrChange>
          </w:rPr>
          <w:fldChar w:fldCharType="separate"/>
        </w:r>
        <w:r w:rsidR="003A19D5" w:rsidRPr="00BB0106" w:rsidDel="00F547C2">
          <w:rPr>
            <w:rStyle w:val="Hyperlink"/>
            <w:rPrChange w:id="2035" w:author="Andries Pandia" w:date="2025-08-26T08:27:00Z">
              <w:rPr>
                <w:rStyle w:val="Hyperlink"/>
              </w:rPr>
            </w:rPrChange>
          </w:rPr>
          <w:delText>3.2.1</w:delText>
        </w:r>
        <w:r w:rsidR="003A19D5" w:rsidRPr="00BB0106" w:rsidDel="00F547C2">
          <w:rPr>
            <w:rFonts w:eastAsiaTheme="minorEastAsia" w:cstheme="minorBidi"/>
            <w:rPrChange w:id="2036" w:author="Andries Pandia" w:date="2025-08-26T08:27:00Z">
              <w:rPr>
                <w:rFonts w:eastAsiaTheme="minorEastAsia" w:cstheme="minorBidi"/>
              </w:rPr>
            </w:rPrChange>
          </w:rPr>
          <w:tab/>
        </w:r>
        <w:r w:rsidR="003A19D5" w:rsidRPr="00BB0106" w:rsidDel="00F547C2">
          <w:rPr>
            <w:rStyle w:val="Hyperlink"/>
            <w:rPrChange w:id="2037" w:author="Andries Pandia" w:date="2025-08-26T08:27:00Z">
              <w:rPr>
                <w:rStyle w:val="Hyperlink"/>
              </w:rPr>
            </w:rPrChange>
          </w:rPr>
          <w:delText>Sumber Data</w:delText>
        </w:r>
        <w:r w:rsidR="003A19D5" w:rsidRPr="00BB0106" w:rsidDel="00F547C2">
          <w:rPr>
            <w:webHidden/>
            <w:rPrChange w:id="2038" w:author="Andries Pandia" w:date="2025-08-26T08:27:00Z">
              <w:rPr>
                <w:webHidden/>
              </w:rPr>
            </w:rPrChange>
          </w:rPr>
          <w:tab/>
        </w:r>
        <w:r w:rsidR="003A19D5" w:rsidRPr="00BB0106" w:rsidDel="00F547C2">
          <w:rPr>
            <w:webHidden/>
            <w:rPrChange w:id="2039" w:author="Andries Pandia" w:date="2025-08-26T08:27:00Z">
              <w:rPr>
                <w:webHidden/>
              </w:rPr>
            </w:rPrChange>
          </w:rPr>
          <w:fldChar w:fldCharType="begin"/>
        </w:r>
        <w:r w:rsidR="003A19D5" w:rsidRPr="00BB0106" w:rsidDel="00F547C2">
          <w:rPr>
            <w:webHidden/>
            <w:rPrChange w:id="2040" w:author="Andries Pandia" w:date="2025-08-26T08:27:00Z">
              <w:rPr>
                <w:webHidden/>
              </w:rPr>
            </w:rPrChange>
          </w:rPr>
          <w:delInstrText xml:space="preserve"> PAGEREF _Toc206166480 \h </w:delInstrText>
        </w:r>
        <w:r w:rsidR="003A19D5" w:rsidRPr="00BB0106" w:rsidDel="00F547C2">
          <w:rPr>
            <w:b w:val="0"/>
            <w:bCs w:val="0"/>
            <w:webHidden/>
            <w:rPrChange w:id="2041"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042" w:author="Andries Pandia" w:date="2025-08-26T08:27:00Z">
              <w:rPr>
                <w:webHidden/>
              </w:rPr>
            </w:rPrChange>
          </w:rPr>
          <w:fldChar w:fldCharType="separate"/>
        </w:r>
        <w:r w:rsidR="003A19D5" w:rsidRPr="00BB0106" w:rsidDel="00F547C2">
          <w:rPr>
            <w:webHidden/>
            <w:rPrChange w:id="2043" w:author="Andries Pandia" w:date="2025-08-26T08:27:00Z">
              <w:rPr>
                <w:webHidden/>
              </w:rPr>
            </w:rPrChange>
          </w:rPr>
          <w:delText>xxviii</w:delText>
        </w:r>
        <w:r w:rsidR="003A19D5" w:rsidRPr="00BB0106" w:rsidDel="00F547C2">
          <w:rPr>
            <w:webHidden/>
            <w:rPrChange w:id="2044" w:author="Andries Pandia" w:date="2025-08-26T08:27:00Z">
              <w:rPr>
                <w:webHidden/>
              </w:rPr>
            </w:rPrChange>
          </w:rPr>
          <w:fldChar w:fldCharType="end"/>
        </w:r>
        <w:r w:rsidRPr="00BB0106" w:rsidDel="00F547C2">
          <w:rPr>
            <w:rPrChange w:id="2045" w:author="Andries Pandia" w:date="2025-08-26T08:27:00Z">
              <w:rPr/>
            </w:rPrChange>
          </w:rPr>
          <w:fldChar w:fldCharType="end"/>
        </w:r>
      </w:del>
    </w:p>
    <w:p w14:paraId="70C6C2AE" w14:textId="60B6FF07" w:rsidR="003A19D5" w:rsidRPr="00BB0106" w:rsidDel="00F547C2" w:rsidRDefault="00CE4C16">
      <w:pPr>
        <w:pStyle w:val="Heading1"/>
        <w:rPr>
          <w:del w:id="2046" w:author="Andries Pandia" w:date="2025-08-21T17:05:00Z"/>
          <w:rFonts w:eastAsiaTheme="minorEastAsia" w:cstheme="minorBidi"/>
          <w:rPrChange w:id="2047" w:author="Andries Pandia" w:date="2025-08-26T08:27:00Z">
            <w:rPr>
              <w:del w:id="2048" w:author="Andries Pandia" w:date="2025-08-21T17:05:00Z"/>
              <w:rFonts w:eastAsiaTheme="minorEastAsia" w:cstheme="minorBidi"/>
              <w:lang w:val="en-ID"/>
            </w:rPr>
          </w:rPrChange>
        </w:rPr>
        <w:pPrChange w:id="2049" w:author="Andries Pandia" w:date="2025-08-22T17:22:00Z">
          <w:pPr>
            <w:pStyle w:val="TOC3"/>
            <w:tabs>
              <w:tab w:val="left" w:pos="1920"/>
            </w:tabs>
          </w:pPr>
        </w:pPrChange>
      </w:pPr>
      <w:del w:id="2050" w:author="Andries Pandia" w:date="2025-08-21T17:05:00Z">
        <w:r w:rsidRPr="00BB0106" w:rsidDel="00F547C2">
          <w:rPr>
            <w:rPrChange w:id="2051" w:author="Andries Pandia" w:date="2025-08-26T08:27:00Z">
              <w:rPr/>
            </w:rPrChange>
          </w:rPr>
          <w:fldChar w:fldCharType="begin"/>
        </w:r>
        <w:r w:rsidRPr="00BB0106" w:rsidDel="00F547C2">
          <w:rPr>
            <w:rPrChange w:id="2052" w:author="Andries Pandia" w:date="2025-08-26T08:27:00Z">
              <w:rPr/>
            </w:rPrChange>
          </w:rPr>
          <w:delInstrText xml:space="preserve"> HYPERLINK \l "_Toc206166481" </w:delInstrText>
        </w:r>
        <w:r w:rsidRPr="00BB0106" w:rsidDel="00F547C2">
          <w:rPr>
            <w:b w:val="0"/>
            <w:bCs w:val="0"/>
            <w:rPrChange w:id="2053" w:author="Andries Pandia" w:date="2025-08-26T08:27:00Z">
              <w:rPr>
                <w:rFonts w:eastAsiaTheme="majorEastAsia" w:cstheme="majorBidi"/>
                <w:b/>
                <w:bCs/>
                <w:color w:val="000000"/>
                <w:spacing w:val="-10"/>
                <w:sz w:val="28"/>
                <w:szCs w:val="28"/>
              </w:rPr>
            </w:rPrChange>
          </w:rPr>
        </w:r>
        <w:r w:rsidRPr="00BB0106" w:rsidDel="00F547C2">
          <w:rPr>
            <w:rPrChange w:id="2054" w:author="Andries Pandia" w:date="2025-08-26T08:27:00Z">
              <w:rPr/>
            </w:rPrChange>
          </w:rPr>
          <w:fldChar w:fldCharType="separate"/>
        </w:r>
        <w:r w:rsidR="003A19D5" w:rsidRPr="00BB0106" w:rsidDel="00F547C2">
          <w:rPr>
            <w:rStyle w:val="Hyperlink"/>
            <w:rPrChange w:id="2055" w:author="Andries Pandia" w:date="2025-08-26T08:27:00Z">
              <w:rPr>
                <w:rStyle w:val="Hyperlink"/>
              </w:rPr>
            </w:rPrChange>
          </w:rPr>
          <w:delText>3.2.2</w:delText>
        </w:r>
        <w:r w:rsidR="003A19D5" w:rsidRPr="00BB0106" w:rsidDel="00F547C2">
          <w:rPr>
            <w:rFonts w:eastAsiaTheme="minorEastAsia" w:cstheme="minorBidi"/>
            <w:rPrChange w:id="2056" w:author="Andries Pandia" w:date="2025-08-26T08:27:00Z">
              <w:rPr>
                <w:rFonts w:eastAsiaTheme="minorEastAsia" w:cstheme="minorBidi"/>
              </w:rPr>
            </w:rPrChange>
          </w:rPr>
          <w:tab/>
        </w:r>
        <w:r w:rsidR="003A19D5" w:rsidRPr="00BB0106" w:rsidDel="00F547C2">
          <w:rPr>
            <w:rStyle w:val="Hyperlink"/>
            <w:rPrChange w:id="2057" w:author="Andries Pandia" w:date="2025-08-26T08:27:00Z">
              <w:rPr>
                <w:rStyle w:val="Hyperlink"/>
              </w:rPr>
            </w:rPrChange>
          </w:rPr>
          <w:delText>Teknik Pengumpulan Data</w:delText>
        </w:r>
        <w:r w:rsidR="003A19D5" w:rsidRPr="00BB0106" w:rsidDel="00F547C2">
          <w:rPr>
            <w:webHidden/>
            <w:rPrChange w:id="2058" w:author="Andries Pandia" w:date="2025-08-26T08:27:00Z">
              <w:rPr>
                <w:webHidden/>
              </w:rPr>
            </w:rPrChange>
          </w:rPr>
          <w:tab/>
        </w:r>
        <w:r w:rsidR="003A19D5" w:rsidRPr="00BB0106" w:rsidDel="00F547C2">
          <w:rPr>
            <w:webHidden/>
            <w:rPrChange w:id="2059" w:author="Andries Pandia" w:date="2025-08-26T08:27:00Z">
              <w:rPr>
                <w:webHidden/>
              </w:rPr>
            </w:rPrChange>
          </w:rPr>
          <w:fldChar w:fldCharType="begin"/>
        </w:r>
        <w:r w:rsidR="003A19D5" w:rsidRPr="00BB0106" w:rsidDel="00F547C2">
          <w:rPr>
            <w:webHidden/>
            <w:rPrChange w:id="2060" w:author="Andries Pandia" w:date="2025-08-26T08:27:00Z">
              <w:rPr>
                <w:webHidden/>
              </w:rPr>
            </w:rPrChange>
          </w:rPr>
          <w:delInstrText xml:space="preserve"> PAGEREF _Toc206166481 \h </w:delInstrText>
        </w:r>
        <w:r w:rsidR="003A19D5" w:rsidRPr="00BB0106" w:rsidDel="00F547C2">
          <w:rPr>
            <w:b w:val="0"/>
            <w:bCs w:val="0"/>
            <w:webHidden/>
            <w:rPrChange w:id="2061"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062" w:author="Andries Pandia" w:date="2025-08-26T08:27:00Z">
              <w:rPr>
                <w:webHidden/>
              </w:rPr>
            </w:rPrChange>
          </w:rPr>
          <w:fldChar w:fldCharType="separate"/>
        </w:r>
        <w:r w:rsidR="003A19D5" w:rsidRPr="00BB0106" w:rsidDel="00F547C2">
          <w:rPr>
            <w:webHidden/>
            <w:rPrChange w:id="2063" w:author="Andries Pandia" w:date="2025-08-26T08:27:00Z">
              <w:rPr>
                <w:webHidden/>
              </w:rPr>
            </w:rPrChange>
          </w:rPr>
          <w:delText>xxx</w:delText>
        </w:r>
        <w:r w:rsidR="003A19D5" w:rsidRPr="00BB0106" w:rsidDel="00F547C2">
          <w:rPr>
            <w:webHidden/>
            <w:rPrChange w:id="2064" w:author="Andries Pandia" w:date="2025-08-26T08:27:00Z">
              <w:rPr>
                <w:webHidden/>
              </w:rPr>
            </w:rPrChange>
          </w:rPr>
          <w:fldChar w:fldCharType="end"/>
        </w:r>
        <w:r w:rsidRPr="00BB0106" w:rsidDel="00F547C2">
          <w:rPr>
            <w:rPrChange w:id="2065" w:author="Andries Pandia" w:date="2025-08-26T08:27:00Z">
              <w:rPr/>
            </w:rPrChange>
          </w:rPr>
          <w:fldChar w:fldCharType="end"/>
        </w:r>
      </w:del>
    </w:p>
    <w:p w14:paraId="14278B3E" w14:textId="7A88FE31" w:rsidR="003A19D5" w:rsidRPr="00BB0106" w:rsidDel="00F547C2" w:rsidRDefault="00CE4C16">
      <w:pPr>
        <w:pStyle w:val="Heading1"/>
        <w:rPr>
          <w:del w:id="2066" w:author="Andries Pandia" w:date="2025-08-21T17:05:00Z"/>
          <w:rFonts w:eastAsiaTheme="minorEastAsia" w:cstheme="minorBidi"/>
          <w:rPrChange w:id="2067" w:author="Andries Pandia" w:date="2025-08-26T08:27:00Z">
            <w:rPr>
              <w:del w:id="2068" w:author="Andries Pandia" w:date="2025-08-21T17:05:00Z"/>
              <w:rFonts w:eastAsiaTheme="minorEastAsia" w:cstheme="minorBidi"/>
              <w:bCs w:val="0"/>
              <w:lang w:val="en-ID"/>
            </w:rPr>
          </w:rPrChange>
        </w:rPr>
        <w:pPrChange w:id="2069" w:author="Andries Pandia" w:date="2025-08-22T17:22:00Z">
          <w:pPr>
            <w:pStyle w:val="TOC2"/>
          </w:pPr>
        </w:pPrChange>
      </w:pPr>
      <w:del w:id="2070" w:author="Andries Pandia" w:date="2025-08-21T17:05:00Z">
        <w:r w:rsidRPr="00BB0106" w:rsidDel="00F547C2">
          <w:rPr>
            <w:bCs w:val="0"/>
            <w:rPrChange w:id="2071" w:author="Andries Pandia" w:date="2025-08-26T08:27:00Z">
              <w:rPr>
                <w:bCs w:val="0"/>
              </w:rPr>
            </w:rPrChange>
          </w:rPr>
          <w:fldChar w:fldCharType="begin"/>
        </w:r>
        <w:r w:rsidRPr="00BB0106" w:rsidDel="00F547C2">
          <w:rPr>
            <w:bCs w:val="0"/>
            <w:rPrChange w:id="2072" w:author="Andries Pandia" w:date="2025-08-26T08:27:00Z">
              <w:rPr>
                <w:bCs w:val="0"/>
              </w:rPr>
            </w:rPrChange>
          </w:rPr>
          <w:delInstrText xml:space="preserve"> HYPERLINK \l "_Toc206166482" </w:delInstrText>
        </w:r>
        <w:r w:rsidRPr="00BB0106" w:rsidDel="00F547C2">
          <w:rPr>
            <w:b w:val="0"/>
            <w:bCs w:val="0"/>
            <w:rPrChange w:id="2073" w:author="Andries Pandia" w:date="2025-08-26T08:27:00Z">
              <w:rPr>
                <w:rFonts w:eastAsiaTheme="majorEastAsia" w:cstheme="majorBidi"/>
                <w:b w:val="0"/>
                <w:bCs w:val="0"/>
                <w:color w:val="000000"/>
                <w:spacing w:val="-10"/>
                <w:sz w:val="28"/>
                <w:szCs w:val="28"/>
              </w:rPr>
            </w:rPrChange>
          </w:rPr>
        </w:r>
        <w:r w:rsidRPr="00BB0106" w:rsidDel="00F547C2">
          <w:rPr>
            <w:bCs w:val="0"/>
            <w:rPrChange w:id="2074" w:author="Andries Pandia" w:date="2025-08-26T08:27:00Z">
              <w:rPr>
                <w:bCs w:val="0"/>
              </w:rPr>
            </w:rPrChange>
          </w:rPr>
          <w:fldChar w:fldCharType="separate"/>
        </w:r>
        <w:r w:rsidR="003A19D5" w:rsidRPr="00BB0106" w:rsidDel="00F547C2">
          <w:rPr>
            <w:rStyle w:val="Hyperlink"/>
            <w:bCs w:val="0"/>
            <w:rPrChange w:id="2075" w:author="Andries Pandia" w:date="2025-08-26T08:27:00Z">
              <w:rPr>
                <w:rStyle w:val="Hyperlink"/>
                <w:bCs w:val="0"/>
              </w:rPr>
            </w:rPrChange>
          </w:rPr>
          <w:delText>3.3</w:delText>
        </w:r>
        <w:r w:rsidR="003A19D5" w:rsidRPr="00BB0106" w:rsidDel="00F547C2">
          <w:rPr>
            <w:rFonts w:eastAsiaTheme="minorEastAsia" w:cstheme="minorBidi"/>
            <w:bCs w:val="0"/>
            <w:rPrChange w:id="2076" w:author="Andries Pandia" w:date="2025-08-26T08:27:00Z">
              <w:rPr>
                <w:rFonts w:eastAsiaTheme="minorEastAsia" w:cstheme="minorBidi"/>
                <w:bCs w:val="0"/>
              </w:rPr>
            </w:rPrChange>
          </w:rPr>
          <w:tab/>
        </w:r>
        <w:r w:rsidR="003A19D5" w:rsidRPr="00BB0106" w:rsidDel="00F547C2">
          <w:rPr>
            <w:rStyle w:val="Hyperlink"/>
            <w:bCs w:val="0"/>
            <w:rPrChange w:id="2077" w:author="Andries Pandia" w:date="2025-08-26T08:27:00Z">
              <w:rPr>
                <w:rStyle w:val="Hyperlink"/>
                <w:bCs w:val="0"/>
              </w:rPr>
            </w:rPrChange>
          </w:rPr>
          <w:delText>Teknik Analisis Data</w:delText>
        </w:r>
        <w:r w:rsidR="003A19D5" w:rsidRPr="00BB0106" w:rsidDel="00F547C2">
          <w:rPr>
            <w:bCs w:val="0"/>
            <w:webHidden/>
            <w:rPrChange w:id="2078" w:author="Andries Pandia" w:date="2025-08-26T08:27:00Z">
              <w:rPr>
                <w:bCs w:val="0"/>
                <w:webHidden/>
              </w:rPr>
            </w:rPrChange>
          </w:rPr>
          <w:tab/>
        </w:r>
        <w:r w:rsidR="003A19D5" w:rsidRPr="00BB0106" w:rsidDel="00F547C2">
          <w:rPr>
            <w:bCs w:val="0"/>
            <w:webHidden/>
            <w:rPrChange w:id="2079" w:author="Andries Pandia" w:date="2025-08-26T08:27:00Z">
              <w:rPr>
                <w:bCs w:val="0"/>
                <w:webHidden/>
              </w:rPr>
            </w:rPrChange>
          </w:rPr>
          <w:fldChar w:fldCharType="begin"/>
        </w:r>
        <w:r w:rsidR="003A19D5" w:rsidRPr="00BB0106" w:rsidDel="00F547C2">
          <w:rPr>
            <w:bCs w:val="0"/>
            <w:webHidden/>
            <w:rPrChange w:id="2080" w:author="Andries Pandia" w:date="2025-08-26T08:27:00Z">
              <w:rPr>
                <w:bCs w:val="0"/>
                <w:webHidden/>
              </w:rPr>
            </w:rPrChange>
          </w:rPr>
          <w:delInstrText xml:space="preserve"> PAGEREF _Toc206166482 \h </w:delInstrText>
        </w:r>
        <w:r w:rsidR="003A19D5" w:rsidRPr="00BB0106" w:rsidDel="00F547C2">
          <w:rPr>
            <w:b w:val="0"/>
            <w:bCs w:val="0"/>
            <w:webHidden/>
            <w:rPrChange w:id="2081"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2082" w:author="Andries Pandia" w:date="2025-08-26T08:27:00Z">
              <w:rPr>
                <w:bCs w:val="0"/>
                <w:webHidden/>
              </w:rPr>
            </w:rPrChange>
          </w:rPr>
          <w:fldChar w:fldCharType="separate"/>
        </w:r>
        <w:r w:rsidR="003A19D5" w:rsidRPr="00BB0106" w:rsidDel="00F547C2">
          <w:rPr>
            <w:bCs w:val="0"/>
            <w:webHidden/>
            <w:rPrChange w:id="2083" w:author="Andries Pandia" w:date="2025-08-26T08:27:00Z">
              <w:rPr>
                <w:bCs w:val="0"/>
                <w:webHidden/>
              </w:rPr>
            </w:rPrChange>
          </w:rPr>
          <w:delText>xxx</w:delText>
        </w:r>
        <w:r w:rsidR="003A19D5" w:rsidRPr="00BB0106" w:rsidDel="00F547C2">
          <w:rPr>
            <w:bCs w:val="0"/>
            <w:webHidden/>
            <w:rPrChange w:id="2084" w:author="Andries Pandia" w:date="2025-08-26T08:27:00Z">
              <w:rPr>
                <w:bCs w:val="0"/>
                <w:webHidden/>
              </w:rPr>
            </w:rPrChange>
          </w:rPr>
          <w:fldChar w:fldCharType="end"/>
        </w:r>
        <w:r w:rsidRPr="00BB0106" w:rsidDel="00F547C2">
          <w:rPr>
            <w:bCs w:val="0"/>
            <w:rPrChange w:id="2085" w:author="Andries Pandia" w:date="2025-08-26T08:27:00Z">
              <w:rPr>
                <w:bCs w:val="0"/>
              </w:rPr>
            </w:rPrChange>
          </w:rPr>
          <w:fldChar w:fldCharType="end"/>
        </w:r>
      </w:del>
    </w:p>
    <w:p w14:paraId="4C1590EE" w14:textId="0142D59C" w:rsidR="003A19D5" w:rsidRPr="00BB0106" w:rsidDel="00F547C2" w:rsidRDefault="00CE4C16">
      <w:pPr>
        <w:pStyle w:val="Heading1"/>
        <w:rPr>
          <w:del w:id="2086" w:author="Andries Pandia" w:date="2025-08-21T17:05:00Z"/>
          <w:rFonts w:eastAsiaTheme="minorEastAsia" w:cstheme="minorBidi"/>
          <w:rPrChange w:id="2087" w:author="Andries Pandia" w:date="2025-08-26T08:27:00Z">
            <w:rPr>
              <w:del w:id="2088" w:author="Andries Pandia" w:date="2025-08-21T17:05:00Z"/>
              <w:rFonts w:eastAsiaTheme="minorEastAsia" w:cstheme="minorBidi"/>
              <w:lang w:val="en-ID"/>
            </w:rPr>
          </w:rPrChange>
        </w:rPr>
        <w:pPrChange w:id="2089" w:author="Andries Pandia" w:date="2025-08-22T17:22:00Z">
          <w:pPr>
            <w:pStyle w:val="TOC3"/>
          </w:pPr>
        </w:pPrChange>
      </w:pPr>
      <w:del w:id="2090" w:author="Andries Pandia" w:date="2025-08-21T17:05:00Z">
        <w:r w:rsidRPr="00BB0106" w:rsidDel="00F547C2">
          <w:rPr>
            <w:rPrChange w:id="2091" w:author="Andries Pandia" w:date="2025-08-26T08:27:00Z">
              <w:rPr/>
            </w:rPrChange>
          </w:rPr>
          <w:fldChar w:fldCharType="begin"/>
        </w:r>
        <w:r w:rsidRPr="00BB0106" w:rsidDel="00F547C2">
          <w:rPr>
            <w:rPrChange w:id="2092" w:author="Andries Pandia" w:date="2025-08-26T08:27:00Z">
              <w:rPr/>
            </w:rPrChange>
          </w:rPr>
          <w:delInstrText xml:space="preserve"> HYPERLINK \l "_Toc206166483" </w:delInstrText>
        </w:r>
        <w:r w:rsidRPr="00BB0106" w:rsidDel="00F547C2">
          <w:rPr>
            <w:b w:val="0"/>
            <w:bCs w:val="0"/>
            <w:rPrChange w:id="2093" w:author="Andries Pandia" w:date="2025-08-26T08:27:00Z">
              <w:rPr>
                <w:rFonts w:eastAsiaTheme="majorEastAsia" w:cstheme="majorBidi"/>
                <w:b/>
                <w:bCs/>
                <w:color w:val="000000"/>
                <w:spacing w:val="-10"/>
                <w:sz w:val="28"/>
                <w:szCs w:val="28"/>
              </w:rPr>
            </w:rPrChange>
          </w:rPr>
        </w:r>
        <w:r w:rsidRPr="00BB0106" w:rsidDel="00F547C2">
          <w:rPr>
            <w:rPrChange w:id="2094" w:author="Andries Pandia" w:date="2025-08-26T08:27:00Z">
              <w:rPr/>
            </w:rPrChange>
          </w:rPr>
          <w:fldChar w:fldCharType="separate"/>
        </w:r>
        <w:r w:rsidR="003A19D5" w:rsidRPr="00BB0106" w:rsidDel="00F547C2">
          <w:rPr>
            <w:rStyle w:val="Hyperlink"/>
            <w:rPrChange w:id="2095" w:author="Andries Pandia" w:date="2025-08-26T08:27:00Z">
              <w:rPr>
                <w:rStyle w:val="Hyperlink"/>
              </w:rPr>
            </w:rPrChange>
          </w:rPr>
          <w:delText>3.3.2 Load Dataset</w:delText>
        </w:r>
        <w:r w:rsidR="003A19D5" w:rsidRPr="00BB0106" w:rsidDel="00F547C2">
          <w:rPr>
            <w:webHidden/>
            <w:rPrChange w:id="2096" w:author="Andries Pandia" w:date="2025-08-26T08:27:00Z">
              <w:rPr>
                <w:webHidden/>
              </w:rPr>
            </w:rPrChange>
          </w:rPr>
          <w:tab/>
        </w:r>
        <w:r w:rsidR="003A19D5" w:rsidRPr="00BB0106" w:rsidDel="00F547C2">
          <w:rPr>
            <w:webHidden/>
            <w:rPrChange w:id="2097" w:author="Andries Pandia" w:date="2025-08-26T08:27:00Z">
              <w:rPr>
                <w:webHidden/>
              </w:rPr>
            </w:rPrChange>
          </w:rPr>
          <w:fldChar w:fldCharType="begin"/>
        </w:r>
        <w:r w:rsidR="003A19D5" w:rsidRPr="00BB0106" w:rsidDel="00F547C2">
          <w:rPr>
            <w:webHidden/>
            <w:rPrChange w:id="2098" w:author="Andries Pandia" w:date="2025-08-26T08:27:00Z">
              <w:rPr>
                <w:webHidden/>
              </w:rPr>
            </w:rPrChange>
          </w:rPr>
          <w:delInstrText xml:space="preserve"> PAGEREF _Toc206166483 \h </w:delInstrText>
        </w:r>
        <w:r w:rsidR="003A19D5" w:rsidRPr="00BB0106" w:rsidDel="00F547C2">
          <w:rPr>
            <w:b w:val="0"/>
            <w:bCs w:val="0"/>
            <w:webHidden/>
            <w:rPrChange w:id="2099"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100" w:author="Andries Pandia" w:date="2025-08-26T08:27:00Z">
              <w:rPr>
                <w:webHidden/>
              </w:rPr>
            </w:rPrChange>
          </w:rPr>
          <w:fldChar w:fldCharType="separate"/>
        </w:r>
        <w:r w:rsidR="003A19D5" w:rsidRPr="00BB0106" w:rsidDel="00F547C2">
          <w:rPr>
            <w:webHidden/>
            <w:rPrChange w:id="2101" w:author="Andries Pandia" w:date="2025-08-26T08:27:00Z">
              <w:rPr>
                <w:webHidden/>
              </w:rPr>
            </w:rPrChange>
          </w:rPr>
          <w:delText>xxxi</w:delText>
        </w:r>
        <w:r w:rsidR="003A19D5" w:rsidRPr="00BB0106" w:rsidDel="00F547C2">
          <w:rPr>
            <w:webHidden/>
            <w:rPrChange w:id="2102" w:author="Andries Pandia" w:date="2025-08-26T08:27:00Z">
              <w:rPr>
                <w:webHidden/>
              </w:rPr>
            </w:rPrChange>
          </w:rPr>
          <w:fldChar w:fldCharType="end"/>
        </w:r>
        <w:r w:rsidRPr="00BB0106" w:rsidDel="00F547C2">
          <w:rPr>
            <w:rPrChange w:id="2103" w:author="Andries Pandia" w:date="2025-08-26T08:27:00Z">
              <w:rPr/>
            </w:rPrChange>
          </w:rPr>
          <w:fldChar w:fldCharType="end"/>
        </w:r>
      </w:del>
    </w:p>
    <w:p w14:paraId="7265D845" w14:textId="50662736" w:rsidR="003A19D5" w:rsidRPr="00BB0106" w:rsidDel="00F547C2" w:rsidRDefault="00CE4C16">
      <w:pPr>
        <w:pStyle w:val="Heading1"/>
        <w:rPr>
          <w:del w:id="2104" w:author="Andries Pandia" w:date="2025-08-21T17:05:00Z"/>
          <w:rFonts w:eastAsiaTheme="minorEastAsia" w:cstheme="minorBidi"/>
          <w:rPrChange w:id="2105" w:author="Andries Pandia" w:date="2025-08-26T08:27:00Z">
            <w:rPr>
              <w:del w:id="2106" w:author="Andries Pandia" w:date="2025-08-21T17:05:00Z"/>
              <w:rFonts w:eastAsiaTheme="minorEastAsia" w:cstheme="minorBidi"/>
              <w:lang w:val="en-ID"/>
            </w:rPr>
          </w:rPrChange>
        </w:rPr>
        <w:pPrChange w:id="2107" w:author="Andries Pandia" w:date="2025-08-22T17:22:00Z">
          <w:pPr>
            <w:pStyle w:val="TOC3"/>
          </w:pPr>
        </w:pPrChange>
      </w:pPr>
      <w:del w:id="2108" w:author="Andries Pandia" w:date="2025-08-21T17:05:00Z">
        <w:r w:rsidRPr="00BB0106" w:rsidDel="00F547C2">
          <w:rPr>
            <w:rPrChange w:id="2109" w:author="Andries Pandia" w:date="2025-08-26T08:27:00Z">
              <w:rPr/>
            </w:rPrChange>
          </w:rPr>
          <w:fldChar w:fldCharType="begin"/>
        </w:r>
        <w:r w:rsidRPr="00BB0106" w:rsidDel="00F547C2">
          <w:rPr>
            <w:rPrChange w:id="2110" w:author="Andries Pandia" w:date="2025-08-26T08:27:00Z">
              <w:rPr/>
            </w:rPrChange>
          </w:rPr>
          <w:delInstrText xml:space="preserve"> HYPERLINK \l "_Toc206166484" </w:delInstrText>
        </w:r>
        <w:r w:rsidRPr="00BB0106" w:rsidDel="00F547C2">
          <w:rPr>
            <w:b w:val="0"/>
            <w:bCs w:val="0"/>
            <w:rPrChange w:id="2111" w:author="Andries Pandia" w:date="2025-08-26T08:27:00Z">
              <w:rPr>
                <w:rFonts w:eastAsiaTheme="majorEastAsia" w:cstheme="majorBidi"/>
                <w:b/>
                <w:bCs/>
                <w:color w:val="000000"/>
                <w:spacing w:val="-10"/>
                <w:sz w:val="28"/>
                <w:szCs w:val="28"/>
              </w:rPr>
            </w:rPrChange>
          </w:rPr>
        </w:r>
        <w:r w:rsidRPr="00BB0106" w:rsidDel="00F547C2">
          <w:rPr>
            <w:rPrChange w:id="2112" w:author="Andries Pandia" w:date="2025-08-26T08:27:00Z">
              <w:rPr/>
            </w:rPrChange>
          </w:rPr>
          <w:fldChar w:fldCharType="separate"/>
        </w:r>
        <w:r w:rsidR="003A19D5" w:rsidRPr="00BB0106" w:rsidDel="00F547C2">
          <w:rPr>
            <w:rStyle w:val="Hyperlink"/>
            <w:rPrChange w:id="2113" w:author="Andries Pandia" w:date="2025-08-26T08:27:00Z">
              <w:rPr>
                <w:rStyle w:val="Hyperlink"/>
              </w:rPr>
            </w:rPrChange>
          </w:rPr>
          <w:delText>3.3.3 Data Cleaning</w:delText>
        </w:r>
        <w:r w:rsidR="003A19D5" w:rsidRPr="00BB0106" w:rsidDel="00F547C2">
          <w:rPr>
            <w:webHidden/>
            <w:rPrChange w:id="2114" w:author="Andries Pandia" w:date="2025-08-26T08:27:00Z">
              <w:rPr>
                <w:webHidden/>
              </w:rPr>
            </w:rPrChange>
          </w:rPr>
          <w:tab/>
        </w:r>
        <w:r w:rsidR="003A19D5" w:rsidRPr="00BB0106" w:rsidDel="00F547C2">
          <w:rPr>
            <w:webHidden/>
            <w:rPrChange w:id="2115" w:author="Andries Pandia" w:date="2025-08-26T08:27:00Z">
              <w:rPr>
                <w:webHidden/>
              </w:rPr>
            </w:rPrChange>
          </w:rPr>
          <w:fldChar w:fldCharType="begin"/>
        </w:r>
        <w:r w:rsidR="003A19D5" w:rsidRPr="00BB0106" w:rsidDel="00F547C2">
          <w:rPr>
            <w:webHidden/>
            <w:rPrChange w:id="2116" w:author="Andries Pandia" w:date="2025-08-26T08:27:00Z">
              <w:rPr>
                <w:webHidden/>
              </w:rPr>
            </w:rPrChange>
          </w:rPr>
          <w:delInstrText xml:space="preserve"> PAGEREF _Toc206166484 \h </w:delInstrText>
        </w:r>
        <w:r w:rsidR="003A19D5" w:rsidRPr="00BB0106" w:rsidDel="00F547C2">
          <w:rPr>
            <w:b w:val="0"/>
            <w:bCs w:val="0"/>
            <w:webHidden/>
            <w:rPrChange w:id="2117"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118" w:author="Andries Pandia" w:date="2025-08-26T08:27:00Z">
              <w:rPr>
                <w:webHidden/>
              </w:rPr>
            </w:rPrChange>
          </w:rPr>
          <w:fldChar w:fldCharType="separate"/>
        </w:r>
        <w:r w:rsidR="003A19D5" w:rsidRPr="00BB0106" w:rsidDel="00F547C2">
          <w:rPr>
            <w:webHidden/>
            <w:rPrChange w:id="2119" w:author="Andries Pandia" w:date="2025-08-26T08:27:00Z">
              <w:rPr>
                <w:webHidden/>
              </w:rPr>
            </w:rPrChange>
          </w:rPr>
          <w:delText>xxxi</w:delText>
        </w:r>
        <w:r w:rsidR="003A19D5" w:rsidRPr="00BB0106" w:rsidDel="00F547C2">
          <w:rPr>
            <w:webHidden/>
            <w:rPrChange w:id="2120" w:author="Andries Pandia" w:date="2025-08-26T08:27:00Z">
              <w:rPr>
                <w:webHidden/>
              </w:rPr>
            </w:rPrChange>
          </w:rPr>
          <w:fldChar w:fldCharType="end"/>
        </w:r>
        <w:r w:rsidRPr="00BB0106" w:rsidDel="00F547C2">
          <w:rPr>
            <w:rPrChange w:id="2121" w:author="Andries Pandia" w:date="2025-08-26T08:27:00Z">
              <w:rPr/>
            </w:rPrChange>
          </w:rPr>
          <w:fldChar w:fldCharType="end"/>
        </w:r>
      </w:del>
    </w:p>
    <w:p w14:paraId="4826B8CA" w14:textId="1AC6633B" w:rsidR="003A19D5" w:rsidRPr="00BB0106" w:rsidDel="00F547C2" w:rsidRDefault="00CE4C16">
      <w:pPr>
        <w:pStyle w:val="Heading1"/>
        <w:rPr>
          <w:del w:id="2122" w:author="Andries Pandia" w:date="2025-08-21T17:05:00Z"/>
          <w:rFonts w:eastAsiaTheme="minorEastAsia" w:cstheme="minorBidi"/>
          <w:rPrChange w:id="2123" w:author="Andries Pandia" w:date="2025-08-26T08:27:00Z">
            <w:rPr>
              <w:del w:id="2124" w:author="Andries Pandia" w:date="2025-08-21T17:05:00Z"/>
              <w:rFonts w:eastAsiaTheme="minorEastAsia" w:cstheme="minorBidi"/>
              <w:lang w:val="en-ID"/>
            </w:rPr>
          </w:rPrChange>
        </w:rPr>
        <w:pPrChange w:id="2125" w:author="Andries Pandia" w:date="2025-08-22T17:22:00Z">
          <w:pPr>
            <w:pStyle w:val="TOC3"/>
          </w:pPr>
        </w:pPrChange>
      </w:pPr>
      <w:del w:id="2126" w:author="Andries Pandia" w:date="2025-08-21T17:05:00Z">
        <w:r w:rsidRPr="00BB0106" w:rsidDel="00F547C2">
          <w:rPr>
            <w:rPrChange w:id="2127" w:author="Andries Pandia" w:date="2025-08-26T08:27:00Z">
              <w:rPr/>
            </w:rPrChange>
          </w:rPr>
          <w:fldChar w:fldCharType="begin"/>
        </w:r>
        <w:r w:rsidRPr="00BB0106" w:rsidDel="00F547C2">
          <w:rPr>
            <w:rPrChange w:id="2128" w:author="Andries Pandia" w:date="2025-08-26T08:27:00Z">
              <w:rPr/>
            </w:rPrChange>
          </w:rPr>
          <w:delInstrText xml:space="preserve"> HYPERLINK \l "_Toc206166485" </w:delInstrText>
        </w:r>
        <w:r w:rsidRPr="00BB0106" w:rsidDel="00F547C2">
          <w:rPr>
            <w:b w:val="0"/>
            <w:bCs w:val="0"/>
            <w:rPrChange w:id="2129" w:author="Andries Pandia" w:date="2025-08-26T08:27:00Z">
              <w:rPr>
                <w:rFonts w:eastAsiaTheme="majorEastAsia" w:cstheme="majorBidi"/>
                <w:b/>
                <w:bCs/>
                <w:color w:val="000000"/>
                <w:spacing w:val="-10"/>
                <w:sz w:val="28"/>
                <w:szCs w:val="28"/>
              </w:rPr>
            </w:rPrChange>
          </w:rPr>
        </w:r>
        <w:r w:rsidRPr="00BB0106" w:rsidDel="00F547C2">
          <w:rPr>
            <w:rPrChange w:id="2130" w:author="Andries Pandia" w:date="2025-08-26T08:27:00Z">
              <w:rPr/>
            </w:rPrChange>
          </w:rPr>
          <w:fldChar w:fldCharType="separate"/>
        </w:r>
        <w:r w:rsidR="003A19D5" w:rsidRPr="00BB0106" w:rsidDel="00F547C2">
          <w:rPr>
            <w:rStyle w:val="Hyperlink"/>
            <w:rPrChange w:id="2131" w:author="Andries Pandia" w:date="2025-08-26T08:27:00Z">
              <w:rPr>
                <w:rStyle w:val="Hyperlink"/>
              </w:rPr>
            </w:rPrChange>
          </w:rPr>
          <w:delText>3.3.4  Analisis Statistik Deskriptif</w:delText>
        </w:r>
        <w:r w:rsidR="003A19D5" w:rsidRPr="00BB0106" w:rsidDel="00F547C2">
          <w:rPr>
            <w:webHidden/>
            <w:rPrChange w:id="2132" w:author="Andries Pandia" w:date="2025-08-26T08:27:00Z">
              <w:rPr>
                <w:webHidden/>
              </w:rPr>
            </w:rPrChange>
          </w:rPr>
          <w:tab/>
        </w:r>
        <w:r w:rsidR="003A19D5" w:rsidRPr="00BB0106" w:rsidDel="00F547C2">
          <w:rPr>
            <w:webHidden/>
            <w:rPrChange w:id="2133" w:author="Andries Pandia" w:date="2025-08-26T08:27:00Z">
              <w:rPr>
                <w:webHidden/>
              </w:rPr>
            </w:rPrChange>
          </w:rPr>
          <w:fldChar w:fldCharType="begin"/>
        </w:r>
        <w:r w:rsidR="003A19D5" w:rsidRPr="00BB0106" w:rsidDel="00F547C2">
          <w:rPr>
            <w:webHidden/>
            <w:rPrChange w:id="2134" w:author="Andries Pandia" w:date="2025-08-26T08:27:00Z">
              <w:rPr>
                <w:webHidden/>
              </w:rPr>
            </w:rPrChange>
          </w:rPr>
          <w:delInstrText xml:space="preserve"> PAGEREF _Toc206166485 \h </w:delInstrText>
        </w:r>
        <w:r w:rsidR="003A19D5" w:rsidRPr="00BB0106" w:rsidDel="00F547C2">
          <w:rPr>
            <w:b w:val="0"/>
            <w:bCs w:val="0"/>
            <w:webHidden/>
            <w:rPrChange w:id="2135"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136" w:author="Andries Pandia" w:date="2025-08-26T08:27:00Z">
              <w:rPr>
                <w:webHidden/>
              </w:rPr>
            </w:rPrChange>
          </w:rPr>
          <w:fldChar w:fldCharType="separate"/>
        </w:r>
        <w:r w:rsidR="003A19D5" w:rsidRPr="00BB0106" w:rsidDel="00F547C2">
          <w:rPr>
            <w:webHidden/>
            <w:rPrChange w:id="2137" w:author="Andries Pandia" w:date="2025-08-26T08:27:00Z">
              <w:rPr>
                <w:webHidden/>
              </w:rPr>
            </w:rPrChange>
          </w:rPr>
          <w:delText>xxxii</w:delText>
        </w:r>
        <w:r w:rsidR="003A19D5" w:rsidRPr="00BB0106" w:rsidDel="00F547C2">
          <w:rPr>
            <w:webHidden/>
            <w:rPrChange w:id="2138" w:author="Andries Pandia" w:date="2025-08-26T08:27:00Z">
              <w:rPr>
                <w:webHidden/>
              </w:rPr>
            </w:rPrChange>
          </w:rPr>
          <w:fldChar w:fldCharType="end"/>
        </w:r>
        <w:r w:rsidRPr="00BB0106" w:rsidDel="00F547C2">
          <w:rPr>
            <w:rPrChange w:id="2139" w:author="Andries Pandia" w:date="2025-08-26T08:27:00Z">
              <w:rPr/>
            </w:rPrChange>
          </w:rPr>
          <w:fldChar w:fldCharType="end"/>
        </w:r>
      </w:del>
    </w:p>
    <w:p w14:paraId="108C029D" w14:textId="70FF71FE" w:rsidR="003A19D5" w:rsidRPr="00BB0106" w:rsidDel="00F547C2" w:rsidRDefault="00CE4C16">
      <w:pPr>
        <w:pStyle w:val="Heading1"/>
        <w:rPr>
          <w:del w:id="2140" w:author="Andries Pandia" w:date="2025-08-21T17:05:00Z"/>
          <w:rFonts w:eastAsiaTheme="minorEastAsia" w:cstheme="minorBidi"/>
          <w:rPrChange w:id="2141" w:author="Andries Pandia" w:date="2025-08-26T08:27:00Z">
            <w:rPr>
              <w:del w:id="2142" w:author="Andries Pandia" w:date="2025-08-21T17:05:00Z"/>
              <w:rFonts w:eastAsiaTheme="minorEastAsia" w:cstheme="minorBidi"/>
              <w:lang w:val="en-ID"/>
            </w:rPr>
          </w:rPrChange>
        </w:rPr>
        <w:pPrChange w:id="2143" w:author="Andries Pandia" w:date="2025-08-22T17:22:00Z">
          <w:pPr>
            <w:pStyle w:val="TOC3"/>
          </w:pPr>
        </w:pPrChange>
      </w:pPr>
      <w:del w:id="2144" w:author="Andries Pandia" w:date="2025-08-21T17:05:00Z">
        <w:r w:rsidRPr="00BB0106" w:rsidDel="00F547C2">
          <w:rPr>
            <w:rPrChange w:id="2145" w:author="Andries Pandia" w:date="2025-08-26T08:27:00Z">
              <w:rPr/>
            </w:rPrChange>
          </w:rPr>
          <w:fldChar w:fldCharType="begin"/>
        </w:r>
        <w:r w:rsidRPr="00BB0106" w:rsidDel="00F547C2">
          <w:rPr>
            <w:rPrChange w:id="2146" w:author="Andries Pandia" w:date="2025-08-26T08:27:00Z">
              <w:rPr/>
            </w:rPrChange>
          </w:rPr>
          <w:delInstrText xml:space="preserve"> HYPERLINK \l "_Toc206166486" </w:delInstrText>
        </w:r>
        <w:r w:rsidRPr="00BB0106" w:rsidDel="00F547C2">
          <w:rPr>
            <w:b w:val="0"/>
            <w:bCs w:val="0"/>
            <w:rPrChange w:id="2147" w:author="Andries Pandia" w:date="2025-08-26T08:27:00Z">
              <w:rPr>
                <w:rFonts w:eastAsiaTheme="majorEastAsia" w:cstheme="majorBidi"/>
                <w:b/>
                <w:bCs/>
                <w:color w:val="000000"/>
                <w:spacing w:val="-10"/>
                <w:sz w:val="28"/>
                <w:szCs w:val="28"/>
              </w:rPr>
            </w:rPrChange>
          </w:rPr>
        </w:r>
        <w:r w:rsidRPr="00BB0106" w:rsidDel="00F547C2">
          <w:rPr>
            <w:rPrChange w:id="2148" w:author="Andries Pandia" w:date="2025-08-26T08:27:00Z">
              <w:rPr/>
            </w:rPrChange>
          </w:rPr>
          <w:fldChar w:fldCharType="separate"/>
        </w:r>
        <w:r w:rsidR="003A19D5" w:rsidRPr="00BB0106" w:rsidDel="00F547C2">
          <w:rPr>
            <w:rStyle w:val="Hyperlink"/>
            <w:rPrChange w:id="2149" w:author="Andries Pandia" w:date="2025-08-26T08:27:00Z">
              <w:rPr>
                <w:rStyle w:val="Hyperlink"/>
              </w:rPr>
            </w:rPrChange>
          </w:rPr>
          <w:delText>3.3.5 Visualisasi Bentuk Eksploitasi</w:delText>
        </w:r>
        <w:r w:rsidR="003A19D5" w:rsidRPr="00BB0106" w:rsidDel="00F547C2">
          <w:rPr>
            <w:webHidden/>
            <w:rPrChange w:id="2150" w:author="Andries Pandia" w:date="2025-08-26T08:27:00Z">
              <w:rPr>
                <w:webHidden/>
              </w:rPr>
            </w:rPrChange>
          </w:rPr>
          <w:tab/>
        </w:r>
        <w:r w:rsidR="003A19D5" w:rsidRPr="00BB0106" w:rsidDel="00F547C2">
          <w:rPr>
            <w:webHidden/>
            <w:rPrChange w:id="2151" w:author="Andries Pandia" w:date="2025-08-26T08:27:00Z">
              <w:rPr>
                <w:webHidden/>
              </w:rPr>
            </w:rPrChange>
          </w:rPr>
          <w:fldChar w:fldCharType="begin"/>
        </w:r>
        <w:r w:rsidR="003A19D5" w:rsidRPr="00BB0106" w:rsidDel="00F547C2">
          <w:rPr>
            <w:webHidden/>
            <w:rPrChange w:id="2152" w:author="Andries Pandia" w:date="2025-08-26T08:27:00Z">
              <w:rPr>
                <w:webHidden/>
              </w:rPr>
            </w:rPrChange>
          </w:rPr>
          <w:delInstrText xml:space="preserve"> PAGEREF _Toc206166486 \h </w:delInstrText>
        </w:r>
        <w:r w:rsidR="003A19D5" w:rsidRPr="00BB0106" w:rsidDel="00F547C2">
          <w:rPr>
            <w:b w:val="0"/>
            <w:bCs w:val="0"/>
            <w:webHidden/>
            <w:rPrChange w:id="2153"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154" w:author="Andries Pandia" w:date="2025-08-26T08:27:00Z">
              <w:rPr>
                <w:webHidden/>
              </w:rPr>
            </w:rPrChange>
          </w:rPr>
          <w:fldChar w:fldCharType="separate"/>
        </w:r>
        <w:r w:rsidR="003A19D5" w:rsidRPr="00BB0106" w:rsidDel="00F547C2">
          <w:rPr>
            <w:webHidden/>
            <w:rPrChange w:id="2155" w:author="Andries Pandia" w:date="2025-08-26T08:27:00Z">
              <w:rPr>
                <w:webHidden/>
              </w:rPr>
            </w:rPrChange>
          </w:rPr>
          <w:delText>xxxiii</w:delText>
        </w:r>
        <w:r w:rsidR="003A19D5" w:rsidRPr="00BB0106" w:rsidDel="00F547C2">
          <w:rPr>
            <w:webHidden/>
            <w:rPrChange w:id="2156" w:author="Andries Pandia" w:date="2025-08-26T08:27:00Z">
              <w:rPr>
                <w:webHidden/>
              </w:rPr>
            </w:rPrChange>
          </w:rPr>
          <w:fldChar w:fldCharType="end"/>
        </w:r>
        <w:r w:rsidRPr="00BB0106" w:rsidDel="00F547C2">
          <w:rPr>
            <w:rPrChange w:id="2157" w:author="Andries Pandia" w:date="2025-08-26T08:27:00Z">
              <w:rPr/>
            </w:rPrChange>
          </w:rPr>
          <w:fldChar w:fldCharType="end"/>
        </w:r>
      </w:del>
    </w:p>
    <w:p w14:paraId="664D03B8" w14:textId="7A5FCA95" w:rsidR="003A19D5" w:rsidRPr="00BB0106" w:rsidDel="00F547C2" w:rsidRDefault="00CE4C16">
      <w:pPr>
        <w:pStyle w:val="Heading1"/>
        <w:rPr>
          <w:del w:id="2158" w:author="Andries Pandia" w:date="2025-08-21T17:05:00Z"/>
          <w:rFonts w:eastAsiaTheme="minorEastAsia" w:cstheme="minorBidi"/>
          <w:rPrChange w:id="2159" w:author="Andries Pandia" w:date="2025-08-26T08:27:00Z">
            <w:rPr>
              <w:del w:id="2160" w:author="Andries Pandia" w:date="2025-08-21T17:05:00Z"/>
              <w:rFonts w:eastAsiaTheme="minorEastAsia" w:cstheme="minorBidi"/>
              <w:lang w:val="en-ID"/>
            </w:rPr>
          </w:rPrChange>
        </w:rPr>
        <w:pPrChange w:id="2161" w:author="Andries Pandia" w:date="2025-08-22T17:22:00Z">
          <w:pPr>
            <w:pStyle w:val="TOC3"/>
          </w:pPr>
        </w:pPrChange>
      </w:pPr>
      <w:del w:id="2162" w:author="Andries Pandia" w:date="2025-08-21T17:05:00Z">
        <w:r w:rsidRPr="00BB0106" w:rsidDel="00F547C2">
          <w:rPr>
            <w:rPrChange w:id="2163" w:author="Andries Pandia" w:date="2025-08-26T08:27:00Z">
              <w:rPr/>
            </w:rPrChange>
          </w:rPr>
          <w:fldChar w:fldCharType="begin"/>
        </w:r>
        <w:r w:rsidRPr="00BB0106" w:rsidDel="00F547C2">
          <w:rPr>
            <w:rPrChange w:id="2164" w:author="Andries Pandia" w:date="2025-08-26T08:27:00Z">
              <w:rPr/>
            </w:rPrChange>
          </w:rPr>
          <w:delInstrText xml:space="preserve"> HYPERLINK \l "_Toc206166487" </w:delInstrText>
        </w:r>
        <w:r w:rsidRPr="00BB0106" w:rsidDel="00F547C2">
          <w:rPr>
            <w:b w:val="0"/>
            <w:bCs w:val="0"/>
            <w:rPrChange w:id="2165" w:author="Andries Pandia" w:date="2025-08-26T08:27:00Z">
              <w:rPr>
                <w:rFonts w:eastAsiaTheme="majorEastAsia" w:cstheme="majorBidi"/>
                <w:b/>
                <w:bCs/>
                <w:color w:val="000000"/>
                <w:spacing w:val="-10"/>
                <w:sz w:val="28"/>
                <w:szCs w:val="28"/>
              </w:rPr>
            </w:rPrChange>
          </w:rPr>
        </w:r>
        <w:r w:rsidRPr="00BB0106" w:rsidDel="00F547C2">
          <w:rPr>
            <w:rPrChange w:id="2166" w:author="Andries Pandia" w:date="2025-08-26T08:27:00Z">
              <w:rPr/>
            </w:rPrChange>
          </w:rPr>
          <w:fldChar w:fldCharType="separate"/>
        </w:r>
        <w:r w:rsidR="003A19D5" w:rsidRPr="00BB0106" w:rsidDel="00F547C2">
          <w:rPr>
            <w:rStyle w:val="Hyperlink"/>
            <w:rPrChange w:id="2167" w:author="Andries Pandia" w:date="2025-08-26T08:27:00Z">
              <w:rPr>
                <w:rStyle w:val="Hyperlink"/>
              </w:rPr>
            </w:rPrChange>
          </w:rPr>
          <w:delText>3.3.6  Negara Eksploitasi Terbanyak</w:delText>
        </w:r>
        <w:r w:rsidR="003A19D5" w:rsidRPr="00BB0106" w:rsidDel="00F547C2">
          <w:rPr>
            <w:webHidden/>
            <w:rPrChange w:id="2168" w:author="Andries Pandia" w:date="2025-08-26T08:27:00Z">
              <w:rPr>
                <w:webHidden/>
              </w:rPr>
            </w:rPrChange>
          </w:rPr>
          <w:tab/>
        </w:r>
        <w:r w:rsidR="003A19D5" w:rsidRPr="00BB0106" w:rsidDel="00F547C2">
          <w:rPr>
            <w:webHidden/>
            <w:rPrChange w:id="2169" w:author="Andries Pandia" w:date="2025-08-26T08:27:00Z">
              <w:rPr>
                <w:webHidden/>
              </w:rPr>
            </w:rPrChange>
          </w:rPr>
          <w:fldChar w:fldCharType="begin"/>
        </w:r>
        <w:r w:rsidR="003A19D5" w:rsidRPr="00BB0106" w:rsidDel="00F547C2">
          <w:rPr>
            <w:webHidden/>
            <w:rPrChange w:id="2170" w:author="Andries Pandia" w:date="2025-08-26T08:27:00Z">
              <w:rPr>
                <w:webHidden/>
              </w:rPr>
            </w:rPrChange>
          </w:rPr>
          <w:delInstrText xml:space="preserve"> PAGEREF _Toc206166487 \h </w:delInstrText>
        </w:r>
        <w:r w:rsidR="003A19D5" w:rsidRPr="00BB0106" w:rsidDel="00F547C2">
          <w:rPr>
            <w:b w:val="0"/>
            <w:bCs w:val="0"/>
            <w:webHidden/>
            <w:rPrChange w:id="2171"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172" w:author="Andries Pandia" w:date="2025-08-26T08:27:00Z">
              <w:rPr>
                <w:webHidden/>
              </w:rPr>
            </w:rPrChange>
          </w:rPr>
          <w:fldChar w:fldCharType="separate"/>
        </w:r>
        <w:r w:rsidR="003A19D5" w:rsidRPr="00BB0106" w:rsidDel="00F547C2">
          <w:rPr>
            <w:webHidden/>
            <w:rPrChange w:id="2173" w:author="Andries Pandia" w:date="2025-08-26T08:27:00Z">
              <w:rPr>
                <w:webHidden/>
              </w:rPr>
            </w:rPrChange>
          </w:rPr>
          <w:delText>xxxiv</w:delText>
        </w:r>
        <w:r w:rsidR="003A19D5" w:rsidRPr="00BB0106" w:rsidDel="00F547C2">
          <w:rPr>
            <w:webHidden/>
            <w:rPrChange w:id="2174" w:author="Andries Pandia" w:date="2025-08-26T08:27:00Z">
              <w:rPr>
                <w:webHidden/>
              </w:rPr>
            </w:rPrChange>
          </w:rPr>
          <w:fldChar w:fldCharType="end"/>
        </w:r>
        <w:r w:rsidRPr="00BB0106" w:rsidDel="00F547C2">
          <w:rPr>
            <w:rPrChange w:id="2175" w:author="Andries Pandia" w:date="2025-08-26T08:27:00Z">
              <w:rPr/>
            </w:rPrChange>
          </w:rPr>
          <w:fldChar w:fldCharType="end"/>
        </w:r>
      </w:del>
    </w:p>
    <w:p w14:paraId="33949D02" w14:textId="34A3D67D" w:rsidR="003A19D5" w:rsidRPr="00BB0106" w:rsidDel="00F547C2" w:rsidRDefault="00CE4C16">
      <w:pPr>
        <w:pStyle w:val="Heading1"/>
        <w:rPr>
          <w:del w:id="2176" w:author="Andries Pandia" w:date="2025-08-21T17:05:00Z"/>
          <w:rFonts w:eastAsiaTheme="minorEastAsia" w:cstheme="minorBidi"/>
          <w:rPrChange w:id="2177" w:author="Andries Pandia" w:date="2025-08-26T08:27:00Z">
            <w:rPr>
              <w:del w:id="2178" w:author="Andries Pandia" w:date="2025-08-21T17:05:00Z"/>
              <w:rFonts w:eastAsiaTheme="minorEastAsia" w:cstheme="minorBidi"/>
              <w:lang w:val="en-ID"/>
            </w:rPr>
          </w:rPrChange>
        </w:rPr>
        <w:pPrChange w:id="2179" w:author="Andries Pandia" w:date="2025-08-22T17:22:00Z">
          <w:pPr>
            <w:pStyle w:val="TOC3"/>
          </w:pPr>
        </w:pPrChange>
      </w:pPr>
      <w:del w:id="2180" w:author="Andries Pandia" w:date="2025-08-21T17:05:00Z">
        <w:r w:rsidRPr="00BB0106" w:rsidDel="00F547C2">
          <w:rPr>
            <w:rPrChange w:id="2181" w:author="Andries Pandia" w:date="2025-08-26T08:27:00Z">
              <w:rPr/>
            </w:rPrChange>
          </w:rPr>
          <w:fldChar w:fldCharType="begin"/>
        </w:r>
        <w:r w:rsidRPr="00BB0106" w:rsidDel="00F547C2">
          <w:rPr>
            <w:rPrChange w:id="2182" w:author="Andries Pandia" w:date="2025-08-26T08:27:00Z">
              <w:rPr/>
            </w:rPrChange>
          </w:rPr>
          <w:delInstrText xml:space="preserve"> HYPERLINK \l "_Toc206166488" </w:delInstrText>
        </w:r>
        <w:r w:rsidRPr="00BB0106" w:rsidDel="00F547C2">
          <w:rPr>
            <w:b w:val="0"/>
            <w:bCs w:val="0"/>
            <w:rPrChange w:id="2183" w:author="Andries Pandia" w:date="2025-08-26T08:27:00Z">
              <w:rPr>
                <w:rFonts w:eastAsiaTheme="majorEastAsia" w:cstheme="majorBidi"/>
                <w:b/>
                <w:bCs/>
                <w:color w:val="000000"/>
                <w:spacing w:val="-10"/>
                <w:sz w:val="28"/>
                <w:szCs w:val="28"/>
              </w:rPr>
            </w:rPrChange>
          </w:rPr>
        </w:r>
        <w:r w:rsidRPr="00BB0106" w:rsidDel="00F547C2">
          <w:rPr>
            <w:rPrChange w:id="2184" w:author="Andries Pandia" w:date="2025-08-26T08:27:00Z">
              <w:rPr/>
            </w:rPrChange>
          </w:rPr>
          <w:fldChar w:fldCharType="separate"/>
        </w:r>
        <w:r w:rsidR="003A19D5" w:rsidRPr="00BB0106" w:rsidDel="00F547C2">
          <w:rPr>
            <w:rStyle w:val="Hyperlink"/>
            <w:rPrChange w:id="2185" w:author="Andries Pandia" w:date="2025-08-26T08:27:00Z">
              <w:rPr>
                <w:rStyle w:val="Hyperlink"/>
              </w:rPr>
            </w:rPrChange>
          </w:rPr>
          <w:delText>3.3.7  Tren Korban Anak Perempuan &lt; 18 Tahun</w:delText>
        </w:r>
        <w:r w:rsidR="003A19D5" w:rsidRPr="00BB0106" w:rsidDel="00F547C2">
          <w:rPr>
            <w:webHidden/>
            <w:rPrChange w:id="2186" w:author="Andries Pandia" w:date="2025-08-26T08:27:00Z">
              <w:rPr>
                <w:webHidden/>
              </w:rPr>
            </w:rPrChange>
          </w:rPr>
          <w:tab/>
        </w:r>
        <w:r w:rsidR="003A19D5" w:rsidRPr="00BB0106" w:rsidDel="00F547C2">
          <w:rPr>
            <w:webHidden/>
            <w:rPrChange w:id="2187" w:author="Andries Pandia" w:date="2025-08-26T08:27:00Z">
              <w:rPr>
                <w:webHidden/>
              </w:rPr>
            </w:rPrChange>
          </w:rPr>
          <w:fldChar w:fldCharType="begin"/>
        </w:r>
        <w:r w:rsidR="003A19D5" w:rsidRPr="00BB0106" w:rsidDel="00F547C2">
          <w:rPr>
            <w:webHidden/>
            <w:rPrChange w:id="2188" w:author="Andries Pandia" w:date="2025-08-26T08:27:00Z">
              <w:rPr>
                <w:webHidden/>
              </w:rPr>
            </w:rPrChange>
          </w:rPr>
          <w:delInstrText xml:space="preserve"> PAGEREF _Toc206166488 \h </w:delInstrText>
        </w:r>
        <w:r w:rsidR="003A19D5" w:rsidRPr="00BB0106" w:rsidDel="00F547C2">
          <w:rPr>
            <w:b w:val="0"/>
            <w:bCs w:val="0"/>
            <w:webHidden/>
            <w:rPrChange w:id="2189"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190" w:author="Andries Pandia" w:date="2025-08-26T08:27:00Z">
              <w:rPr>
                <w:webHidden/>
              </w:rPr>
            </w:rPrChange>
          </w:rPr>
          <w:fldChar w:fldCharType="separate"/>
        </w:r>
        <w:r w:rsidR="003A19D5" w:rsidRPr="00BB0106" w:rsidDel="00F547C2">
          <w:rPr>
            <w:webHidden/>
            <w:rPrChange w:id="2191" w:author="Andries Pandia" w:date="2025-08-26T08:27:00Z">
              <w:rPr>
                <w:webHidden/>
              </w:rPr>
            </w:rPrChange>
          </w:rPr>
          <w:delText>xxxiv</w:delText>
        </w:r>
        <w:r w:rsidR="003A19D5" w:rsidRPr="00BB0106" w:rsidDel="00F547C2">
          <w:rPr>
            <w:webHidden/>
            <w:rPrChange w:id="2192" w:author="Andries Pandia" w:date="2025-08-26T08:27:00Z">
              <w:rPr>
                <w:webHidden/>
              </w:rPr>
            </w:rPrChange>
          </w:rPr>
          <w:fldChar w:fldCharType="end"/>
        </w:r>
        <w:r w:rsidRPr="00BB0106" w:rsidDel="00F547C2">
          <w:rPr>
            <w:rPrChange w:id="2193" w:author="Andries Pandia" w:date="2025-08-26T08:27:00Z">
              <w:rPr/>
            </w:rPrChange>
          </w:rPr>
          <w:fldChar w:fldCharType="end"/>
        </w:r>
      </w:del>
    </w:p>
    <w:p w14:paraId="67583688" w14:textId="65F14F3D" w:rsidR="003A19D5" w:rsidRPr="00BB0106" w:rsidDel="00F547C2" w:rsidRDefault="00CE4C16">
      <w:pPr>
        <w:pStyle w:val="Heading1"/>
        <w:rPr>
          <w:del w:id="2194" w:author="Andries Pandia" w:date="2025-08-21T17:05:00Z"/>
          <w:rFonts w:eastAsiaTheme="minorEastAsia" w:cstheme="minorBidi"/>
          <w:rPrChange w:id="2195" w:author="Andries Pandia" w:date="2025-08-26T08:27:00Z">
            <w:rPr>
              <w:del w:id="2196" w:author="Andries Pandia" w:date="2025-08-21T17:05:00Z"/>
              <w:rFonts w:eastAsiaTheme="minorEastAsia" w:cstheme="minorBidi"/>
              <w:lang w:val="en-ID"/>
            </w:rPr>
          </w:rPrChange>
        </w:rPr>
        <w:pPrChange w:id="2197" w:author="Andries Pandia" w:date="2025-08-22T17:22:00Z">
          <w:pPr>
            <w:pStyle w:val="TOC3"/>
          </w:pPr>
        </w:pPrChange>
      </w:pPr>
      <w:del w:id="2198" w:author="Andries Pandia" w:date="2025-08-21T17:05:00Z">
        <w:r w:rsidRPr="00BB0106" w:rsidDel="00F547C2">
          <w:rPr>
            <w:rPrChange w:id="2199" w:author="Andries Pandia" w:date="2025-08-26T08:27:00Z">
              <w:rPr/>
            </w:rPrChange>
          </w:rPr>
          <w:fldChar w:fldCharType="begin"/>
        </w:r>
        <w:r w:rsidRPr="00BB0106" w:rsidDel="00F547C2">
          <w:rPr>
            <w:rPrChange w:id="2200" w:author="Andries Pandia" w:date="2025-08-26T08:27:00Z">
              <w:rPr/>
            </w:rPrChange>
          </w:rPr>
          <w:delInstrText xml:space="preserve"> HYPERLINK \l "_Toc206166489" </w:delInstrText>
        </w:r>
        <w:r w:rsidRPr="00BB0106" w:rsidDel="00F547C2">
          <w:rPr>
            <w:b w:val="0"/>
            <w:bCs w:val="0"/>
            <w:rPrChange w:id="2201" w:author="Andries Pandia" w:date="2025-08-26T08:27:00Z">
              <w:rPr>
                <w:rFonts w:eastAsiaTheme="majorEastAsia" w:cstheme="majorBidi"/>
                <w:b/>
                <w:bCs/>
                <w:color w:val="000000"/>
                <w:spacing w:val="-10"/>
                <w:sz w:val="28"/>
                <w:szCs w:val="28"/>
              </w:rPr>
            </w:rPrChange>
          </w:rPr>
        </w:r>
        <w:r w:rsidRPr="00BB0106" w:rsidDel="00F547C2">
          <w:rPr>
            <w:rPrChange w:id="2202" w:author="Andries Pandia" w:date="2025-08-26T08:27:00Z">
              <w:rPr/>
            </w:rPrChange>
          </w:rPr>
          <w:fldChar w:fldCharType="separate"/>
        </w:r>
        <w:r w:rsidR="003A19D5" w:rsidRPr="00BB0106" w:rsidDel="00F547C2">
          <w:rPr>
            <w:rStyle w:val="Hyperlink"/>
            <w:rPrChange w:id="2203" w:author="Andries Pandia" w:date="2025-08-26T08:27:00Z">
              <w:rPr>
                <w:rStyle w:val="Hyperlink"/>
              </w:rPr>
            </w:rPrChange>
          </w:rPr>
          <w:delText>3.3.8  Korelasi Gender dengan Jenis Eksploitasi</w:delText>
        </w:r>
        <w:r w:rsidR="003A19D5" w:rsidRPr="00BB0106" w:rsidDel="00F547C2">
          <w:rPr>
            <w:webHidden/>
            <w:rPrChange w:id="2204" w:author="Andries Pandia" w:date="2025-08-26T08:27:00Z">
              <w:rPr>
                <w:webHidden/>
              </w:rPr>
            </w:rPrChange>
          </w:rPr>
          <w:tab/>
        </w:r>
        <w:r w:rsidR="003A19D5" w:rsidRPr="00BB0106" w:rsidDel="00F547C2">
          <w:rPr>
            <w:webHidden/>
            <w:rPrChange w:id="2205" w:author="Andries Pandia" w:date="2025-08-26T08:27:00Z">
              <w:rPr>
                <w:webHidden/>
              </w:rPr>
            </w:rPrChange>
          </w:rPr>
          <w:fldChar w:fldCharType="begin"/>
        </w:r>
        <w:r w:rsidR="003A19D5" w:rsidRPr="00BB0106" w:rsidDel="00F547C2">
          <w:rPr>
            <w:webHidden/>
            <w:rPrChange w:id="2206" w:author="Andries Pandia" w:date="2025-08-26T08:27:00Z">
              <w:rPr>
                <w:webHidden/>
              </w:rPr>
            </w:rPrChange>
          </w:rPr>
          <w:delInstrText xml:space="preserve"> PAGEREF _Toc206166489 \h </w:delInstrText>
        </w:r>
        <w:r w:rsidR="003A19D5" w:rsidRPr="00BB0106" w:rsidDel="00F547C2">
          <w:rPr>
            <w:b w:val="0"/>
            <w:bCs w:val="0"/>
            <w:webHidden/>
            <w:rPrChange w:id="2207"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208" w:author="Andries Pandia" w:date="2025-08-26T08:27:00Z">
              <w:rPr>
                <w:webHidden/>
              </w:rPr>
            </w:rPrChange>
          </w:rPr>
          <w:fldChar w:fldCharType="separate"/>
        </w:r>
        <w:r w:rsidR="003A19D5" w:rsidRPr="00BB0106" w:rsidDel="00F547C2">
          <w:rPr>
            <w:webHidden/>
            <w:rPrChange w:id="2209" w:author="Andries Pandia" w:date="2025-08-26T08:27:00Z">
              <w:rPr>
                <w:webHidden/>
              </w:rPr>
            </w:rPrChange>
          </w:rPr>
          <w:delText>xxxv</w:delText>
        </w:r>
        <w:r w:rsidR="003A19D5" w:rsidRPr="00BB0106" w:rsidDel="00F547C2">
          <w:rPr>
            <w:webHidden/>
            <w:rPrChange w:id="2210" w:author="Andries Pandia" w:date="2025-08-26T08:27:00Z">
              <w:rPr>
                <w:webHidden/>
              </w:rPr>
            </w:rPrChange>
          </w:rPr>
          <w:fldChar w:fldCharType="end"/>
        </w:r>
        <w:r w:rsidRPr="00BB0106" w:rsidDel="00F547C2">
          <w:rPr>
            <w:rPrChange w:id="2211" w:author="Andries Pandia" w:date="2025-08-26T08:27:00Z">
              <w:rPr/>
            </w:rPrChange>
          </w:rPr>
          <w:fldChar w:fldCharType="end"/>
        </w:r>
      </w:del>
    </w:p>
    <w:p w14:paraId="3E30F352" w14:textId="56B7C8B8" w:rsidR="003A19D5" w:rsidRPr="00BB0106" w:rsidDel="00F547C2" w:rsidRDefault="00CE4C16">
      <w:pPr>
        <w:pStyle w:val="Heading1"/>
        <w:rPr>
          <w:del w:id="2212" w:author="Andries Pandia" w:date="2025-08-21T17:05:00Z"/>
          <w:rFonts w:eastAsiaTheme="minorEastAsia" w:cstheme="minorBidi"/>
          <w:rPrChange w:id="2213" w:author="Andries Pandia" w:date="2025-08-26T08:27:00Z">
            <w:rPr>
              <w:del w:id="2214" w:author="Andries Pandia" w:date="2025-08-21T17:05:00Z"/>
              <w:rFonts w:eastAsiaTheme="minorEastAsia" w:cstheme="minorBidi"/>
              <w:lang w:val="en-ID"/>
            </w:rPr>
          </w:rPrChange>
        </w:rPr>
        <w:pPrChange w:id="2215" w:author="Andries Pandia" w:date="2025-08-22T17:22:00Z">
          <w:pPr>
            <w:pStyle w:val="TOC3"/>
          </w:pPr>
        </w:pPrChange>
      </w:pPr>
      <w:del w:id="2216" w:author="Andries Pandia" w:date="2025-08-21T17:05:00Z">
        <w:r w:rsidRPr="00BB0106" w:rsidDel="00F547C2">
          <w:rPr>
            <w:rPrChange w:id="2217" w:author="Andries Pandia" w:date="2025-08-26T08:27:00Z">
              <w:rPr/>
            </w:rPrChange>
          </w:rPr>
          <w:fldChar w:fldCharType="begin"/>
        </w:r>
        <w:r w:rsidRPr="00BB0106" w:rsidDel="00F547C2">
          <w:rPr>
            <w:rPrChange w:id="2218" w:author="Andries Pandia" w:date="2025-08-26T08:27:00Z">
              <w:rPr/>
            </w:rPrChange>
          </w:rPr>
          <w:delInstrText xml:space="preserve"> HYPERLINK \l "_Toc206166490" </w:delInstrText>
        </w:r>
        <w:r w:rsidRPr="00BB0106" w:rsidDel="00F547C2">
          <w:rPr>
            <w:b w:val="0"/>
            <w:bCs w:val="0"/>
            <w:rPrChange w:id="2219" w:author="Andries Pandia" w:date="2025-08-26T08:27:00Z">
              <w:rPr>
                <w:rFonts w:eastAsiaTheme="majorEastAsia" w:cstheme="majorBidi"/>
                <w:b/>
                <w:bCs/>
                <w:color w:val="000000"/>
                <w:spacing w:val="-10"/>
                <w:sz w:val="28"/>
                <w:szCs w:val="28"/>
              </w:rPr>
            </w:rPrChange>
          </w:rPr>
        </w:r>
        <w:r w:rsidRPr="00BB0106" w:rsidDel="00F547C2">
          <w:rPr>
            <w:rPrChange w:id="2220" w:author="Andries Pandia" w:date="2025-08-26T08:27:00Z">
              <w:rPr/>
            </w:rPrChange>
          </w:rPr>
          <w:fldChar w:fldCharType="separate"/>
        </w:r>
        <w:r w:rsidR="003A19D5" w:rsidRPr="00BB0106" w:rsidDel="00F547C2">
          <w:rPr>
            <w:rStyle w:val="Hyperlink"/>
            <w:rPrChange w:id="2221" w:author="Andries Pandia" w:date="2025-08-26T08:27:00Z">
              <w:rPr>
                <w:rStyle w:val="Hyperlink"/>
              </w:rPr>
            </w:rPrChange>
          </w:rPr>
          <w:delText>3.3.9  Pola Usia terhadap Eksploitasi Seksual</w:delText>
        </w:r>
        <w:r w:rsidR="003A19D5" w:rsidRPr="00BB0106" w:rsidDel="00F547C2">
          <w:rPr>
            <w:webHidden/>
            <w:rPrChange w:id="2222" w:author="Andries Pandia" w:date="2025-08-26T08:27:00Z">
              <w:rPr>
                <w:webHidden/>
              </w:rPr>
            </w:rPrChange>
          </w:rPr>
          <w:tab/>
        </w:r>
        <w:r w:rsidR="003A19D5" w:rsidRPr="00BB0106" w:rsidDel="00F547C2">
          <w:rPr>
            <w:webHidden/>
            <w:rPrChange w:id="2223" w:author="Andries Pandia" w:date="2025-08-26T08:27:00Z">
              <w:rPr>
                <w:webHidden/>
              </w:rPr>
            </w:rPrChange>
          </w:rPr>
          <w:fldChar w:fldCharType="begin"/>
        </w:r>
        <w:r w:rsidR="003A19D5" w:rsidRPr="00BB0106" w:rsidDel="00F547C2">
          <w:rPr>
            <w:webHidden/>
            <w:rPrChange w:id="2224" w:author="Andries Pandia" w:date="2025-08-26T08:27:00Z">
              <w:rPr>
                <w:webHidden/>
              </w:rPr>
            </w:rPrChange>
          </w:rPr>
          <w:delInstrText xml:space="preserve"> PAGEREF _Toc206166490 \h </w:delInstrText>
        </w:r>
        <w:r w:rsidR="003A19D5" w:rsidRPr="00BB0106" w:rsidDel="00F547C2">
          <w:rPr>
            <w:b w:val="0"/>
            <w:bCs w:val="0"/>
            <w:webHidden/>
            <w:rPrChange w:id="2225"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226" w:author="Andries Pandia" w:date="2025-08-26T08:27:00Z">
              <w:rPr>
                <w:webHidden/>
              </w:rPr>
            </w:rPrChange>
          </w:rPr>
          <w:fldChar w:fldCharType="separate"/>
        </w:r>
        <w:r w:rsidR="003A19D5" w:rsidRPr="00BB0106" w:rsidDel="00F547C2">
          <w:rPr>
            <w:webHidden/>
            <w:rPrChange w:id="2227" w:author="Andries Pandia" w:date="2025-08-26T08:27:00Z">
              <w:rPr>
                <w:webHidden/>
              </w:rPr>
            </w:rPrChange>
          </w:rPr>
          <w:delText>xxxvi</w:delText>
        </w:r>
        <w:r w:rsidR="003A19D5" w:rsidRPr="00BB0106" w:rsidDel="00F547C2">
          <w:rPr>
            <w:webHidden/>
            <w:rPrChange w:id="2228" w:author="Andries Pandia" w:date="2025-08-26T08:27:00Z">
              <w:rPr>
                <w:webHidden/>
              </w:rPr>
            </w:rPrChange>
          </w:rPr>
          <w:fldChar w:fldCharType="end"/>
        </w:r>
        <w:r w:rsidRPr="00BB0106" w:rsidDel="00F547C2">
          <w:rPr>
            <w:rPrChange w:id="2229" w:author="Andries Pandia" w:date="2025-08-26T08:27:00Z">
              <w:rPr/>
            </w:rPrChange>
          </w:rPr>
          <w:fldChar w:fldCharType="end"/>
        </w:r>
      </w:del>
    </w:p>
    <w:p w14:paraId="76F36A8D" w14:textId="249193AB" w:rsidR="003A19D5" w:rsidRPr="00BB0106" w:rsidDel="00F547C2" w:rsidRDefault="00CE4C16">
      <w:pPr>
        <w:pStyle w:val="Heading1"/>
        <w:rPr>
          <w:del w:id="2230" w:author="Andries Pandia" w:date="2025-08-21T17:05:00Z"/>
          <w:rFonts w:eastAsiaTheme="minorEastAsia" w:cstheme="minorBidi"/>
          <w:rPrChange w:id="2231" w:author="Andries Pandia" w:date="2025-08-26T08:27:00Z">
            <w:rPr>
              <w:del w:id="2232" w:author="Andries Pandia" w:date="2025-08-21T17:05:00Z"/>
              <w:rFonts w:eastAsiaTheme="minorEastAsia" w:cstheme="minorBidi"/>
              <w:lang w:val="en-ID"/>
            </w:rPr>
          </w:rPrChange>
        </w:rPr>
        <w:pPrChange w:id="2233" w:author="Andries Pandia" w:date="2025-08-22T17:22:00Z">
          <w:pPr>
            <w:pStyle w:val="TOC3"/>
          </w:pPr>
        </w:pPrChange>
      </w:pPr>
      <w:del w:id="2234" w:author="Andries Pandia" w:date="2025-08-21T17:05:00Z">
        <w:r w:rsidRPr="00BB0106" w:rsidDel="00F547C2">
          <w:rPr>
            <w:rPrChange w:id="2235" w:author="Andries Pandia" w:date="2025-08-26T08:27:00Z">
              <w:rPr/>
            </w:rPrChange>
          </w:rPr>
          <w:fldChar w:fldCharType="begin"/>
        </w:r>
        <w:r w:rsidRPr="00BB0106" w:rsidDel="00F547C2">
          <w:rPr>
            <w:rPrChange w:id="2236" w:author="Andries Pandia" w:date="2025-08-26T08:27:00Z">
              <w:rPr/>
            </w:rPrChange>
          </w:rPr>
          <w:delInstrText xml:space="preserve"> HYPERLINK \l "_Toc206166491" </w:delInstrText>
        </w:r>
        <w:r w:rsidRPr="00BB0106" w:rsidDel="00F547C2">
          <w:rPr>
            <w:b w:val="0"/>
            <w:bCs w:val="0"/>
            <w:rPrChange w:id="2237" w:author="Andries Pandia" w:date="2025-08-26T08:27:00Z">
              <w:rPr>
                <w:rFonts w:eastAsiaTheme="majorEastAsia" w:cstheme="majorBidi"/>
                <w:b/>
                <w:bCs/>
                <w:color w:val="000000"/>
                <w:spacing w:val="-10"/>
                <w:sz w:val="28"/>
                <w:szCs w:val="28"/>
              </w:rPr>
            </w:rPrChange>
          </w:rPr>
        </w:r>
        <w:r w:rsidRPr="00BB0106" w:rsidDel="00F547C2">
          <w:rPr>
            <w:rPrChange w:id="2238" w:author="Andries Pandia" w:date="2025-08-26T08:27:00Z">
              <w:rPr/>
            </w:rPrChange>
          </w:rPr>
          <w:fldChar w:fldCharType="separate"/>
        </w:r>
        <w:r w:rsidR="003A19D5" w:rsidRPr="00BB0106" w:rsidDel="00F547C2">
          <w:rPr>
            <w:rStyle w:val="Hyperlink"/>
            <w:rPrChange w:id="2239" w:author="Andries Pandia" w:date="2025-08-26T08:27:00Z">
              <w:rPr>
                <w:rStyle w:val="Hyperlink"/>
              </w:rPr>
            </w:rPrChange>
          </w:rPr>
          <w:delText>3.3.10 Distribusi Metode Kontrol (Means of Control)</w:delText>
        </w:r>
        <w:r w:rsidR="003A19D5" w:rsidRPr="00BB0106" w:rsidDel="00F547C2">
          <w:rPr>
            <w:webHidden/>
            <w:rPrChange w:id="2240" w:author="Andries Pandia" w:date="2025-08-26T08:27:00Z">
              <w:rPr>
                <w:webHidden/>
              </w:rPr>
            </w:rPrChange>
          </w:rPr>
          <w:tab/>
        </w:r>
        <w:r w:rsidR="003A19D5" w:rsidRPr="00BB0106" w:rsidDel="00F547C2">
          <w:rPr>
            <w:webHidden/>
            <w:rPrChange w:id="2241" w:author="Andries Pandia" w:date="2025-08-26T08:27:00Z">
              <w:rPr>
                <w:webHidden/>
              </w:rPr>
            </w:rPrChange>
          </w:rPr>
          <w:fldChar w:fldCharType="begin"/>
        </w:r>
        <w:r w:rsidR="003A19D5" w:rsidRPr="00BB0106" w:rsidDel="00F547C2">
          <w:rPr>
            <w:webHidden/>
            <w:rPrChange w:id="2242" w:author="Andries Pandia" w:date="2025-08-26T08:27:00Z">
              <w:rPr>
                <w:webHidden/>
              </w:rPr>
            </w:rPrChange>
          </w:rPr>
          <w:delInstrText xml:space="preserve"> PAGEREF _Toc206166491 \h </w:delInstrText>
        </w:r>
        <w:r w:rsidR="003A19D5" w:rsidRPr="00BB0106" w:rsidDel="00F547C2">
          <w:rPr>
            <w:b w:val="0"/>
            <w:bCs w:val="0"/>
            <w:webHidden/>
            <w:rPrChange w:id="2243"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244" w:author="Andries Pandia" w:date="2025-08-26T08:27:00Z">
              <w:rPr>
                <w:webHidden/>
              </w:rPr>
            </w:rPrChange>
          </w:rPr>
          <w:fldChar w:fldCharType="separate"/>
        </w:r>
        <w:r w:rsidR="003A19D5" w:rsidRPr="00BB0106" w:rsidDel="00F547C2">
          <w:rPr>
            <w:webHidden/>
            <w:rPrChange w:id="2245" w:author="Andries Pandia" w:date="2025-08-26T08:27:00Z">
              <w:rPr>
                <w:webHidden/>
              </w:rPr>
            </w:rPrChange>
          </w:rPr>
          <w:delText>xxxvii</w:delText>
        </w:r>
        <w:r w:rsidR="003A19D5" w:rsidRPr="00BB0106" w:rsidDel="00F547C2">
          <w:rPr>
            <w:webHidden/>
            <w:rPrChange w:id="2246" w:author="Andries Pandia" w:date="2025-08-26T08:27:00Z">
              <w:rPr>
                <w:webHidden/>
              </w:rPr>
            </w:rPrChange>
          </w:rPr>
          <w:fldChar w:fldCharType="end"/>
        </w:r>
        <w:r w:rsidRPr="00BB0106" w:rsidDel="00F547C2">
          <w:rPr>
            <w:rPrChange w:id="2247" w:author="Andries Pandia" w:date="2025-08-26T08:27:00Z">
              <w:rPr/>
            </w:rPrChange>
          </w:rPr>
          <w:fldChar w:fldCharType="end"/>
        </w:r>
      </w:del>
    </w:p>
    <w:p w14:paraId="734B9449" w14:textId="2A65C26C" w:rsidR="003A19D5" w:rsidRPr="00BB0106" w:rsidDel="00F547C2" w:rsidRDefault="00CE4C16">
      <w:pPr>
        <w:pStyle w:val="Heading1"/>
        <w:rPr>
          <w:del w:id="2248" w:author="Andries Pandia" w:date="2025-08-21T17:05:00Z"/>
          <w:rFonts w:eastAsiaTheme="minorEastAsia" w:cstheme="minorBidi"/>
          <w:rPrChange w:id="2249" w:author="Andries Pandia" w:date="2025-08-26T08:27:00Z">
            <w:rPr>
              <w:del w:id="2250" w:author="Andries Pandia" w:date="2025-08-21T17:05:00Z"/>
              <w:rFonts w:eastAsiaTheme="minorEastAsia" w:cstheme="minorBidi"/>
              <w:lang w:val="en-ID"/>
            </w:rPr>
          </w:rPrChange>
        </w:rPr>
        <w:pPrChange w:id="2251" w:author="Andries Pandia" w:date="2025-08-22T17:22:00Z">
          <w:pPr>
            <w:pStyle w:val="TOC3"/>
          </w:pPr>
        </w:pPrChange>
      </w:pPr>
      <w:del w:id="2252" w:author="Andries Pandia" w:date="2025-08-21T17:05:00Z">
        <w:r w:rsidRPr="00BB0106" w:rsidDel="00F547C2">
          <w:rPr>
            <w:rPrChange w:id="2253" w:author="Andries Pandia" w:date="2025-08-26T08:27:00Z">
              <w:rPr/>
            </w:rPrChange>
          </w:rPr>
          <w:fldChar w:fldCharType="begin"/>
        </w:r>
        <w:r w:rsidRPr="00BB0106" w:rsidDel="00F547C2">
          <w:rPr>
            <w:rPrChange w:id="2254" w:author="Andries Pandia" w:date="2025-08-26T08:27:00Z">
              <w:rPr/>
            </w:rPrChange>
          </w:rPr>
          <w:delInstrText xml:space="preserve"> HYPERLINK \l "_Toc206166492" </w:delInstrText>
        </w:r>
        <w:r w:rsidRPr="00BB0106" w:rsidDel="00F547C2">
          <w:rPr>
            <w:b w:val="0"/>
            <w:bCs w:val="0"/>
            <w:rPrChange w:id="2255" w:author="Andries Pandia" w:date="2025-08-26T08:27:00Z">
              <w:rPr>
                <w:rFonts w:eastAsiaTheme="majorEastAsia" w:cstheme="majorBidi"/>
                <w:b/>
                <w:bCs/>
                <w:color w:val="000000"/>
                <w:spacing w:val="-10"/>
                <w:sz w:val="28"/>
                <w:szCs w:val="28"/>
              </w:rPr>
            </w:rPrChange>
          </w:rPr>
        </w:r>
        <w:r w:rsidRPr="00BB0106" w:rsidDel="00F547C2">
          <w:rPr>
            <w:rPrChange w:id="2256" w:author="Andries Pandia" w:date="2025-08-26T08:27:00Z">
              <w:rPr/>
            </w:rPrChange>
          </w:rPr>
          <w:fldChar w:fldCharType="separate"/>
        </w:r>
        <w:r w:rsidR="003A19D5" w:rsidRPr="00BB0106" w:rsidDel="00F547C2">
          <w:rPr>
            <w:rStyle w:val="Hyperlink"/>
            <w:rPrChange w:id="2257" w:author="Andries Pandia" w:date="2025-08-26T08:27:00Z">
              <w:rPr>
                <w:rStyle w:val="Hyperlink"/>
              </w:rPr>
            </w:rPrChange>
          </w:rPr>
          <w:delText>3.3.11 Hubungan Korban dan Perekrut</w:delText>
        </w:r>
        <w:r w:rsidR="003A19D5" w:rsidRPr="00BB0106" w:rsidDel="00F547C2">
          <w:rPr>
            <w:webHidden/>
            <w:rPrChange w:id="2258" w:author="Andries Pandia" w:date="2025-08-26T08:27:00Z">
              <w:rPr>
                <w:webHidden/>
              </w:rPr>
            </w:rPrChange>
          </w:rPr>
          <w:tab/>
        </w:r>
        <w:r w:rsidR="003A19D5" w:rsidRPr="00BB0106" w:rsidDel="00F547C2">
          <w:rPr>
            <w:webHidden/>
            <w:rPrChange w:id="2259" w:author="Andries Pandia" w:date="2025-08-26T08:27:00Z">
              <w:rPr>
                <w:webHidden/>
              </w:rPr>
            </w:rPrChange>
          </w:rPr>
          <w:fldChar w:fldCharType="begin"/>
        </w:r>
        <w:r w:rsidR="003A19D5" w:rsidRPr="00BB0106" w:rsidDel="00F547C2">
          <w:rPr>
            <w:webHidden/>
            <w:rPrChange w:id="2260" w:author="Andries Pandia" w:date="2025-08-26T08:27:00Z">
              <w:rPr>
                <w:webHidden/>
              </w:rPr>
            </w:rPrChange>
          </w:rPr>
          <w:delInstrText xml:space="preserve"> PAGEREF _Toc206166492 \h </w:delInstrText>
        </w:r>
        <w:r w:rsidR="003A19D5" w:rsidRPr="00BB0106" w:rsidDel="00F547C2">
          <w:rPr>
            <w:b w:val="0"/>
            <w:bCs w:val="0"/>
            <w:webHidden/>
            <w:rPrChange w:id="2261"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262" w:author="Andries Pandia" w:date="2025-08-26T08:27:00Z">
              <w:rPr>
                <w:webHidden/>
              </w:rPr>
            </w:rPrChange>
          </w:rPr>
          <w:fldChar w:fldCharType="separate"/>
        </w:r>
        <w:r w:rsidR="003A19D5" w:rsidRPr="00BB0106" w:rsidDel="00F547C2">
          <w:rPr>
            <w:webHidden/>
            <w:rPrChange w:id="2263" w:author="Andries Pandia" w:date="2025-08-26T08:27:00Z">
              <w:rPr>
                <w:webHidden/>
              </w:rPr>
            </w:rPrChange>
          </w:rPr>
          <w:delText>xxxvii</w:delText>
        </w:r>
        <w:r w:rsidR="003A19D5" w:rsidRPr="00BB0106" w:rsidDel="00F547C2">
          <w:rPr>
            <w:webHidden/>
            <w:rPrChange w:id="2264" w:author="Andries Pandia" w:date="2025-08-26T08:27:00Z">
              <w:rPr>
                <w:webHidden/>
              </w:rPr>
            </w:rPrChange>
          </w:rPr>
          <w:fldChar w:fldCharType="end"/>
        </w:r>
        <w:r w:rsidRPr="00BB0106" w:rsidDel="00F547C2">
          <w:rPr>
            <w:rPrChange w:id="2265" w:author="Andries Pandia" w:date="2025-08-26T08:27:00Z">
              <w:rPr/>
            </w:rPrChange>
          </w:rPr>
          <w:fldChar w:fldCharType="end"/>
        </w:r>
      </w:del>
    </w:p>
    <w:p w14:paraId="3584B878" w14:textId="63A497BA" w:rsidR="003A19D5" w:rsidRPr="00BB0106" w:rsidDel="00F547C2" w:rsidRDefault="00CE4C16">
      <w:pPr>
        <w:pStyle w:val="Heading1"/>
        <w:rPr>
          <w:del w:id="2266" w:author="Andries Pandia" w:date="2025-08-21T17:05:00Z"/>
          <w:rFonts w:eastAsiaTheme="minorEastAsia" w:cstheme="minorBidi"/>
          <w:rPrChange w:id="2267" w:author="Andries Pandia" w:date="2025-08-26T08:27:00Z">
            <w:rPr>
              <w:del w:id="2268" w:author="Andries Pandia" w:date="2025-08-21T17:05:00Z"/>
              <w:rFonts w:eastAsiaTheme="minorEastAsia" w:cstheme="minorBidi"/>
              <w:lang w:val="en-ID"/>
            </w:rPr>
          </w:rPrChange>
        </w:rPr>
        <w:pPrChange w:id="2269" w:author="Andries Pandia" w:date="2025-08-22T17:22:00Z">
          <w:pPr>
            <w:pStyle w:val="TOC3"/>
          </w:pPr>
        </w:pPrChange>
      </w:pPr>
      <w:del w:id="2270" w:author="Andries Pandia" w:date="2025-08-21T17:05:00Z">
        <w:r w:rsidRPr="00BB0106" w:rsidDel="00F547C2">
          <w:rPr>
            <w:rPrChange w:id="2271" w:author="Andries Pandia" w:date="2025-08-26T08:27:00Z">
              <w:rPr/>
            </w:rPrChange>
          </w:rPr>
          <w:fldChar w:fldCharType="begin"/>
        </w:r>
        <w:r w:rsidRPr="00BB0106" w:rsidDel="00F547C2">
          <w:rPr>
            <w:rPrChange w:id="2272" w:author="Andries Pandia" w:date="2025-08-26T08:27:00Z">
              <w:rPr/>
            </w:rPrChange>
          </w:rPr>
          <w:delInstrText xml:space="preserve"> HYPERLINK \l "_Toc206166493" </w:delInstrText>
        </w:r>
        <w:r w:rsidRPr="00BB0106" w:rsidDel="00F547C2">
          <w:rPr>
            <w:b w:val="0"/>
            <w:bCs w:val="0"/>
            <w:rPrChange w:id="2273" w:author="Andries Pandia" w:date="2025-08-26T08:27:00Z">
              <w:rPr>
                <w:rFonts w:eastAsiaTheme="majorEastAsia" w:cstheme="majorBidi"/>
                <w:b/>
                <w:bCs/>
                <w:color w:val="000000"/>
                <w:spacing w:val="-10"/>
                <w:sz w:val="28"/>
                <w:szCs w:val="28"/>
              </w:rPr>
            </w:rPrChange>
          </w:rPr>
        </w:r>
        <w:r w:rsidRPr="00BB0106" w:rsidDel="00F547C2">
          <w:rPr>
            <w:rPrChange w:id="2274" w:author="Andries Pandia" w:date="2025-08-26T08:27:00Z">
              <w:rPr/>
            </w:rPrChange>
          </w:rPr>
          <w:fldChar w:fldCharType="separate"/>
        </w:r>
        <w:r w:rsidR="003A19D5" w:rsidRPr="00BB0106" w:rsidDel="00F547C2">
          <w:rPr>
            <w:rStyle w:val="Hyperlink"/>
            <w:rPrChange w:id="2275" w:author="Andries Pandia" w:date="2025-08-26T08:27:00Z">
              <w:rPr>
                <w:rStyle w:val="Hyperlink"/>
              </w:rPr>
            </w:rPrChange>
          </w:rPr>
          <w:delText>3.3.12 Negara Eksploitasi vs Jenis Eksploitasi</w:delText>
        </w:r>
        <w:r w:rsidR="003A19D5" w:rsidRPr="00BB0106" w:rsidDel="00F547C2">
          <w:rPr>
            <w:webHidden/>
            <w:rPrChange w:id="2276" w:author="Andries Pandia" w:date="2025-08-26T08:27:00Z">
              <w:rPr>
                <w:webHidden/>
              </w:rPr>
            </w:rPrChange>
          </w:rPr>
          <w:tab/>
        </w:r>
        <w:r w:rsidR="003A19D5" w:rsidRPr="00BB0106" w:rsidDel="00F547C2">
          <w:rPr>
            <w:webHidden/>
            <w:rPrChange w:id="2277" w:author="Andries Pandia" w:date="2025-08-26T08:27:00Z">
              <w:rPr>
                <w:webHidden/>
              </w:rPr>
            </w:rPrChange>
          </w:rPr>
          <w:fldChar w:fldCharType="begin"/>
        </w:r>
        <w:r w:rsidR="003A19D5" w:rsidRPr="00BB0106" w:rsidDel="00F547C2">
          <w:rPr>
            <w:webHidden/>
            <w:rPrChange w:id="2278" w:author="Andries Pandia" w:date="2025-08-26T08:27:00Z">
              <w:rPr>
                <w:webHidden/>
              </w:rPr>
            </w:rPrChange>
          </w:rPr>
          <w:delInstrText xml:space="preserve"> PAGEREF _Toc206166493 \h </w:delInstrText>
        </w:r>
        <w:r w:rsidR="003A19D5" w:rsidRPr="00BB0106" w:rsidDel="00F547C2">
          <w:rPr>
            <w:b w:val="0"/>
            <w:bCs w:val="0"/>
            <w:webHidden/>
            <w:rPrChange w:id="2279" w:author="Andries Pandia" w:date="2025-08-26T08:27:00Z">
              <w:rPr>
                <w:rFonts w:eastAsiaTheme="majorEastAsia" w:cstheme="majorBidi"/>
                <w:b/>
                <w:bCs/>
                <w:webHidden/>
                <w:color w:val="000000"/>
                <w:spacing w:val="-10"/>
                <w:sz w:val="28"/>
                <w:szCs w:val="28"/>
              </w:rPr>
            </w:rPrChange>
          </w:rPr>
        </w:r>
        <w:r w:rsidR="003A19D5" w:rsidRPr="00BB0106" w:rsidDel="00F547C2">
          <w:rPr>
            <w:webHidden/>
            <w:rPrChange w:id="2280" w:author="Andries Pandia" w:date="2025-08-26T08:27:00Z">
              <w:rPr>
                <w:webHidden/>
              </w:rPr>
            </w:rPrChange>
          </w:rPr>
          <w:fldChar w:fldCharType="separate"/>
        </w:r>
        <w:r w:rsidR="003A19D5" w:rsidRPr="00BB0106" w:rsidDel="00F547C2">
          <w:rPr>
            <w:webHidden/>
            <w:rPrChange w:id="2281" w:author="Andries Pandia" w:date="2025-08-26T08:27:00Z">
              <w:rPr>
                <w:webHidden/>
              </w:rPr>
            </w:rPrChange>
          </w:rPr>
          <w:delText>xxxviii</w:delText>
        </w:r>
        <w:r w:rsidR="003A19D5" w:rsidRPr="00BB0106" w:rsidDel="00F547C2">
          <w:rPr>
            <w:webHidden/>
            <w:rPrChange w:id="2282" w:author="Andries Pandia" w:date="2025-08-26T08:27:00Z">
              <w:rPr>
                <w:webHidden/>
              </w:rPr>
            </w:rPrChange>
          </w:rPr>
          <w:fldChar w:fldCharType="end"/>
        </w:r>
        <w:r w:rsidRPr="00BB0106" w:rsidDel="00F547C2">
          <w:rPr>
            <w:rPrChange w:id="2283" w:author="Andries Pandia" w:date="2025-08-26T08:27:00Z">
              <w:rPr/>
            </w:rPrChange>
          </w:rPr>
          <w:fldChar w:fldCharType="end"/>
        </w:r>
      </w:del>
    </w:p>
    <w:p w14:paraId="3FA5A87D" w14:textId="3DFAE89E" w:rsidR="003A19D5" w:rsidRPr="00BB0106" w:rsidDel="00F547C2" w:rsidRDefault="00CE4C16">
      <w:pPr>
        <w:pStyle w:val="Heading1"/>
        <w:rPr>
          <w:del w:id="2284" w:author="Andries Pandia" w:date="2025-08-21T17:05:00Z"/>
          <w:rFonts w:eastAsiaTheme="minorEastAsia" w:cstheme="minorBidi"/>
          <w:i/>
          <w:iCs/>
          <w:rPrChange w:id="2285" w:author="Andries Pandia" w:date="2025-08-26T08:27:00Z">
            <w:rPr>
              <w:del w:id="2286" w:author="Andries Pandia" w:date="2025-08-21T17:05:00Z"/>
              <w:rFonts w:eastAsiaTheme="minorEastAsia" w:cstheme="minorBidi"/>
              <w:b w:val="0"/>
              <w:bCs w:val="0"/>
              <w:iCs w:val="0"/>
              <w:lang w:val="en-ID"/>
            </w:rPr>
          </w:rPrChange>
        </w:rPr>
        <w:pPrChange w:id="2287" w:author="Andries Pandia" w:date="2025-08-22T17:22:00Z">
          <w:pPr>
            <w:pStyle w:val="TOC1"/>
          </w:pPr>
        </w:pPrChange>
      </w:pPr>
      <w:del w:id="2288" w:author="Andries Pandia" w:date="2025-08-21T17:05:00Z">
        <w:r w:rsidRPr="00BB0106" w:rsidDel="00F547C2">
          <w:rPr>
            <w:b w:val="0"/>
            <w:bCs w:val="0"/>
            <w:rPrChange w:id="2289" w:author="Andries Pandia" w:date="2025-08-26T08:27:00Z">
              <w:rPr>
                <w:b w:val="0"/>
                <w:bCs w:val="0"/>
                <w:iCs w:val="0"/>
                <w:lang w:val="en-US"/>
              </w:rPr>
            </w:rPrChange>
          </w:rPr>
          <w:fldChar w:fldCharType="begin"/>
        </w:r>
        <w:r w:rsidRPr="00BB0106" w:rsidDel="00F547C2">
          <w:rPr>
            <w:b w:val="0"/>
            <w:bCs w:val="0"/>
            <w:rPrChange w:id="2290" w:author="Andries Pandia" w:date="2025-08-26T08:27:00Z">
              <w:rPr>
                <w:b w:val="0"/>
                <w:bCs w:val="0"/>
                <w:iCs w:val="0"/>
                <w:lang w:val="en-US"/>
              </w:rPr>
            </w:rPrChange>
          </w:rPr>
          <w:delInstrText xml:space="preserve"> HYPERLINK \l "_Toc206166494" </w:delInstrText>
        </w:r>
        <w:r w:rsidRPr="00BB0106" w:rsidDel="00F547C2">
          <w:rPr>
            <w:b w:val="0"/>
            <w:bCs w:val="0"/>
            <w:rPrChange w:id="2291"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2292" w:author="Andries Pandia" w:date="2025-08-26T08:27:00Z">
              <w:rPr>
                <w:b w:val="0"/>
                <w:bCs w:val="0"/>
                <w:iCs w:val="0"/>
                <w:lang w:val="en-US"/>
              </w:rPr>
            </w:rPrChange>
          </w:rPr>
          <w:fldChar w:fldCharType="separate"/>
        </w:r>
        <w:r w:rsidR="003A19D5" w:rsidRPr="00BB0106" w:rsidDel="00F547C2">
          <w:rPr>
            <w:rStyle w:val="Hyperlink"/>
            <w:b w:val="0"/>
            <w:bCs w:val="0"/>
            <w:rPrChange w:id="2293" w:author="Andries Pandia" w:date="2025-08-26T08:27:00Z">
              <w:rPr>
                <w:rStyle w:val="Hyperlink"/>
                <w:b w:val="0"/>
                <w:bCs w:val="0"/>
                <w:iCs w:val="0"/>
                <w:lang w:val="en-US"/>
              </w:rPr>
            </w:rPrChange>
          </w:rPr>
          <w:delText>4 PENUTUP</w:delText>
        </w:r>
        <w:r w:rsidR="003A19D5" w:rsidRPr="00BB0106" w:rsidDel="00F547C2">
          <w:rPr>
            <w:b w:val="0"/>
            <w:bCs w:val="0"/>
            <w:webHidden/>
            <w:rPrChange w:id="2294" w:author="Andries Pandia" w:date="2025-08-26T08:27:00Z">
              <w:rPr>
                <w:b w:val="0"/>
                <w:bCs w:val="0"/>
                <w:iCs w:val="0"/>
                <w:webHidden/>
                <w:lang w:val="en-US"/>
              </w:rPr>
            </w:rPrChange>
          </w:rPr>
          <w:tab/>
        </w:r>
        <w:r w:rsidR="003A19D5" w:rsidRPr="00BB0106" w:rsidDel="00F547C2">
          <w:rPr>
            <w:b w:val="0"/>
            <w:bCs w:val="0"/>
            <w:webHidden/>
            <w:rPrChange w:id="2295" w:author="Andries Pandia" w:date="2025-08-26T08:27:00Z">
              <w:rPr>
                <w:b w:val="0"/>
                <w:bCs w:val="0"/>
                <w:iCs w:val="0"/>
                <w:webHidden/>
                <w:lang w:val="en-US"/>
              </w:rPr>
            </w:rPrChange>
          </w:rPr>
          <w:fldChar w:fldCharType="begin"/>
        </w:r>
        <w:r w:rsidR="003A19D5" w:rsidRPr="00BB0106" w:rsidDel="00F547C2">
          <w:rPr>
            <w:b w:val="0"/>
            <w:bCs w:val="0"/>
            <w:webHidden/>
            <w:rPrChange w:id="2296" w:author="Andries Pandia" w:date="2025-08-26T08:27:00Z">
              <w:rPr>
                <w:b w:val="0"/>
                <w:bCs w:val="0"/>
                <w:iCs w:val="0"/>
                <w:webHidden/>
                <w:lang w:val="en-US"/>
              </w:rPr>
            </w:rPrChange>
          </w:rPr>
          <w:delInstrText xml:space="preserve"> PAGEREF _Toc206166494 \h </w:delInstrText>
        </w:r>
        <w:r w:rsidR="003A19D5" w:rsidRPr="00BB0106" w:rsidDel="00F547C2">
          <w:rPr>
            <w:b w:val="0"/>
            <w:bCs w:val="0"/>
            <w:webHidden/>
            <w:rPrChange w:id="2297"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2298" w:author="Andries Pandia" w:date="2025-08-26T08:27:00Z">
              <w:rPr>
                <w:b w:val="0"/>
                <w:bCs w:val="0"/>
                <w:iCs w:val="0"/>
                <w:webHidden/>
                <w:lang w:val="en-US"/>
              </w:rPr>
            </w:rPrChange>
          </w:rPr>
          <w:fldChar w:fldCharType="separate"/>
        </w:r>
        <w:r w:rsidR="003A19D5" w:rsidRPr="00BB0106" w:rsidDel="00F547C2">
          <w:rPr>
            <w:b w:val="0"/>
            <w:bCs w:val="0"/>
            <w:webHidden/>
            <w:rPrChange w:id="2299" w:author="Andries Pandia" w:date="2025-08-26T08:27:00Z">
              <w:rPr>
                <w:b w:val="0"/>
                <w:bCs w:val="0"/>
                <w:iCs w:val="0"/>
                <w:webHidden/>
                <w:lang w:val="en-US"/>
              </w:rPr>
            </w:rPrChange>
          </w:rPr>
          <w:delText>xl</w:delText>
        </w:r>
        <w:r w:rsidR="003A19D5" w:rsidRPr="00BB0106" w:rsidDel="00F547C2">
          <w:rPr>
            <w:b w:val="0"/>
            <w:bCs w:val="0"/>
            <w:webHidden/>
            <w:rPrChange w:id="2300" w:author="Andries Pandia" w:date="2025-08-26T08:27:00Z">
              <w:rPr>
                <w:b w:val="0"/>
                <w:bCs w:val="0"/>
                <w:iCs w:val="0"/>
                <w:webHidden/>
                <w:lang w:val="en-US"/>
              </w:rPr>
            </w:rPrChange>
          </w:rPr>
          <w:fldChar w:fldCharType="end"/>
        </w:r>
        <w:r w:rsidRPr="00BB0106" w:rsidDel="00F547C2">
          <w:rPr>
            <w:b w:val="0"/>
            <w:bCs w:val="0"/>
            <w:rPrChange w:id="2301" w:author="Andries Pandia" w:date="2025-08-26T08:27:00Z">
              <w:rPr>
                <w:b w:val="0"/>
                <w:bCs w:val="0"/>
                <w:iCs w:val="0"/>
                <w:lang w:val="en-US"/>
              </w:rPr>
            </w:rPrChange>
          </w:rPr>
          <w:fldChar w:fldCharType="end"/>
        </w:r>
      </w:del>
    </w:p>
    <w:p w14:paraId="513D9588" w14:textId="79D22FB6" w:rsidR="003A19D5" w:rsidRPr="00BB0106" w:rsidDel="00F547C2" w:rsidRDefault="00CE4C16">
      <w:pPr>
        <w:pStyle w:val="Heading1"/>
        <w:rPr>
          <w:del w:id="2302" w:author="Andries Pandia" w:date="2025-08-21T17:05:00Z"/>
          <w:rFonts w:eastAsiaTheme="minorEastAsia" w:cstheme="minorBidi"/>
          <w:rPrChange w:id="2303" w:author="Andries Pandia" w:date="2025-08-26T08:27:00Z">
            <w:rPr>
              <w:del w:id="2304" w:author="Andries Pandia" w:date="2025-08-21T17:05:00Z"/>
              <w:rFonts w:eastAsiaTheme="minorEastAsia" w:cstheme="minorBidi"/>
              <w:bCs w:val="0"/>
              <w:lang w:val="en-ID"/>
            </w:rPr>
          </w:rPrChange>
        </w:rPr>
        <w:pPrChange w:id="2305" w:author="Andries Pandia" w:date="2025-08-22T17:22:00Z">
          <w:pPr>
            <w:pStyle w:val="TOC2"/>
          </w:pPr>
        </w:pPrChange>
      </w:pPr>
      <w:del w:id="2306" w:author="Andries Pandia" w:date="2025-08-21T17:05:00Z">
        <w:r w:rsidRPr="00BB0106" w:rsidDel="00F547C2">
          <w:rPr>
            <w:bCs w:val="0"/>
            <w:rPrChange w:id="2307" w:author="Andries Pandia" w:date="2025-08-26T08:27:00Z">
              <w:rPr>
                <w:bCs w:val="0"/>
              </w:rPr>
            </w:rPrChange>
          </w:rPr>
          <w:fldChar w:fldCharType="begin"/>
        </w:r>
        <w:r w:rsidRPr="00BB0106" w:rsidDel="00F547C2">
          <w:rPr>
            <w:bCs w:val="0"/>
            <w:rPrChange w:id="2308" w:author="Andries Pandia" w:date="2025-08-26T08:27:00Z">
              <w:rPr>
                <w:bCs w:val="0"/>
              </w:rPr>
            </w:rPrChange>
          </w:rPr>
          <w:delInstrText xml:space="preserve"> HYPERLINK \l "_Toc206166495" </w:delInstrText>
        </w:r>
        <w:r w:rsidRPr="00BB0106" w:rsidDel="00F547C2">
          <w:rPr>
            <w:b w:val="0"/>
            <w:bCs w:val="0"/>
            <w:rPrChange w:id="2309" w:author="Andries Pandia" w:date="2025-08-26T08:27:00Z">
              <w:rPr>
                <w:rFonts w:eastAsiaTheme="majorEastAsia" w:cstheme="majorBidi"/>
                <w:b w:val="0"/>
                <w:bCs w:val="0"/>
                <w:color w:val="000000"/>
                <w:spacing w:val="-10"/>
                <w:sz w:val="28"/>
                <w:szCs w:val="28"/>
              </w:rPr>
            </w:rPrChange>
          </w:rPr>
        </w:r>
        <w:r w:rsidRPr="00BB0106" w:rsidDel="00F547C2">
          <w:rPr>
            <w:bCs w:val="0"/>
            <w:rPrChange w:id="2310" w:author="Andries Pandia" w:date="2025-08-26T08:27:00Z">
              <w:rPr>
                <w:bCs w:val="0"/>
              </w:rPr>
            </w:rPrChange>
          </w:rPr>
          <w:fldChar w:fldCharType="separate"/>
        </w:r>
        <w:r w:rsidR="003A19D5" w:rsidRPr="00BB0106" w:rsidDel="00F547C2">
          <w:rPr>
            <w:rStyle w:val="Hyperlink"/>
            <w:bCs w:val="0"/>
            <w:rPrChange w:id="2311" w:author="Andries Pandia" w:date="2025-08-26T08:27:00Z">
              <w:rPr>
                <w:rStyle w:val="Hyperlink"/>
                <w:bCs w:val="0"/>
              </w:rPr>
            </w:rPrChange>
          </w:rPr>
          <w:delText xml:space="preserve">4.1 </w:delText>
        </w:r>
        <w:r w:rsidR="003A19D5" w:rsidRPr="00BB0106" w:rsidDel="00F547C2">
          <w:rPr>
            <w:rFonts w:eastAsiaTheme="minorEastAsia" w:cstheme="minorBidi"/>
            <w:bCs w:val="0"/>
            <w:rPrChange w:id="2312" w:author="Andries Pandia" w:date="2025-08-26T08:27:00Z">
              <w:rPr>
                <w:rFonts w:eastAsiaTheme="minorEastAsia" w:cstheme="minorBidi"/>
                <w:bCs w:val="0"/>
              </w:rPr>
            </w:rPrChange>
          </w:rPr>
          <w:tab/>
        </w:r>
        <w:r w:rsidR="003A19D5" w:rsidRPr="00BB0106" w:rsidDel="00F547C2">
          <w:rPr>
            <w:rStyle w:val="Hyperlink"/>
            <w:bCs w:val="0"/>
            <w:rPrChange w:id="2313" w:author="Andries Pandia" w:date="2025-08-26T08:27:00Z">
              <w:rPr>
                <w:rStyle w:val="Hyperlink"/>
                <w:bCs w:val="0"/>
              </w:rPr>
            </w:rPrChange>
          </w:rPr>
          <w:delText>Kesimpulan</w:delText>
        </w:r>
        <w:r w:rsidR="003A19D5" w:rsidRPr="00BB0106" w:rsidDel="00F547C2">
          <w:rPr>
            <w:bCs w:val="0"/>
            <w:webHidden/>
            <w:rPrChange w:id="2314" w:author="Andries Pandia" w:date="2025-08-26T08:27:00Z">
              <w:rPr>
                <w:bCs w:val="0"/>
                <w:webHidden/>
              </w:rPr>
            </w:rPrChange>
          </w:rPr>
          <w:tab/>
        </w:r>
        <w:r w:rsidR="003A19D5" w:rsidRPr="00BB0106" w:rsidDel="00F547C2">
          <w:rPr>
            <w:bCs w:val="0"/>
            <w:webHidden/>
            <w:rPrChange w:id="2315" w:author="Andries Pandia" w:date="2025-08-26T08:27:00Z">
              <w:rPr>
                <w:bCs w:val="0"/>
                <w:webHidden/>
              </w:rPr>
            </w:rPrChange>
          </w:rPr>
          <w:fldChar w:fldCharType="begin"/>
        </w:r>
        <w:r w:rsidR="003A19D5" w:rsidRPr="00BB0106" w:rsidDel="00F547C2">
          <w:rPr>
            <w:bCs w:val="0"/>
            <w:webHidden/>
            <w:rPrChange w:id="2316" w:author="Andries Pandia" w:date="2025-08-26T08:27:00Z">
              <w:rPr>
                <w:bCs w:val="0"/>
                <w:webHidden/>
              </w:rPr>
            </w:rPrChange>
          </w:rPr>
          <w:delInstrText xml:space="preserve"> PAGEREF _Toc206166495 \h </w:delInstrText>
        </w:r>
        <w:r w:rsidR="003A19D5" w:rsidRPr="00BB0106" w:rsidDel="00F547C2">
          <w:rPr>
            <w:b w:val="0"/>
            <w:bCs w:val="0"/>
            <w:webHidden/>
            <w:rPrChange w:id="2317"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2318" w:author="Andries Pandia" w:date="2025-08-26T08:27:00Z">
              <w:rPr>
                <w:bCs w:val="0"/>
                <w:webHidden/>
              </w:rPr>
            </w:rPrChange>
          </w:rPr>
          <w:fldChar w:fldCharType="separate"/>
        </w:r>
        <w:r w:rsidR="003A19D5" w:rsidRPr="00BB0106" w:rsidDel="00F547C2">
          <w:rPr>
            <w:bCs w:val="0"/>
            <w:webHidden/>
            <w:rPrChange w:id="2319" w:author="Andries Pandia" w:date="2025-08-26T08:27:00Z">
              <w:rPr>
                <w:bCs w:val="0"/>
                <w:webHidden/>
              </w:rPr>
            </w:rPrChange>
          </w:rPr>
          <w:delText>xl</w:delText>
        </w:r>
        <w:r w:rsidR="003A19D5" w:rsidRPr="00BB0106" w:rsidDel="00F547C2">
          <w:rPr>
            <w:bCs w:val="0"/>
            <w:webHidden/>
            <w:rPrChange w:id="2320" w:author="Andries Pandia" w:date="2025-08-26T08:27:00Z">
              <w:rPr>
                <w:bCs w:val="0"/>
                <w:webHidden/>
              </w:rPr>
            </w:rPrChange>
          </w:rPr>
          <w:fldChar w:fldCharType="end"/>
        </w:r>
        <w:r w:rsidRPr="00BB0106" w:rsidDel="00F547C2">
          <w:rPr>
            <w:bCs w:val="0"/>
            <w:rPrChange w:id="2321" w:author="Andries Pandia" w:date="2025-08-26T08:27:00Z">
              <w:rPr>
                <w:bCs w:val="0"/>
              </w:rPr>
            </w:rPrChange>
          </w:rPr>
          <w:fldChar w:fldCharType="end"/>
        </w:r>
      </w:del>
    </w:p>
    <w:p w14:paraId="429E5F3E" w14:textId="5F01279B" w:rsidR="003A19D5" w:rsidRPr="00BB0106" w:rsidDel="00F547C2" w:rsidRDefault="00CE4C16">
      <w:pPr>
        <w:pStyle w:val="Heading1"/>
        <w:rPr>
          <w:del w:id="2322" w:author="Andries Pandia" w:date="2025-08-21T17:05:00Z"/>
          <w:rFonts w:eastAsiaTheme="minorEastAsia" w:cstheme="minorBidi"/>
          <w:rPrChange w:id="2323" w:author="Andries Pandia" w:date="2025-08-26T08:27:00Z">
            <w:rPr>
              <w:del w:id="2324" w:author="Andries Pandia" w:date="2025-08-21T17:05:00Z"/>
              <w:rFonts w:eastAsiaTheme="minorEastAsia" w:cstheme="minorBidi"/>
              <w:bCs w:val="0"/>
              <w:lang w:val="en-ID"/>
            </w:rPr>
          </w:rPrChange>
        </w:rPr>
        <w:pPrChange w:id="2325" w:author="Andries Pandia" w:date="2025-08-22T17:22:00Z">
          <w:pPr>
            <w:pStyle w:val="TOC2"/>
          </w:pPr>
        </w:pPrChange>
      </w:pPr>
      <w:del w:id="2326" w:author="Andries Pandia" w:date="2025-08-21T17:05:00Z">
        <w:r w:rsidRPr="00BB0106" w:rsidDel="00F547C2">
          <w:rPr>
            <w:bCs w:val="0"/>
            <w:rPrChange w:id="2327" w:author="Andries Pandia" w:date="2025-08-26T08:27:00Z">
              <w:rPr>
                <w:bCs w:val="0"/>
              </w:rPr>
            </w:rPrChange>
          </w:rPr>
          <w:fldChar w:fldCharType="begin"/>
        </w:r>
        <w:r w:rsidRPr="00BB0106" w:rsidDel="00F547C2">
          <w:rPr>
            <w:bCs w:val="0"/>
            <w:rPrChange w:id="2328" w:author="Andries Pandia" w:date="2025-08-26T08:27:00Z">
              <w:rPr>
                <w:bCs w:val="0"/>
              </w:rPr>
            </w:rPrChange>
          </w:rPr>
          <w:delInstrText xml:space="preserve"> HYPERLINK \l "_Toc206166496" </w:delInstrText>
        </w:r>
        <w:r w:rsidRPr="00BB0106" w:rsidDel="00F547C2">
          <w:rPr>
            <w:b w:val="0"/>
            <w:bCs w:val="0"/>
            <w:rPrChange w:id="2329" w:author="Andries Pandia" w:date="2025-08-26T08:27:00Z">
              <w:rPr>
                <w:rFonts w:eastAsiaTheme="majorEastAsia" w:cstheme="majorBidi"/>
                <w:b w:val="0"/>
                <w:bCs w:val="0"/>
                <w:color w:val="000000"/>
                <w:spacing w:val="-10"/>
                <w:sz w:val="28"/>
                <w:szCs w:val="28"/>
              </w:rPr>
            </w:rPrChange>
          </w:rPr>
        </w:r>
        <w:r w:rsidRPr="00BB0106" w:rsidDel="00F547C2">
          <w:rPr>
            <w:bCs w:val="0"/>
            <w:rPrChange w:id="2330" w:author="Andries Pandia" w:date="2025-08-26T08:27:00Z">
              <w:rPr>
                <w:bCs w:val="0"/>
              </w:rPr>
            </w:rPrChange>
          </w:rPr>
          <w:fldChar w:fldCharType="separate"/>
        </w:r>
        <w:r w:rsidR="003A19D5" w:rsidRPr="00BB0106" w:rsidDel="00F547C2">
          <w:rPr>
            <w:rStyle w:val="Hyperlink"/>
            <w:bCs w:val="0"/>
            <w:rPrChange w:id="2331" w:author="Andries Pandia" w:date="2025-08-26T08:27:00Z">
              <w:rPr>
                <w:rStyle w:val="Hyperlink"/>
                <w:bCs w:val="0"/>
              </w:rPr>
            </w:rPrChange>
          </w:rPr>
          <w:delText xml:space="preserve">4.2 </w:delText>
        </w:r>
        <w:r w:rsidR="003A19D5" w:rsidRPr="00BB0106" w:rsidDel="00F547C2">
          <w:rPr>
            <w:rFonts w:eastAsiaTheme="minorEastAsia" w:cstheme="minorBidi"/>
            <w:bCs w:val="0"/>
            <w:rPrChange w:id="2332" w:author="Andries Pandia" w:date="2025-08-26T08:27:00Z">
              <w:rPr>
                <w:rFonts w:eastAsiaTheme="minorEastAsia" w:cstheme="minorBidi"/>
                <w:bCs w:val="0"/>
              </w:rPr>
            </w:rPrChange>
          </w:rPr>
          <w:tab/>
        </w:r>
        <w:r w:rsidR="003A19D5" w:rsidRPr="00BB0106" w:rsidDel="00F547C2">
          <w:rPr>
            <w:rStyle w:val="Hyperlink"/>
            <w:bCs w:val="0"/>
            <w:rPrChange w:id="2333" w:author="Andries Pandia" w:date="2025-08-26T08:27:00Z">
              <w:rPr>
                <w:rStyle w:val="Hyperlink"/>
                <w:bCs w:val="0"/>
              </w:rPr>
            </w:rPrChange>
          </w:rPr>
          <w:delText>Saran</w:delText>
        </w:r>
        <w:r w:rsidR="003A19D5" w:rsidRPr="00BB0106" w:rsidDel="00F547C2">
          <w:rPr>
            <w:bCs w:val="0"/>
            <w:webHidden/>
            <w:rPrChange w:id="2334" w:author="Andries Pandia" w:date="2025-08-26T08:27:00Z">
              <w:rPr>
                <w:bCs w:val="0"/>
                <w:webHidden/>
              </w:rPr>
            </w:rPrChange>
          </w:rPr>
          <w:tab/>
        </w:r>
        <w:r w:rsidR="003A19D5" w:rsidRPr="00BB0106" w:rsidDel="00F547C2">
          <w:rPr>
            <w:bCs w:val="0"/>
            <w:webHidden/>
            <w:rPrChange w:id="2335" w:author="Andries Pandia" w:date="2025-08-26T08:27:00Z">
              <w:rPr>
                <w:bCs w:val="0"/>
                <w:webHidden/>
              </w:rPr>
            </w:rPrChange>
          </w:rPr>
          <w:fldChar w:fldCharType="begin"/>
        </w:r>
        <w:r w:rsidR="003A19D5" w:rsidRPr="00BB0106" w:rsidDel="00F547C2">
          <w:rPr>
            <w:bCs w:val="0"/>
            <w:webHidden/>
            <w:rPrChange w:id="2336" w:author="Andries Pandia" w:date="2025-08-26T08:27:00Z">
              <w:rPr>
                <w:bCs w:val="0"/>
                <w:webHidden/>
              </w:rPr>
            </w:rPrChange>
          </w:rPr>
          <w:delInstrText xml:space="preserve"> PAGEREF _Toc206166496 \h </w:delInstrText>
        </w:r>
        <w:r w:rsidR="003A19D5" w:rsidRPr="00BB0106" w:rsidDel="00F547C2">
          <w:rPr>
            <w:b w:val="0"/>
            <w:bCs w:val="0"/>
            <w:webHidden/>
            <w:rPrChange w:id="2337" w:author="Andries Pandia" w:date="2025-08-26T08:27:00Z">
              <w:rPr>
                <w:rFonts w:eastAsiaTheme="majorEastAsia" w:cstheme="majorBidi"/>
                <w:b w:val="0"/>
                <w:bCs w:val="0"/>
                <w:webHidden/>
                <w:color w:val="000000"/>
                <w:spacing w:val="-10"/>
                <w:sz w:val="28"/>
                <w:szCs w:val="28"/>
              </w:rPr>
            </w:rPrChange>
          </w:rPr>
        </w:r>
        <w:r w:rsidR="003A19D5" w:rsidRPr="00BB0106" w:rsidDel="00F547C2">
          <w:rPr>
            <w:bCs w:val="0"/>
            <w:webHidden/>
            <w:rPrChange w:id="2338" w:author="Andries Pandia" w:date="2025-08-26T08:27:00Z">
              <w:rPr>
                <w:bCs w:val="0"/>
                <w:webHidden/>
              </w:rPr>
            </w:rPrChange>
          </w:rPr>
          <w:fldChar w:fldCharType="separate"/>
        </w:r>
        <w:r w:rsidR="003A19D5" w:rsidRPr="00BB0106" w:rsidDel="00F547C2">
          <w:rPr>
            <w:bCs w:val="0"/>
            <w:webHidden/>
            <w:rPrChange w:id="2339" w:author="Andries Pandia" w:date="2025-08-26T08:27:00Z">
              <w:rPr>
                <w:bCs w:val="0"/>
                <w:webHidden/>
              </w:rPr>
            </w:rPrChange>
          </w:rPr>
          <w:delText>xl</w:delText>
        </w:r>
        <w:r w:rsidR="003A19D5" w:rsidRPr="00BB0106" w:rsidDel="00F547C2">
          <w:rPr>
            <w:bCs w:val="0"/>
            <w:webHidden/>
            <w:rPrChange w:id="2340" w:author="Andries Pandia" w:date="2025-08-26T08:27:00Z">
              <w:rPr>
                <w:bCs w:val="0"/>
                <w:webHidden/>
              </w:rPr>
            </w:rPrChange>
          </w:rPr>
          <w:fldChar w:fldCharType="end"/>
        </w:r>
        <w:r w:rsidRPr="00BB0106" w:rsidDel="00F547C2">
          <w:rPr>
            <w:bCs w:val="0"/>
            <w:rPrChange w:id="2341" w:author="Andries Pandia" w:date="2025-08-26T08:27:00Z">
              <w:rPr>
                <w:bCs w:val="0"/>
              </w:rPr>
            </w:rPrChange>
          </w:rPr>
          <w:fldChar w:fldCharType="end"/>
        </w:r>
      </w:del>
    </w:p>
    <w:p w14:paraId="50B8A963" w14:textId="7622A43A" w:rsidR="003A19D5" w:rsidRPr="00BB0106" w:rsidDel="00F547C2" w:rsidRDefault="00CE4C16">
      <w:pPr>
        <w:pStyle w:val="Heading1"/>
        <w:rPr>
          <w:del w:id="2342" w:author="Andries Pandia" w:date="2025-08-21T17:05:00Z"/>
          <w:rFonts w:eastAsiaTheme="minorEastAsia" w:cstheme="minorBidi"/>
          <w:i/>
          <w:iCs/>
          <w:rPrChange w:id="2343" w:author="Andries Pandia" w:date="2025-08-26T08:27:00Z">
            <w:rPr>
              <w:del w:id="2344" w:author="Andries Pandia" w:date="2025-08-21T17:05:00Z"/>
              <w:rFonts w:eastAsiaTheme="minorEastAsia" w:cstheme="minorBidi"/>
              <w:b w:val="0"/>
              <w:bCs w:val="0"/>
              <w:iCs w:val="0"/>
              <w:lang w:val="en-ID"/>
            </w:rPr>
          </w:rPrChange>
        </w:rPr>
        <w:pPrChange w:id="2345" w:author="Andries Pandia" w:date="2025-08-22T17:22:00Z">
          <w:pPr>
            <w:pStyle w:val="TOC1"/>
          </w:pPr>
        </w:pPrChange>
      </w:pPr>
      <w:del w:id="2346" w:author="Andries Pandia" w:date="2025-08-21T17:05:00Z">
        <w:r w:rsidRPr="00BB0106" w:rsidDel="00F547C2">
          <w:rPr>
            <w:b w:val="0"/>
            <w:bCs w:val="0"/>
            <w:rPrChange w:id="2347" w:author="Andries Pandia" w:date="2025-08-26T08:27:00Z">
              <w:rPr>
                <w:b w:val="0"/>
                <w:bCs w:val="0"/>
                <w:iCs w:val="0"/>
                <w:lang w:val="en-US"/>
              </w:rPr>
            </w:rPrChange>
          </w:rPr>
          <w:fldChar w:fldCharType="begin"/>
        </w:r>
        <w:r w:rsidRPr="00BB0106" w:rsidDel="00F547C2">
          <w:rPr>
            <w:b w:val="0"/>
            <w:bCs w:val="0"/>
            <w:rPrChange w:id="2348" w:author="Andries Pandia" w:date="2025-08-26T08:27:00Z">
              <w:rPr>
                <w:b w:val="0"/>
                <w:bCs w:val="0"/>
                <w:iCs w:val="0"/>
                <w:lang w:val="en-US"/>
              </w:rPr>
            </w:rPrChange>
          </w:rPr>
          <w:delInstrText xml:space="preserve"> HYPERLINK \l "_Toc206166497" </w:delInstrText>
        </w:r>
        <w:r w:rsidRPr="00BB0106" w:rsidDel="00F547C2">
          <w:rPr>
            <w:b w:val="0"/>
            <w:bCs w:val="0"/>
            <w:rPrChange w:id="2349"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2350" w:author="Andries Pandia" w:date="2025-08-26T08:27:00Z">
              <w:rPr>
                <w:b w:val="0"/>
                <w:bCs w:val="0"/>
                <w:iCs w:val="0"/>
                <w:lang w:val="en-US"/>
              </w:rPr>
            </w:rPrChange>
          </w:rPr>
          <w:fldChar w:fldCharType="separate"/>
        </w:r>
        <w:r w:rsidR="003A19D5" w:rsidRPr="00BB0106" w:rsidDel="00F547C2">
          <w:rPr>
            <w:rStyle w:val="Hyperlink"/>
            <w:rPrChange w:id="2351" w:author="Andries Pandia" w:date="2025-08-26T08:27:00Z">
              <w:rPr>
                <w:rStyle w:val="Hyperlink"/>
                <w:lang w:val="en-US"/>
              </w:rPr>
            </w:rPrChange>
          </w:rPr>
          <w:delText>DAFTAR PUSTAKA</w:delText>
        </w:r>
        <w:r w:rsidR="003A19D5" w:rsidRPr="00BB0106" w:rsidDel="00F547C2">
          <w:rPr>
            <w:b w:val="0"/>
            <w:bCs w:val="0"/>
            <w:webHidden/>
            <w:rPrChange w:id="2352" w:author="Andries Pandia" w:date="2025-08-26T08:27:00Z">
              <w:rPr>
                <w:b w:val="0"/>
                <w:bCs w:val="0"/>
                <w:iCs w:val="0"/>
                <w:webHidden/>
                <w:lang w:val="en-US"/>
              </w:rPr>
            </w:rPrChange>
          </w:rPr>
          <w:tab/>
        </w:r>
        <w:r w:rsidR="003A19D5" w:rsidRPr="00BB0106" w:rsidDel="00F547C2">
          <w:rPr>
            <w:b w:val="0"/>
            <w:bCs w:val="0"/>
            <w:webHidden/>
            <w:rPrChange w:id="2353" w:author="Andries Pandia" w:date="2025-08-26T08:27:00Z">
              <w:rPr>
                <w:b w:val="0"/>
                <w:bCs w:val="0"/>
                <w:iCs w:val="0"/>
                <w:webHidden/>
                <w:lang w:val="en-US"/>
              </w:rPr>
            </w:rPrChange>
          </w:rPr>
          <w:fldChar w:fldCharType="begin"/>
        </w:r>
        <w:r w:rsidR="003A19D5" w:rsidRPr="00BB0106" w:rsidDel="00F547C2">
          <w:rPr>
            <w:b w:val="0"/>
            <w:bCs w:val="0"/>
            <w:webHidden/>
            <w:rPrChange w:id="2354" w:author="Andries Pandia" w:date="2025-08-26T08:27:00Z">
              <w:rPr>
                <w:b w:val="0"/>
                <w:bCs w:val="0"/>
                <w:iCs w:val="0"/>
                <w:webHidden/>
                <w:lang w:val="en-US"/>
              </w:rPr>
            </w:rPrChange>
          </w:rPr>
          <w:delInstrText xml:space="preserve"> PAGEREF _Toc206166497 \h </w:delInstrText>
        </w:r>
        <w:r w:rsidR="003A19D5" w:rsidRPr="00BB0106" w:rsidDel="00F547C2">
          <w:rPr>
            <w:b w:val="0"/>
            <w:bCs w:val="0"/>
            <w:webHidden/>
            <w:rPrChange w:id="2355"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2356" w:author="Andries Pandia" w:date="2025-08-26T08:27:00Z">
              <w:rPr>
                <w:b w:val="0"/>
                <w:bCs w:val="0"/>
                <w:iCs w:val="0"/>
                <w:webHidden/>
                <w:lang w:val="en-US"/>
              </w:rPr>
            </w:rPrChange>
          </w:rPr>
          <w:fldChar w:fldCharType="separate"/>
        </w:r>
        <w:r w:rsidR="003A19D5" w:rsidRPr="00BB0106" w:rsidDel="00F547C2">
          <w:rPr>
            <w:b w:val="0"/>
            <w:bCs w:val="0"/>
            <w:webHidden/>
            <w:rPrChange w:id="2357" w:author="Andries Pandia" w:date="2025-08-26T08:27:00Z">
              <w:rPr>
                <w:b w:val="0"/>
                <w:bCs w:val="0"/>
                <w:iCs w:val="0"/>
                <w:webHidden/>
                <w:lang w:val="en-US"/>
              </w:rPr>
            </w:rPrChange>
          </w:rPr>
          <w:delText>xli</w:delText>
        </w:r>
        <w:r w:rsidR="003A19D5" w:rsidRPr="00BB0106" w:rsidDel="00F547C2">
          <w:rPr>
            <w:b w:val="0"/>
            <w:bCs w:val="0"/>
            <w:webHidden/>
            <w:rPrChange w:id="2358" w:author="Andries Pandia" w:date="2025-08-26T08:27:00Z">
              <w:rPr>
                <w:b w:val="0"/>
                <w:bCs w:val="0"/>
                <w:iCs w:val="0"/>
                <w:webHidden/>
                <w:lang w:val="en-US"/>
              </w:rPr>
            </w:rPrChange>
          </w:rPr>
          <w:fldChar w:fldCharType="end"/>
        </w:r>
        <w:r w:rsidRPr="00BB0106" w:rsidDel="00F547C2">
          <w:rPr>
            <w:b w:val="0"/>
            <w:bCs w:val="0"/>
            <w:rPrChange w:id="2359" w:author="Andries Pandia" w:date="2025-08-26T08:27:00Z">
              <w:rPr>
                <w:b w:val="0"/>
                <w:bCs w:val="0"/>
                <w:iCs w:val="0"/>
                <w:lang w:val="en-US"/>
              </w:rPr>
            </w:rPrChange>
          </w:rPr>
          <w:fldChar w:fldCharType="end"/>
        </w:r>
      </w:del>
    </w:p>
    <w:p w14:paraId="574708F7" w14:textId="39CDCF3B" w:rsidR="003A19D5" w:rsidRPr="00BB0106" w:rsidDel="00F547C2" w:rsidRDefault="00CE4C16">
      <w:pPr>
        <w:pStyle w:val="Heading1"/>
        <w:rPr>
          <w:del w:id="2360" w:author="Andries Pandia" w:date="2025-08-21T17:05:00Z"/>
          <w:rFonts w:eastAsiaTheme="minorEastAsia" w:cstheme="minorBidi"/>
          <w:i/>
          <w:iCs/>
          <w:rPrChange w:id="2361" w:author="Andries Pandia" w:date="2025-08-26T08:27:00Z">
            <w:rPr>
              <w:del w:id="2362" w:author="Andries Pandia" w:date="2025-08-21T17:05:00Z"/>
              <w:rFonts w:eastAsiaTheme="minorEastAsia" w:cstheme="minorBidi"/>
              <w:b w:val="0"/>
              <w:bCs w:val="0"/>
              <w:iCs w:val="0"/>
              <w:lang w:val="en-ID"/>
            </w:rPr>
          </w:rPrChange>
        </w:rPr>
        <w:pPrChange w:id="2363" w:author="Andries Pandia" w:date="2025-08-22T17:22:00Z">
          <w:pPr>
            <w:pStyle w:val="TOC1"/>
          </w:pPr>
        </w:pPrChange>
      </w:pPr>
      <w:del w:id="2364" w:author="Andries Pandia" w:date="2025-08-21T17:05:00Z">
        <w:r w:rsidRPr="00BB0106" w:rsidDel="00F547C2">
          <w:rPr>
            <w:b w:val="0"/>
            <w:bCs w:val="0"/>
            <w:rPrChange w:id="2365" w:author="Andries Pandia" w:date="2025-08-26T08:27:00Z">
              <w:rPr>
                <w:b w:val="0"/>
                <w:bCs w:val="0"/>
                <w:iCs w:val="0"/>
                <w:lang w:val="en-US"/>
              </w:rPr>
            </w:rPrChange>
          </w:rPr>
          <w:fldChar w:fldCharType="begin"/>
        </w:r>
        <w:r w:rsidRPr="00BB0106" w:rsidDel="00F547C2">
          <w:rPr>
            <w:b w:val="0"/>
            <w:bCs w:val="0"/>
            <w:rPrChange w:id="2366" w:author="Andries Pandia" w:date="2025-08-26T08:27:00Z">
              <w:rPr>
                <w:b w:val="0"/>
                <w:bCs w:val="0"/>
                <w:iCs w:val="0"/>
                <w:lang w:val="en-US"/>
              </w:rPr>
            </w:rPrChange>
          </w:rPr>
          <w:delInstrText xml:space="preserve"> HYPERLINK \l "_Toc206166498" </w:delInstrText>
        </w:r>
        <w:r w:rsidRPr="00BB0106" w:rsidDel="00F547C2">
          <w:rPr>
            <w:b w:val="0"/>
            <w:bCs w:val="0"/>
            <w:rPrChange w:id="2367" w:author="Andries Pandia" w:date="2025-08-26T08:27:00Z">
              <w:rPr>
                <w:rFonts w:eastAsiaTheme="majorEastAsia" w:cstheme="majorBidi"/>
                <w:b w:val="0"/>
                <w:bCs w:val="0"/>
                <w:color w:val="000000"/>
                <w:spacing w:val="-10"/>
                <w:sz w:val="28"/>
                <w:szCs w:val="28"/>
              </w:rPr>
            </w:rPrChange>
          </w:rPr>
        </w:r>
        <w:r w:rsidRPr="00BB0106" w:rsidDel="00F547C2">
          <w:rPr>
            <w:b w:val="0"/>
            <w:bCs w:val="0"/>
            <w:rPrChange w:id="2368" w:author="Andries Pandia" w:date="2025-08-26T08:27:00Z">
              <w:rPr>
                <w:b w:val="0"/>
                <w:bCs w:val="0"/>
                <w:iCs w:val="0"/>
                <w:lang w:val="en-US"/>
              </w:rPr>
            </w:rPrChange>
          </w:rPr>
          <w:fldChar w:fldCharType="separate"/>
        </w:r>
        <w:r w:rsidR="003A19D5" w:rsidRPr="00BB0106" w:rsidDel="00F547C2">
          <w:rPr>
            <w:rStyle w:val="Hyperlink"/>
            <w:rPrChange w:id="2369" w:author="Andries Pandia" w:date="2025-08-26T08:27:00Z">
              <w:rPr>
                <w:rStyle w:val="Hyperlink"/>
                <w:lang w:val="en-US"/>
              </w:rPr>
            </w:rPrChange>
          </w:rPr>
          <w:delText>LAM</w:delText>
        </w:r>
        <w:r w:rsidR="003A19D5" w:rsidRPr="00BB0106" w:rsidDel="00F547C2">
          <w:rPr>
            <w:rStyle w:val="Hyperlink"/>
            <w:b w:val="0"/>
            <w:bCs w:val="0"/>
            <w:rPrChange w:id="2370" w:author="Andries Pandia" w:date="2025-08-26T08:27:00Z">
              <w:rPr>
                <w:rStyle w:val="Hyperlink"/>
                <w:b w:val="0"/>
                <w:bCs w:val="0"/>
                <w:iCs w:val="0"/>
                <w:lang w:val="en-US"/>
              </w:rPr>
            </w:rPrChange>
          </w:rPr>
          <w:delText>PIRAN 1</w:delText>
        </w:r>
        <w:r w:rsidR="003A19D5" w:rsidRPr="00BB0106" w:rsidDel="00F547C2">
          <w:rPr>
            <w:rStyle w:val="Hyperlink"/>
            <w:rPrChange w:id="2371" w:author="Andries Pandia" w:date="2025-08-26T08:27:00Z">
              <w:rPr>
                <w:rStyle w:val="Hyperlink"/>
                <w:lang w:val="en-US"/>
              </w:rPr>
            </w:rPrChange>
          </w:rPr>
          <w:delText xml:space="preserve"> OUTPUT</w:delText>
        </w:r>
        <w:r w:rsidR="003A19D5" w:rsidRPr="00BB0106" w:rsidDel="00F547C2">
          <w:rPr>
            <w:b w:val="0"/>
            <w:bCs w:val="0"/>
            <w:webHidden/>
            <w:rPrChange w:id="2372" w:author="Andries Pandia" w:date="2025-08-26T08:27:00Z">
              <w:rPr>
                <w:b w:val="0"/>
                <w:bCs w:val="0"/>
                <w:iCs w:val="0"/>
                <w:webHidden/>
                <w:lang w:val="en-US"/>
              </w:rPr>
            </w:rPrChange>
          </w:rPr>
          <w:tab/>
        </w:r>
        <w:r w:rsidR="003A19D5" w:rsidRPr="00BB0106" w:rsidDel="00F547C2">
          <w:rPr>
            <w:b w:val="0"/>
            <w:bCs w:val="0"/>
            <w:webHidden/>
            <w:rPrChange w:id="2373" w:author="Andries Pandia" w:date="2025-08-26T08:27:00Z">
              <w:rPr>
                <w:b w:val="0"/>
                <w:bCs w:val="0"/>
                <w:iCs w:val="0"/>
                <w:webHidden/>
                <w:lang w:val="en-US"/>
              </w:rPr>
            </w:rPrChange>
          </w:rPr>
          <w:fldChar w:fldCharType="begin"/>
        </w:r>
        <w:r w:rsidR="003A19D5" w:rsidRPr="00BB0106" w:rsidDel="00F547C2">
          <w:rPr>
            <w:b w:val="0"/>
            <w:bCs w:val="0"/>
            <w:webHidden/>
            <w:rPrChange w:id="2374" w:author="Andries Pandia" w:date="2025-08-26T08:27:00Z">
              <w:rPr>
                <w:b w:val="0"/>
                <w:bCs w:val="0"/>
                <w:iCs w:val="0"/>
                <w:webHidden/>
                <w:lang w:val="en-US"/>
              </w:rPr>
            </w:rPrChange>
          </w:rPr>
          <w:delInstrText xml:space="preserve"> PAGEREF _Toc206166498 \h </w:delInstrText>
        </w:r>
        <w:r w:rsidR="003A19D5" w:rsidRPr="00BB0106" w:rsidDel="00F547C2">
          <w:rPr>
            <w:b w:val="0"/>
            <w:bCs w:val="0"/>
            <w:webHidden/>
            <w:rPrChange w:id="2375" w:author="Andries Pandia" w:date="2025-08-26T08:27:00Z">
              <w:rPr>
                <w:rFonts w:eastAsiaTheme="majorEastAsia" w:cstheme="majorBidi"/>
                <w:b w:val="0"/>
                <w:bCs w:val="0"/>
                <w:webHidden/>
                <w:color w:val="000000"/>
                <w:spacing w:val="-10"/>
                <w:sz w:val="28"/>
                <w:szCs w:val="28"/>
              </w:rPr>
            </w:rPrChange>
          </w:rPr>
        </w:r>
        <w:r w:rsidR="003A19D5" w:rsidRPr="00BB0106" w:rsidDel="00F547C2">
          <w:rPr>
            <w:b w:val="0"/>
            <w:bCs w:val="0"/>
            <w:webHidden/>
            <w:rPrChange w:id="2376" w:author="Andries Pandia" w:date="2025-08-26T08:27:00Z">
              <w:rPr>
                <w:b w:val="0"/>
                <w:bCs w:val="0"/>
                <w:iCs w:val="0"/>
                <w:webHidden/>
                <w:lang w:val="en-US"/>
              </w:rPr>
            </w:rPrChange>
          </w:rPr>
          <w:fldChar w:fldCharType="separate"/>
        </w:r>
        <w:r w:rsidR="003A19D5" w:rsidRPr="00BB0106" w:rsidDel="00F547C2">
          <w:rPr>
            <w:b w:val="0"/>
            <w:bCs w:val="0"/>
            <w:webHidden/>
            <w:rPrChange w:id="2377" w:author="Andries Pandia" w:date="2025-08-26T08:27:00Z">
              <w:rPr>
                <w:b w:val="0"/>
                <w:bCs w:val="0"/>
                <w:iCs w:val="0"/>
                <w:webHidden/>
                <w:lang w:val="en-US"/>
              </w:rPr>
            </w:rPrChange>
          </w:rPr>
          <w:delText>xlii</w:delText>
        </w:r>
        <w:r w:rsidR="003A19D5" w:rsidRPr="00BB0106" w:rsidDel="00F547C2">
          <w:rPr>
            <w:b w:val="0"/>
            <w:bCs w:val="0"/>
            <w:webHidden/>
            <w:rPrChange w:id="2378" w:author="Andries Pandia" w:date="2025-08-26T08:27:00Z">
              <w:rPr>
                <w:b w:val="0"/>
                <w:bCs w:val="0"/>
                <w:iCs w:val="0"/>
                <w:webHidden/>
                <w:lang w:val="en-US"/>
              </w:rPr>
            </w:rPrChange>
          </w:rPr>
          <w:fldChar w:fldCharType="end"/>
        </w:r>
        <w:r w:rsidRPr="00BB0106" w:rsidDel="00F547C2">
          <w:rPr>
            <w:b w:val="0"/>
            <w:bCs w:val="0"/>
            <w:rPrChange w:id="2379" w:author="Andries Pandia" w:date="2025-08-26T08:27:00Z">
              <w:rPr>
                <w:b w:val="0"/>
                <w:bCs w:val="0"/>
                <w:iCs w:val="0"/>
                <w:lang w:val="en-US"/>
              </w:rPr>
            </w:rPrChange>
          </w:rPr>
          <w:fldChar w:fldCharType="end"/>
        </w:r>
      </w:del>
    </w:p>
    <w:p w14:paraId="0B4DC123" w14:textId="6BD7CF12" w:rsidR="005413CF" w:rsidRPr="00BB0106" w:rsidDel="00F547C2" w:rsidRDefault="003A19D5">
      <w:pPr>
        <w:pStyle w:val="Heading1"/>
        <w:rPr>
          <w:del w:id="2380" w:author="Andries Pandia" w:date="2025-08-21T17:05:00Z"/>
          <w:rFonts w:eastAsiaTheme="minorHAnsi"/>
        </w:rPr>
      </w:pPr>
      <w:del w:id="2381" w:author="Andries Pandia" w:date="2025-08-21T17:05:00Z">
        <w:r w:rsidRPr="00BB0106" w:rsidDel="00F547C2">
          <w:rPr>
            <w:rPrChange w:id="2382" w:author="Andries Pandia" w:date="2025-08-26T08:27:00Z">
              <w:rPr>
                <w:rFonts w:eastAsiaTheme="majorEastAsia" w:cstheme="majorBidi"/>
                <w:iCs/>
                <w:spacing w:val="-10"/>
                <w:kern w:val="2"/>
                <w:lang w:val="en-US"/>
                <w14:ligatures w14:val="standardContextual"/>
              </w:rPr>
            </w:rPrChange>
          </w:rPr>
          <w:fldChar w:fldCharType="end"/>
        </w:r>
      </w:del>
    </w:p>
    <w:p w14:paraId="24CCF31C" w14:textId="512FD302" w:rsidR="00867577" w:rsidRPr="00A96BCD" w:rsidDel="00F547C2" w:rsidRDefault="00867577">
      <w:pPr>
        <w:pStyle w:val="Heading1"/>
        <w:rPr>
          <w:del w:id="2383" w:author="Andries Pandia" w:date="2025-08-21T17:05:00Z"/>
          <w:rFonts w:eastAsiaTheme="minorHAnsi"/>
        </w:rPr>
        <w:pPrChange w:id="2384" w:author="Andries Pandia" w:date="2025-08-22T17:22:00Z">
          <w:pPr/>
        </w:pPrChange>
      </w:pPr>
    </w:p>
    <w:p w14:paraId="77E87C50" w14:textId="32BEDC1A" w:rsidR="00867577" w:rsidRPr="00A96BCD" w:rsidDel="00F547C2" w:rsidRDefault="00867577">
      <w:pPr>
        <w:pStyle w:val="Heading1"/>
        <w:rPr>
          <w:del w:id="2385" w:author="Andries Pandia" w:date="2025-08-21T17:05:00Z"/>
          <w:rFonts w:eastAsiaTheme="minorHAnsi"/>
        </w:rPr>
        <w:pPrChange w:id="2386" w:author="Andries Pandia" w:date="2025-08-22T17:22:00Z">
          <w:pPr/>
        </w:pPrChange>
      </w:pPr>
    </w:p>
    <w:p w14:paraId="744D18C7" w14:textId="5F0EAC42" w:rsidR="00867577" w:rsidRPr="00A96BCD" w:rsidDel="00F547C2" w:rsidRDefault="00867577">
      <w:pPr>
        <w:pStyle w:val="Heading1"/>
        <w:rPr>
          <w:del w:id="2387" w:author="Andries Pandia" w:date="2025-08-21T17:05:00Z"/>
          <w:rFonts w:eastAsiaTheme="minorHAnsi"/>
        </w:rPr>
        <w:pPrChange w:id="2388" w:author="Andries Pandia" w:date="2025-08-22T17:22:00Z">
          <w:pPr/>
        </w:pPrChange>
      </w:pPr>
    </w:p>
    <w:p w14:paraId="7598F8A5" w14:textId="50F33F82" w:rsidR="00867577" w:rsidRPr="00A96BCD" w:rsidDel="00F547C2" w:rsidRDefault="00867577">
      <w:pPr>
        <w:pStyle w:val="Heading1"/>
        <w:rPr>
          <w:del w:id="2389" w:author="Andries Pandia" w:date="2025-08-21T17:05:00Z"/>
          <w:rFonts w:eastAsiaTheme="minorHAnsi"/>
        </w:rPr>
        <w:pPrChange w:id="2390" w:author="Andries Pandia" w:date="2025-08-22T17:22:00Z">
          <w:pPr/>
        </w:pPrChange>
      </w:pPr>
    </w:p>
    <w:p w14:paraId="5D424B03" w14:textId="1ED84EC5" w:rsidR="00867577" w:rsidRPr="00A96BCD" w:rsidDel="00F547C2" w:rsidRDefault="00867577">
      <w:pPr>
        <w:pStyle w:val="Heading1"/>
        <w:rPr>
          <w:del w:id="2391" w:author="Andries Pandia" w:date="2025-08-21T17:05:00Z"/>
          <w:rFonts w:eastAsiaTheme="minorHAnsi"/>
        </w:rPr>
        <w:pPrChange w:id="2392" w:author="Andries Pandia" w:date="2025-08-22T17:22:00Z">
          <w:pPr/>
        </w:pPrChange>
      </w:pPr>
    </w:p>
    <w:p w14:paraId="0A67FC3A" w14:textId="6B52AEA9" w:rsidR="00867577" w:rsidRPr="00A96BCD" w:rsidDel="00F547C2" w:rsidRDefault="00867577">
      <w:pPr>
        <w:pStyle w:val="Heading1"/>
        <w:rPr>
          <w:del w:id="2393" w:author="Andries Pandia" w:date="2025-08-21T17:05:00Z"/>
          <w:rFonts w:eastAsiaTheme="minorHAnsi"/>
        </w:rPr>
        <w:pPrChange w:id="2394" w:author="Andries Pandia" w:date="2025-08-22T17:22:00Z">
          <w:pPr/>
        </w:pPrChange>
      </w:pPr>
    </w:p>
    <w:p w14:paraId="153EC7B6" w14:textId="5E037417" w:rsidR="00867577" w:rsidRPr="00A96BCD" w:rsidDel="00F547C2" w:rsidRDefault="00867577">
      <w:pPr>
        <w:pStyle w:val="Heading1"/>
        <w:rPr>
          <w:del w:id="2395" w:author="Andries Pandia" w:date="2025-08-21T17:05:00Z"/>
          <w:rFonts w:eastAsiaTheme="minorHAnsi"/>
        </w:rPr>
        <w:pPrChange w:id="2396" w:author="Andries Pandia" w:date="2025-08-22T17:22:00Z">
          <w:pPr/>
        </w:pPrChange>
      </w:pPr>
    </w:p>
    <w:p w14:paraId="6BD0BEFA" w14:textId="4589895F" w:rsidR="00867577" w:rsidRPr="00A96BCD" w:rsidDel="00F547C2" w:rsidRDefault="00867577">
      <w:pPr>
        <w:pStyle w:val="Heading1"/>
        <w:rPr>
          <w:del w:id="2397" w:author="Andries Pandia" w:date="2025-08-21T17:05:00Z"/>
          <w:rFonts w:eastAsiaTheme="minorHAnsi"/>
        </w:rPr>
        <w:pPrChange w:id="2398" w:author="Andries Pandia" w:date="2025-08-22T17:22:00Z">
          <w:pPr/>
        </w:pPrChange>
      </w:pPr>
    </w:p>
    <w:p w14:paraId="7E608A8C" w14:textId="4867D462" w:rsidR="00867577" w:rsidRPr="00A96BCD" w:rsidDel="00F547C2" w:rsidRDefault="00867577">
      <w:pPr>
        <w:pStyle w:val="Heading1"/>
        <w:rPr>
          <w:del w:id="2399" w:author="Andries Pandia" w:date="2025-08-21T17:05:00Z"/>
          <w:rFonts w:eastAsiaTheme="minorHAnsi"/>
        </w:rPr>
        <w:pPrChange w:id="2400" w:author="Andries Pandia" w:date="2025-08-22T17:22:00Z">
          <w:pPr/>
        </w:pPrChange>
      </w:pPr>
    </w:p>
    <w:p w14:paraId="7799DDA8" w14:textId="524B8965" w:rsidR="00867577" w:rsidRPr="00A96BCD" w:rsidDel="00F547C2" w:rsidRDefault="00867577">
      <w:pPr>
        <w:pStyle w:val="Heading1"/>
        <w:rPr>
          <w:del w:id="2401" w:author="Andries Pandia" w:date="2025-08-21T17:05:00Z"/>
          <w:rFonts w:eastAsiaTheme="minorHAnsi"/>
        </w:rPr>
        <w:pPrChange w:id="2402" w:author="Andries Pandia" w:date="2025-08-22T17:22:00Z">
          <w:pPr/>
        </w:pPrChange>
      </w:pPr>
    </w:p>
    <w:p w14:paraId="04EA5583" w14:textId="36E2C0B5" w:rsidR="00867577" w:rsidRPr="00A96BCD" w:rsidDel="00F547C2" w:rsidRDefault="00867577">
      <w:pPr>
        <w:pStyle w:val="Heading1"/>
        <w:rPr>
          <w:del w:id="2403" w:author="Andries Pandia" w:date="2025-08-21T17:05:00Z"/>
          <w:rFonts w:eastAsiaTheme="minorHAnsi"/>
        </w:rPr>
        <w:pPrChange w:id="2404" w:author="Andries Pandia" w:date="2025-08-22T17:22:00Z">
          <w:pPr/>
        </w:pPrChange>
      </w:pPr>
    </w:p>
    <w:p w14:paraId="099D2230" w14:textId="3407B180" w:rsidR="00867577" w:rsidRPr="00A96BCD" w:rsidDel="00F547C2" w:rsidRDefault="00867577">
      <w:pPr>
        <w:pStyle w:val="Heading1"/>
        <w:rPr>
          <w:del w:id="2405" w:author="Andries Pandia" w:date="2025-08-21T17:05:00Z"/>
          <w:rFonts w:eastAsiaTheme="minorHAnsi"/>
        </w:rPr>
        <w:pPrChange w:id="2406" w:author="Andries Pandia" w:date="2025-08-22T17:22:00Z">
          <w:pPr/>
        </w:pPrChange>
      </w:pPr>
    </w:p>
    <w:p w14:paraId="532E37FF" w14:textId="26315BDC" w:rsidR="00867577" w:rsidRPr="00A96BCD" w:rsidDel="00F547C2" w:rsidRDefault="00867577">
      <w:pPr>
        <w:pStyle w:val="Heading1"/>
        <w:rPr>
          <w:del w:id="2407" w:author="Andries Pandia" w:date="2025-08-21T17:05:00Z"/>
          <w:rFonts w:eastAsiaTheme="minorHAnsi"/>
        </w:rPr>
        <w:pPrChange w:id="2408" w:author="Andries Pandia" w:date="2025-08-22T17:22:00Z">
          <w:pPr/>
        </w:pPrChange>
      </w:pPr>
    </w:p>
    <w:p w14:paraId="08B39034" w14:textId="4E9DD107" w:rsidR="00867577" w:rsidRPr="00A96BCD" w:rsidDel="00F547C2" w:rsidRDefault="00867577">
      <w:pPr>
        <w:pStyle w:val="Heading1"/>
        <w:rPr>
          <w:del w:id="2409" w:author="Andries Pandia" w:date="2025-08-21T17:05:00Z"/>
          <w:rFonts w:eastAsiaTheme="minorHAnsi"/>
        </w:rPr>
        <w:pPrChange w:id="2410" w:author="Andries Pandia" w:date="2025-08-22T17:22:00Z">
          <w:pPr/>
        </w:pPrChange>
      </w:pPr>
    </w:p>
    <w:p w14:paraId="7E3D746E" w14:textId="722D1451" w:rsidR="00AF4743" w:rsidRPr="00A96BCD" w:rsidDel="00F547C2" w:rsidRDefault="00AF4743">
      <w:pPr>
        <w:pStyle w:val="Heading1"/>
        <w:rPr>
          <w:del w:id="2411" w:author="Andries Pandia" w:date="2025-08-21T17:05:00Z"/>
          <w:rFonts w:eastAsiaTheme="minorHAnsi"/>
        </w:rPr>
        <w:pPrChange w:id="2412" w:author="Andries Pandia" w:date="2025-08-22T17:01:00Z">
          <w:pPr/>
        </w:pPrChange>
      </w:pPr>
    </w:p>
    <w:p w14:paraId="3C2CD33D" w14:textId="438E5409" w:rsidR="00AF4743" w:rsidRPr="00A96BCD" w:rsidDel="00F547C2" w:rsidRDefault="00AF4743">
      <w:pPr>
        <w:pStyle w:val="Heading1"/>
        <w:rPr>
          <w:del w:id="2413" w:author="Andries Pandia" w:date="2025-08-21T17:05:00Z"/>
          <w:rFonts w:eastAsiaTheme="minorHAnsi"/>
        </w:rPr>
        <w:pPrChange w:id="2414" w:author="Andries Pandia" w:date="2025-08-22T17:01:00Z">
          <w:pPr/>
        </w:pPrChange>
      </w:pPr>
    </w:p>
    <w:p w14:paraId="51C5A178" w14:textId="64FD8910" w:rsidR="00AF4743" w:rsidRPr="00A96BCD" w:rsidDel="005021C3" w:rsidRDefault="00AF4743">
      <w:pPr>
        <w:pStyle w:val="Heading1"/>
        <w:rPr>
          <w:del w:id="2415" w:author="Andries Pandia" w:date="2025-08-21T16:57:00Z"/>
          <w:rFonts w:eastAsiaTheme="minorHAnsi"/>
        </w:rPr>
        <w:pPrChange w:id="2416" w:author="Andries Pandia" w:date="2025-08-22T17:01:00Z">
          <w:pPr/>
        </w:pPrChange>
      </w:pPr>
    </w:p>
    <w:p w14:paraId="2E6B06FE" w14:textId="77777777" w:rsidR="00F547C2" w:rsidRPr="00BB0106" w:rsidRDefault="00BE6C11">
      <w:pPr>
        <w:pStyle w:val="Heading1"/>
        <w:rPr>
          <w:ins w:id="2417" w:author="Andries Pandia" w:date="2025-08-22T19:01:00Z"/>
        </w:rPr>
      </w:pPr>
      <w:bookmarkStart w:id="2418" w:name="_Toc205565577"/>
      <w:bookmarkStart w:id="2419" w:name="_Toc205823099"/>
      <w:bookmarkStart w:id="2420" w:name="_Toc205823171"/>
      <w:bookmarkStart w:id="2421" w:name="_Toc205823334"/>
      <w:bookmarkStart w:id="2422" w:name="_Toc205823441"/>
      <w:bookmarkStart w:id="2423" w:name="_Toc206166254"/>
      <w:bookmarkStart w:id="2424" w:name="_Toc206780685"/>
      <w:r w:rsidRPr="00BB0106">
        <w:t>DAFTAR GAMBAR</w:t>
      </w:r>
      <w:bookmarkEnd w:id="2418"/>
      <w:bookmarkEnd w:id="2419"/>
      <w:bookmarkEnd w:id="2420"/>
      <w:bookmarkEnd w:id="2421"/>
      <w:bookmarkEnd w:id="2422"/>
      <w:bookmarkEnd w:id="2423"/>
      <w:bookmarkEnd w:id="2424"/>
    </w:p>
    <w:p w14:paraId="15C69EAB" w14:textId="77777777" w:rsidR="001F7B12" w:rsidRPr="00A96BCD" w:rsidRDefault="001F7B12">
      <w:pPr>
        <w:rPr>
          <w:ins w:id="2425" w:author="Andries Pandia" w:date="2025-08-22T19:10:00Z"/>
        </w:rPr>
        <w:pPrChange w:id="2426" w:author="Andries Pandia" w:date="2025-08-22T19:10:00Z">
          <w:pPr>
            <w:pStyle w:val="Heading1"/>
          </w:pPr>
        </w:pPrChange>
      </w:pPr>
    </w:p>
    <w:p w14:paraId="2F724EC4" w14:textId="77777777" w:rsidR="005627F5" w:rsidRPr="00A96BCD" w:rsidRDefault="005627F5">
      <w:pPr>
        <w:rPr>
          <w:ins w:id="2427" w:author="Andries Pandia" w:date="2025-08-22T19:01:00Z"/>
        </w:rPr>
        <w:pPrChange w:id="2428" w:author="Andries Pandia" w:date="2025-08-22T19:10:00Z">
          <w:pPr>
            <w:pStyle w:val="Heading1"/>
          </w:pPr>
        </w:pPrChange>
      </w:pPr>
    </w:p>
    <w:p w14:paraId="1667FF0A" w14:textId="1330CFA1" w:rsidR="00573383" w:rsidRPr="00BB0106" w:rsidRDefault="005627F5"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ins w:id="2429" w:author="Andries Pandia" w:date="2025-08-22T19:07:00Z">
        <w:r w:rsidRPr="00BB0106">
          <w:rPr>
            <w:b/>
            <w:bCs/>
          </w:rPr>
          <w:fldChar w:fldCharType="begin"/>
        </w:r>
        <w:r w:rsidRPr="00BB0106">
          <w:rPr>
            <w:b/>
            <w:bCs/>
          </w:rPr>
          <w:instrText xml:space="preserve"> TOC \h \z \t "TOF" \c </w:instrText>
        </w:r>
      </w:ins>
      <w:r w:rsidRPr="00BB0106">
        <w:rPr>
          <w:b/>
          <w:bCs/>
          <w:rPrChange w:id="2430" w:author="Andries Pandia" w:date="2025-08-26T08:27:00Z">
            <w:rPr>
              <w:rFonts w:eastAsiaTheme="majorEastAsia" w:cstheme="majorBidi"/>
              <w:b/>
              <w:bCs/>
              <w:color w:val="000000"/>
              <w:spacing w:val="-10"/>
              <w:kern w:val="0"/>
              <w:sz w:val="28"/>
              <w:szCs w:val="28"/>
              <w14:ligatures w14:val="none"/>
            </w:rPr>
          </w:rPrChange>
        </w:rPr>
        <w:fldChar w:fldCharType="separate"/>
      </w:r>
      <w:r w:rsidR="00573383" w:rsidRPr="00BB0106">
        <w:rPr>
          <w:rStyle w:val="Hyperlink"/>
          <w:rFonts w:eastAsiaTheme="majorEastAsia"/>
        </w:rPr>
        <w:fldChar w:fldCharType="begin"/>
      </w:r>
      <w:r w:rsidR="00573383" w:rsidRPr="00BB0106">
        <w:rPr>
          <w:rStyle w:val="Hyperlink"/>
          <w:rFonts w:eastAsiaTheme="majorEastAsia"/>
        </w:rPr>
        <w:instrText xml:space="preserve"> </w:instrText>
      </w:r>
      <w:r w:rsidR="00573383" w:rsidRPr="00BB0106">
        <w:instrText>HYPERLINK \l "_Toc207091009"</w:instrText>
      </w:r>
      <w:r w:rsidR="00573383" w:rsidRPr="00BB0106">
        <w:rPr>
          <w:rStyle w:val="Hyperlink"/>
          <w:rFonts w:eastAsiaTheme="majorEastAsia"/>
        </w:rPr>
        <w:instrText xml:space="preserve"> </w:instrText>
      </w:r>
      <w:r w:rsidR="00573383" w:rsidRPr="00BB0106">
        <w:rPr>
          <w:rStyle w:val="Hyperlink"/>
          <w:rFonts w:eastAsiaTheme="majorEastAsia"/>
        </w:rPr>
      </w:r>
      <w:r w:rsidR="00573383" w:rsidRPr="00BB0106">
        <w:rPr>
          <w:rStyle w:val="Hyperlink"/>
          <w:rFonts w:eastAsiaTheme="majorEastAsia"/>
        </w:rPr>
        <w:fldChar w:fldCharType="separate"/>
      </w:r>
      <w:r w:rsidR="00573383" w:rsidRPr="00BB0106">
        <w:rPr>
          <w:rStyle w:val="Hyperlink"/>
          <w:rFonts w:eastAsiaTheme="majorEastAsia"/>
        </w:rPr>
        <w:t>Gambar 2.1. Tampilan Halaman Kerja Tableu.</w:t>
      </w:r>
      <w:r w:rsidR="00573383" w:rsidRPr="00BB0106">
        <w:rPr>
          <w:webHidden/>
        </w:rPr>
        <w:tab/>
      </w:r>
      <w:r w:rsidR="00573383" w:rsidRPr="00BB0106">
        <w:rPr>
          <w:webHidden/>
        </w:rPr>
        <w:fldChar w:fldCharType="begin"/>
      </w:r>
      <w:r w:rsidR="00573383" w:rsidRPr="00BB0106">
        <w:rPr>
          <w:webHidden/>
        </w:rPr>
        <w:instrText xml:space="preserve"> PAGEREF _Toc207091009 \h </w:instrText>
      </w:r>
      <w:r w:rsidR="00573383" w:rsidRPr="00BB0106">
        <w:rPr>
          <w:webHidden/>
        </w:rPr>
      </w:r>
      <w:r w:rsidR="00573383" w:rsidRPr="00BB0106">
        <w:rPr>
          <w:webHidden/>
        </w:rPr>
        <w:fldChar w:fldCharType="separate"/>
      </w:r>
      <w:ins w:id="2431" w:author="grace bellandina" w:date="2025-08-26T09:54:00Z" w16du:dateUtc="2025-08-26T02:54:00Z">
        <w:r w:rsidR="00A96BCD">
          <w:rPr>
            <w:webHidden/>
          </w:rPr>
          <w:t>8</w:t>
        </w:r>
      </w:ins>
      <w:del w:id="2432" w:author="grace bellandina" w:date="2025-08-26T09:54:00Z" w16du:dateUtc="2025-08-26T02:54:00Z">
        <w:r w:rsidR="00022F35" w:rsidDel="00A96BCD">
          <w:rPr>
            <w:webHidden/>
          </w:rPr>
          <w:delText>9</w:delText>
        </w:r>
      </w:del>
      <w:r w:rsidR="00573383" w:rsidRPr="00BB0106">
        <w:rPr>
          <w:webHidden/>
        </w:rPr>
        <w:fldChar w:fldCharType="end"/>
      </w:r>
      <w:r w:rsidR="00573383" w:rsidRPr="00BB0106">
        <w:rPr>
          <w:rStyle w:val="Hyperlink"/>
          <w:rFonts w:eastAsiaTheme="majorEastAsia"/>
        </w:rPr>
        <w:fldChar w:fldCharType="end"/>
      </w:r>
    </w:p>
    <w:p w14:paraId="2EAFF0C9" w14:textId="7B23B6BA"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"_Toc207091010"</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 Tampilan hasil pengumpulan data.</w:t>
      </w:r>
      <w:r w:rsidRPr="00BB0106">
        <w:rPr>
          <w:webHidden/>
        </w:rPr>
        <w:tab/>
      </w:r>
      <w:r w:rsidRPr="00BB0106">
        <w:rPr>
          <w:webHidden/>
        </w:rPr>
        <w:fldChar w:fldCharType="begin"/>
      </w:r>
      <w:r w:rsidRPr="00BB0106">
        <w:rPr>
          <w:webHidden/>
        </w:rPr>
        <w:instrText xml:space="preserve"> PAGEREF _Toc207091010 \h </w:instrText>
      </w:r>
      <w:r w:rsidRPr="00BB0106">
        <w:rPr>
          <w:webHidden/>
        </w:rPr>
      </w:r>
      <w:r w:rsidRPr="00BB0106">
        <w:rPr>
          <w:webHidden/>
        </w:rPr>
        <w:fldChar w:fldCharType="separate"/>
      </w:r>
      <w:ins w:id="2433" w:author="grace bellandina" w:date="2025-08-26T09:54:00Z" w16du:dateUtc="2025-08-26T02:54:00Z">
        <w:r w:rsidR="00A96BCD">
          <w:rPr>
            <w:webHidden/>
          </w:rPr>
          <w:t>3</w:t>
        </w:r>
      </w:ins>
      <w:del w:id="2434" w:author="grace bellandina" w:date="2025-08-26T09:54:00Z" w16du:dateUtc="2025-08-26T02:54:00Z">
        <w:r w:rsidR="00022F35" w:rsidDel="00A96BCD">
          <w:rPr>
            <w:webHidden/>
          </w:rPr>
          <w:delText>4</w:delText>
        </w:r>
      </w:del>
      <w:r w:rsidRPr="00BB0106">
        <w:rPr>
          <w:webHidden/>
        </w:rPr>
        <w:fldChar w:fldCharType="end"/>
      </w:r>
      <w:r w:rsidRPr="00BB0106">
        <w:rPr>
          <w:rStyle w:val="Hyperlink"/>
          <w:rFonts w:eastAsiaTheme="majorEastAsia"/>
        </w:rPr>
        <w:fldChar w:fldCharType="end"/>
      </w:r>
    </w:p>
    <w:p w14:paraId="2EB513CE" w14:textId="5D6C0A5E"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"_Toc207091011"</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 xml:space="preserve">Gambar 3.2. Codingan </w:t>
      </w:r>
      <w:r w:rsidRPr="00BB0106">
        <w:rPr>
          <w:rStyle w:val="Hyperlink"/>
          <w:rFonts w:eastAsiaTheme="majorEastAsia"/>
          <w:i/>
        </w:rPr>
        <w:t>Import Library</w:t>
      </w:r>
      <w:r w:rsidRPr="00BB0106">
        <w:rPr>
          <w:webHidden/>
        </w:rPr>
        <w:tab/>
      </w:r>
      <w:r w:rsidRPr="00BB0106">
        <w:rPr>
          <w:webHidden/>
        </w:rPr>
        <w:fldChar w:fldCharType="begin"/>
      </w:r>
      <w:r w:rsidRPr="00BB0106">
        <w:rPr>
          <w:webHidden/>
        </w:rPr>
        <w:instrText xml:space="preserve"> PAGEREF _Toc207091011 \h </w:instrText>
      </w:r>
      <w:r w:rsidRPr="00BB0106">
        <w:rPr>
          <w:webHidden/>
        </w:rPr>
      </w:r>
      <w:r w:rsidRPr="00BB0106">
        <w:rPr>
          <w:webHidden/>
        </w:rPr>
        <w:fldChar w:fldCharType="separate"/>
      </w:r>
      <w:ins w:id="2435" w:author="grace bellandina" w:date="2025-08-26T09:54:00Z" w16du:dateUtc="2025-08-26T02:54:00Z">
        <w:r w:rsidR="00A96BCD">
          <w:rPr>
            <w:webHidden/>
          </w:rPr>
          <w:t>3</w:t>
        </w:r>
      </w:ins>
      <w:del w:id="2436" w:author="grace bellandina" w:date="2025-08-26T09:54:00Z" w16du:dateUtc="2025-08-26T02:54:00Z">
        <w:r w:rsidR="00022F35" w:rsidDel="00A96BCD">
          <w:rPr>
            <w:webHidden/>
          </w:rPr>
          <w:delText>5</w:delText>
        </w:r>
      </w:del>
      <w:r w:rsidRPr="00BB0106">
        <w:rPr>
          <w:webHidden/>
        </w:rPr>
        <w:fldChar w:fldCharType="end"/>
      </w:r>
      <w:r w:rsidRPr="00BB0106">
        <w:rPr>
          <w:rStyle w:val="Hyperlink"/>
          <w:rFonts w:eastAsiaTheme="majorEastAsia"/>
        </w:rPr>
        <w:fldChar w:fldCharType="end"/>
      </w:r>
    </w:p>
    <w:p w14:paraId="73C595EE" w14:textId="0B5FD266"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"_Toc207091012"</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 xml:space="preserve">Gambar 3.3. Codingan </w:t>
      </w:r>
      <w:r w:rsidRPr="00BB0106">
        <w:rPr>
          <w:rStyle w:val="Hyperlink"/>
          <w:rFonts w:eastAsiaTheme="majorEastAsia"/>
          <w:i/>
        </w:rPr>
        <w:t>Load Dataset</w:t>
      </w:r>
      <w:r w:rsidRPr="00BB0106">
        <w:rPr>
          <w:webHidden/>
        </w:rPr>
        <w:tab/>
      </w:r>
      <w:r w:rsidRPr="00BB0106">
        <w:rPr>
          <w:webHidden/>
        </w:rPr>
        <w:fldChar w:fldCharType="begin"/>
      </w:r>
      <w:r w:rsidRPr="00BB0106">
        <w:rPr>
          <w:webHidden/>
        </w:rPr>
        <w:instrText xml:space="preserve"> PAGEREF _Toc207091012 \h </w:instrText>
      </w:r>
      <w:r w:rsidRPr="00BB0106">
        <w:rPr>
          <w:webHidden/>
        </w:rPr>
      </w:r>
      <w:r w:rsidRPr="00BB0106">
        <w:rPr>
          <w:webHidden/>
        </w:rPr>
        <w:fldChar w:fldCharType="separate"/>
      </w:r>
      <w:ins w:id="2437" w:author="grace bellandina" w:date="2025-08-26T09:54:00Z" w16du:dateUtc="2025-08-26T02:54:00Z">
        <w:r w:rsidR="00A96BCD">
          <w:rPr>
            <w:webHidden/>
          </w:rPr>
          <w:t>4</w:t>
        </w:r>
      </w:ins>
      <w:del w:id="2438" w:author="grace bellandina" w:date="2025-08-26T09:54:00Z" w16du:dateUtc="2025-08-26T02:54:00Z">
        <w:r w:rsidR="00022F35" w:rsidDel="00A96BCD">
          <w:rPr>
            <w:webHidden/>
          </w:rPr>
          <w:delText>5</w:delText>
        </w:r>
      </w:del>
      <w:r w:rsidRPr="00BB0106">
        <w:rPr>
          <w:webHidden/>
        </w:rPr>
        <w:fldChar w:fldCharType="end"/>
      </w:r>
      <w:r w:rsidRPr="00BB0106">
        <w:rPr>
          <w:rStyle w:val="Hyperlink"/>
          <w:rFonts w:eastAsiaTheme="majorEastAsia"/>
        </w:rPr>
        <w:fldChar w:fldCharType="end"/>
      </w:r>
    </w:p>
    <w:p w14:paraId="7E15D254" w14:textId="75DA027F"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"_Toc207091013"</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 xml:space="preserve">Gambar 3.4. Hasil </w:t>
      </w:r>
      <w:r w:rsidRPr="00BB0106">
        <w:rPr>
          <w:rStyle w:val="Hyperlink"/>
          <w:rFonts w:eastAsiaTheme="majorEastAsia"/>
          <w:i/>
        </w:rPr>
        <w:t>Load Dataset</w:t>
      </w:r>
      <w:r w:rsidRPr="00BB0106">
        <w:rPr>
          <w:webHidden/>
        </w:rPr>
        <w:tab/>
      </w:r>
      <w:r w:rsidRPr="00BB0106">
        <w:rPr>
          <w:webHidden/>
        </w:rPr>
        <w:fldChar w:fldCharType="begin"/>
      </w:r>
      <w:r w:rsidRPr="00BB0106">
        <w:rPr>
          <w:webHidden/>
        </w:rPr>
        <w:instrText xml:space="preserve"> PAGEREF _Toc207091013 \h </w:instrText>
      </w:r>
      <w:r w:rsidRPr="00BB0106">
        <w:rPr>
          <w:webHidden/>
        </w:rPr>
      </w:r>
      <w:r w:rsidRPr="00BB0106">
        <w:rPr>
          <w:webHidden/>
        </w:rPr>
        <w:fldChar w:fldCharType="separate"/>
      </w:r>
      <w:ins w:id="2439" w:author="grace bellandina" w:date="2025-08-26T09:54:00Z" w16du:dateUtc="2025-08-26T02:54:00Z">
        <w:r w:rsidR="00A96BCD">
          <w:rPr>
            <w:webHidden/>
          </w:rPr>
          <w:t>4</w:t>
        </w:r>
      </w:ins>
      <w:del w:id="2440" w:author="grace bellandina" w:date="2025-08-26T09:54:00Z" w16du:dateUtc="2025-08-26T02:54:00Z">
        <w:r w:rsidR="00022F35" w:rsidDel="00A96BCD">
          <w:rPr>
            <w:webHidden/>
          </w:rPr>
          <w:delText>6</w:delText>
        </w:r>
      </w:del>
      <w:r w:rsidRPr="00BB0106">
        <w:rPr>
          <w:webHidden/>
        </w:rPr>
        <w:fldChar w:fldCharType="end"/>
      </w:r>
      <w:r w:rsidRPr="00BB0106">
        <w:rPr>
          <w:rStyle w:val="Hyperlink"/>
          <w:rFonts w:eastAsiaTheme="majorEastAsia"/>
        </w:rPr>
        <w:fldChar w:fldCharType="end"/>
      </w:r>
    </w:p>
    <w:p w14:paraId="2632DEEC" w14:textId="318F49F9"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"_Toc207091014"</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3.5. Codingan Pembersihan data menggunakan Python</w:t>
      </w:r>
      <w:r w:rsidRPr="00BB0106">
        <w:rPr>
          <w:webHidden/>
        </w:rPr>
        <w:tab/>
      </w:r>
      <w:r w:rsidRPr="00BB0106">
        <w:rPr>
          <w:webHidden/>
        </w:rPr>
        <w:fldChar w:fldCharType="begin"/>
      </w:r>
      <w:r w:rsidRPr="00BB0106">
        <w:rPr>
          <w:webHidden/>
        </w:rPr>
        <w:instrText xml:space="preserve"> PAGEREF _Toc207091014 \h </w:instrText>
      </w:r>
      <w:r w:rsidRPr="00BB0106">
        <w:rPr>
          <w:webHidden/>
        </w:rPr>
      </w:r>
      <w:r w:rsidRPr="00BB0106">
        <w:rPr>
          <w:webHidden/>
        </w:rPr>
        <w:fldChar w:fldCharType="separate"/>
      </w:r>
      <w:ins w:id="2441" w:author="grace bellandina" w:date="2025-08-26T09:54:00Z" w16du:dateUtc="2025-08-26T02:54:00Z">
        <w:r w:rsidR="00A96BCD">
          <w:rPr>
            <w:webHidden/>
          </w:rPr>
          <w:t>6</w:t>
        </w:r>
      </w:ins>
      <w:del w:id="2442" w:author="grace bellandina" w:date="2025-08-26T09:54:00Z" w16du:dateUtc="2025-08-26T02:54:00Z">
        <w:r w:rsidR="00022F35" w:rsidDel="00A96BCD">
          <w:rPr>
            <w:webHidden/>
          </w:rPr>
          <w:delText>9</w:delText>
        </w:r>
      </w:del>
      <w:r w:rsidRPr="00BB0106">
        <w:rPr>
          <w:webHidden/>
        </w:rPr>
        <w:fldChar w:fldCharType="end"/>
      </w:r>
      <w:r w:rsidRPr="00BB0106">
        <w:rPr>
          <w:rStyle w:val="Hyperlink"/>
          <w:rFonts w:eastAsiaTheme="majorEastAsia"/>
        </w:rPr>
        <w:fldChar w:fldCharType="end"/>
      </w:r>
    </w:p>
    <w:p w14:paraId="089EC7B3" w14:textId="1651FB09"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"_Toc207091015"</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 xml:space="preserve">Gambar 3.6. Codingan </w:t>
      </w:r>
      <w:r w:rsidRPr="00BB0106">
        <w:rPr>
          <w:rStyle w:val="Hyperlink"/>
          <w:rFonts w:eastAsiaTheme="majorEastAsia"/>
          <w:i/>
        </w:rPr>
        <w:t>Drop duplicate</w:t>
      </w:r>
      <w:r w:rsidRPr="00BB0106">
        <w:rPr>
          <w:webHidden/>
        </w:rPr>
        <w:tab/>
      </w:r>
      <w:r w:rsidRPr="00BB0106">
        <w:rPr>
          <w:webHidden/>
        </w:rPr>
        <w:fldChar w:fldCharType="begin"/>
      </w:r>
      <w:r w:rsidRPr="00BB0106">
        <w:rPr>
          <w:webHidden/>
        </w:rPr>
        <w:instrText xml:space="preserve"> PAGEREF _Toc207091015 \h </w:instrText>
      </w:r>
      <w:r w:rsidRPr="00BB0106">
        <w:rPr>
          <w:webHidden/>
        </w:rPr>
      </w:r>
      <w:r w:rsidRPr="00BB0106">
        <w:rPr>
          <w:webHidden/>
        </w:rPr>
        <w:fldChar w:fldCharType="separate"/>
      </w:r>
      <w:ins w:id="2443" w:author="grace bellandina" w:date="2025-08-26T09:54:00Z" w16du:dateUtc="2025-08-26T02:54:00Z">
        <w:r w:rsidR="00A96BCD">
          <w:rPr>
            <w:webHidden/>
          </w:rPr>
          <w:t>6</w:t>
        </w:r>
      </w:ins>
      <w:del w:id="2444" w:author="grace bellandina" w:date="2025-08-26T09:54:00Z" w16du:dateUtc="2025-08-26T02:54:00Z">
        <w:r w:rsidR="00022F35" w:rsidDel="00A96BCD">
          <w:rPr>
            <w:webHidden/>
          </w:rPr>
          <w:delText>9</w:delText>
        </w:r>
      </w:del>
      <w:r w:rsidRPr="00BB0106">
        <w:rPr>
          <w:webHidden/>
        </w:rPr>
        <w:fldChar w:fldCharType="end"/>
      </w:r>
      <w:r w:rsidRPr="00BB0106">
        <w:rPr>
          <w:rStyle w:val="Hyperlink"/>
          <w:rFonts w:eastAsiaTheme="majorEastAsia"/>
        </w:rPr>
        <w:fldChar w:fldCharType="end"/>
      </w:r>
    </w:p>
    <w:p w14:paraId="4E5FC7D6" w14:textId="59F79AAF"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"_Toc207091016"</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3.7. Hasil pembersihan data</w:t>
      </w:r>
      <w:r w:rsidRPr="00BB0106">
        <w:rPr>
          <w:webHidden/>
        </w:rPr>
        <w:tab/>
      </w:r>
      <w:r w:rsidRPr="00BB0106">
        <w:rPr>
          <w:webHidden/>
        </w:rPr>
        <w:fldChar w:fldCharType="begin"/>
      </w:r>
      <w:r w:rsidRPr="00BB0106">
        <w:rPr>
          <w:webHidden/>
        </w:rPr>
        <w:instrText xml:space="preserve"> PAGEREF _Toc207091016 \h </w:instrText>
      </w:r>
      <w:r w:rsidRPr="00BB0106">
        <w:rPr>
          <w:webHidden/>
        </w:rPr>
      </w:r>
      <w:r w:rsidRPr="00BB0106">
        <w:rPr>
          <w:webHidden/>
        </w:rPr>
        <w:fldChar w:fldCharType="separate"/>
      </w:r>
      <w:ins w:id="2445" w:author="grace bellandina" w:date="2025-08-26T09:54:00Z" w16du:dateUtc="2025-08-26T02:54:00Z">
        <w:r w:rsidR="00A96BCD">
          <w:rPr>
            <w:webHidden/>
          </w:rPr>
          <w:t>7</w:t>
        </w:r>
      </w:ins>
      <w:del w:id="2446" w:author="grace bellandina" w:date="2025-08-26T09:54:00Z" w16du:dateUtc="2025-08-26T02:54:00Z">
        <w:r w:rsidR="00022F35" w:rsidDel="00A96BCD">
          <w:rPr>
            <w:webHidden/>
          </w:rPr>
          <w:delText>9</w:delText>
        </w:r>
      </w:del>
      <w:r w:rsidRPr="00BB0106">
        <w:rPr>
          <w:webHidden/>
        </w:rPr>
        <w:fldChar w:fldCharType="end"/>
      </w:r>
      <w:r w:rsidRPr="00BB0106">
        <w:rPr>
          <w:rStyle w:val="Hyperlink"/>
          <w:rFonts w:eastAsiaTheme="majorEastAsia"/>
        </w:rPr>
        <w:fldChar w:fldCharType="end"/>
      </w:r>
    </w:p>
    <w:p w14:paraId="4B824438" w14:textId="1AE728EF"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"_Toc207091017"</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3.8. Codingan distribusi gender</w:t>
      </w:r>
      <w:r w:rsidRPr="00BB0106">
        <w:rPr>
          <w:webHidden/>
        </w:rPr>
        <w:tab/>
      </w:r>
      <w:r w:rsidRPr="00BB0106">
        <w:rPr>
          <w:webHidden/>
        </w:rPr>
        <w:fldChar w:fldCharType="begin"/>
      </w:r>
      <w:r w:rsidRPr="00BB0106">
        <w:rPr>
          <w:webHidden/>
        </w:rPr>
        <w:instrText xml:space="preserve"> PAGEREF _Toc207091017 \h </w:instrText>
      </w:r>
      <w:r w:rsidRPr="00BB0106">
        <w:rPr>
          <w:webHidden/>
        </w:rPr>
      </w:r>
      <w:r w:rsidRPr="00BB0106">
        <w:rPr>
          <w:webHidden/>
        </w:rPr>
        <w:fldChar w:fldCharType="separate"/>
      </w:r>
      <w:ins w:id="2447" w:author="grace bellandina" w:date="2025-08-26T09:54:00Z" w16du:dateUtc="2025-08-26T02:54:00Z">
        <w:r w:rsidR="00A96BCD">
          <w:rPr>
            <w:webHidden/>
          </w:rPr>
          <w:t>7</w:t>
        </w:r>
      </w:ins>
      <w:del w:id="2448" w:author="grace bellandina" w:date="2025-08-26T09:54:00Z" w16du:dateUtc="2025-08-26T02:54:00Z">
        <w:r w:rsidR="00022F35" w:rsidDel="00A96BCD">
          <w:rPr>
            <w:webHidden/>
          </w:rPr>
          <w:delText>10</w:delText>
        </w:r>
      </w:del>
      <w:r w:rsidRPr="00BB0106">
        <w:rPr>
          <w:webHidden/>
        </w:rPr>
        <w:fldChar w:fldCharType="end"/>
      </w:r>
      <w:r w:rsidRPr="00BB0106">
        <w:rPr>
          <w:rStyle w:val="Hyperlink"/>
          <w:rFonts w:eastAsiaTheme="majorEastAsia"/>
        </w:rPr>
        <w:fldChar w:fldCharType="end"/>
      </w:r>
    </w:p>
    <w:p w14:paraId="5F7FEC43" w14:textId="4FEF10CA"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"_Toc207091018"</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3.9. Hasil dari distribusi gender</w:t>
      </w:r>
      <w:r w:rsidRPr="00BB0106">
        <w:rPr>
          <w:webHidden/>
        </w:rPr>
        <w:tab/>
      </w:r>
      <w:r w:rsidRPr="00BB0106">
        <w:rPr>
          <w:webHidden/>
        </w:rPr>
        <w:fldChar w:fldCharType="begin"/>
      </w:r>
      <w:r w:rsidRPr="00BB0106">
        <w:rPr>
          <w:webHidden/>
        </w:rPr>
        <w:instrText xml:space="preserve"> PAGEREF _Toc207091018 \h </w:instrText>
      </w:r>
      <w:r w:rsidRPr="00BB0106">
        <w:rPr>
          <w:webHidden/>
        </w:rPr>
      </w:r>
      <w:r w:rsidRPr="00BB0106">
        <w:rPr>
          <w:webHidden/>
        </w:rPr>
        <w:fldChar w:fldCharType="separate"/>
      </w:r>
      <w:ins w:id="2449" w:author="grace bellandina" w:date="2025-08-26T09:54:00Z" w16du:dateUtc="2025-08-26T02:54:00Z">
        <w:r w:rsidR="00A96BCD">
          <w:rPr>
            <w:webHidden/>
          </w:rPr>
          <w:t>7</w:t>
        </w:r>
      </w:ins>
      <w:del w:id="2450" w:author="grace bellandina" w:date="2025-08-26T09:54:00Z" w16du:dateUtc="2025-08-26T02:54:00Z">
        <w:r w:rsidR="00022F35" w:rsidDel="00A96BCD">
          <w:rPr>
            <w:webHidden/>
          </w:rPr>
          <w:delText>10</w:delText>
        </w:r>
      </w:del>
      <w:r w:rsidRPr="00BB0106">
        <w:rPr>
          <w:webHidden/>
        </w:rPr>
        <w:fldChar w:fldCharType="end"/>
      </w:r>
      <w:r w:rsidRPr="00BB0106">
        <w:rPr>
          <w:rStyle w:val="Hyperlink"/>
          <w:rFonts w:eastAsiaTheme="majorEastAsia"/>
        </w:rPr>
        <w:fldChar w:fldCharType="end"/>
      </w:r>
    </w:p>
    <w:p w14:paraId="4997B0F6" w14:textId="138F3BDB"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"_Toc207091019"</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3.10 Codingan distribusi usia.</w:t>
      </w:r>
      <w:r w:rsidRPr="00BB0106">
        <w:rPr>
          <w:webHidden/>
        </w:rPr>
        <w:tab/>
      </w:r>
      <w:r w:rsidRPr="00BB0106">
        <w:rPr>
          <w:webHidden/>
        </w:rPr>
        <w:fldChar w:fldCharType="begin"/>
      </w:r>
      <w:r w:rsidRPr="00BB0106">
        <w:rPr>
          <w:webHidden/>
        </w:rPr>
        <w:instrText xml:space="preserve"> PAGEREF _Toc207091019 \h </w:instrText>
      </w:r>
      <w:r w:rsidRPr="00BB0106">
        <w:rPr>
          <w:webHidden/>
        </w:rPr>
      </w:r>
      <w:r w:rsidRPr="00BB0106">
        <w:rPr>
          <w:webHidden/>
        </w:rPr>
        <w:fldChar w:fldCharType="separate"/>
      </w:r>
      <w:ins w:id="2451" w:author="grace bellandina" w:date="2025-08-26T09:54:00Z" w16du:dateUtc="2025-08-26T02:54:00Z">
        <w:r w:rsidR="00A96BCD">
          <w:rPr>
            <w:webHidden/>
          </w:rPr>
          <w:t>8</w:t>
        </w:r>
      </w:ins>
      <w:del w:id="2452" w:author="grace bellandina" w:date="2025-08-26T09:54:00Z" w16du:dateUtc="2025-08-26T02:54:00Z">
        <w:r w:rsidR="00022F35" w:rsidDel="00A96BCD">
          <w:rPr>
            <w:webHidden/>
          </w:rPr>
          <w:delText>11</w:delText>
        </w:r>
      </w:del>
      <w:r w:rsidRPr="00BB0106">
        <w:rPr>
          <w:webHidden/>
        </w:rPr>
        <w:fldChar w:fldCharType="end"/>
      </w:r>
      <w:r w:rsidRPr="00BB0106">
        <w:rPr>
          <w:rStyle w:val="Hyperlink"/>
          <w:rFonts w:eastAsiaTheme="majorEastAsia"/>
        </w:rPr>
        <w:fldChar w:fldCharType="end"/>
      </w:r>
    </w:p>
    <w:p w14:paraId="5B6CB96A" w14:textId="5A03BE54"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"_Toc207091020"</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3.11. Hasil dari distribusi usia.</w:t>
      </w:r>
      <w:r w:rsidRPr="00BB0106">
        <w:rPr>
          <w:webHidden/>
        </w:rPr>
        <w:tab/>
      </w:r>
      <w:r w:rsidRPr="00BB0106">
        <w:rPr>
          <w:webHidden/>
        </w:rPr>
        <w:fldChar w:fldCharType="begin"/>
      </w:r>
      <w:r w:rsidRPr="00BB0106">
        <w:rPr>
          <w:webHidden/>
        </w:rPr>
        <w:instrText xml:space="preserve"> PAGEREF _Toc207091020 \h </w:instrText>
      </w:r>
      <w:r w:rsidRPr="00BB0106">
        <w:rPr>
          <w:webHidden/>
        </w:rPr>
      </w:r>
      <w:r w:rsidRPr="00BB0106">
        <w:rPr>
          <w:webHidden/>
        </w:rPr>
        <w:fldChar w:fldCharType="separate"/>
      </w:r>
      <w:ins w:id="2453" w:author="grace bellandina" w:date="2025-08-26T09:54:00Z" w16du:dateUtc="2025-08-26T02:54:00Z">
        <w:r w:rsidR="00A96BCD">
          <w:rPr>
            <w:webHidden/>
          </w:rPr>
          <w:t>8</w:t>
        </w:r>
      </w:ins>
      <w:del w:id="2454" w:author="grace bellandina" w:date="2025-08-26T09:54:00Z" w16du:dateUtc="2025-08-26T02:54:00Z">
        <w:r w:rsidR="00022F35" w:rsidDel="00A96BCD">
          <w:rPr>
            <w:webHidden/>
          </w:rPr>
          <w:delText>11</w:delText>
        </w:r>
      </w:del>
      <w:r w:rsidRPr="00BB0106">
        <w:rPr>
          <w:webHidden/>
        </w:rPr>
        <w:fldChar w:fldCharType="end"/>
      </w:r>
      <w:r w:rsidRPr="00BB0106">
        <w:rPr>
          <w:rStyle w:val="Hyperlink"/>
          <w:rFonts w:eastAsiaTheme="majorEastAsia"/>
        </w:rPr>
        <w:fldChar w:fldCharType="end"/>
      </w:r>
    </w:p>
    <w:p w14:paraId="7511EE7F" w14:textId="70A09F84"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"_Toc207091021"</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3.12. Codingan Eksploitasi seksual vs kerja paksa</w:t>
      </w:r>
      <w:r w:rsidRPr="00BB0106">
        <w:rPr>
          <w:webHidden/>
        </w:rPr>
        <w:tab/>
      </w:r>
      <w:r w:rsidRPr="00BB0106">
        <w:rPr>
          <w:webHidden/>
        </w:rPr>
        <w:fldChar w:fldCharType="begin"/>
      </w:r>
      <w:r w:rsidRPr="00BB0106">
        <w:rPr>
          <w:webHidden/>
        </w:rPr>
        <w:instrText xml:space="preserve"> PAGEREF _Toc207091021 \h </w:instrText>
      </w:r>
      <w:r w:rsidRPr="00BB0106">
        <w:rPr>
          <w:webHidden/>
        </w:rPr>
      </w:r>
      <w:r w:rsidRPr="00BB0106">
        <w:rPr>
          <w:webHidden/>
        </w:rPr>
        <w:fldChar w:fldCharType="separate"/>
      </w:r>
      <w:ins w:id="2455" w:author="grace bellandina" w:date="2025-08-26T09:54:00Z" w16du:dateUtc="2025-08-26T02:54:00Z">
        <w:r w:rsidR="00A96BCD">
          <w:rPr>
            <w:webHidden/>
          </w:rPr>
          <w:t>9</w:t>
        </w:r>
      </w:ins>
      <w:del w:id="2456" w:author="grace bellandina" w:date="2025-08-26T09:54:00Z" w16du:dateUtc="2025-08-26T02:54:00Z">
        <w:r w:rsidR="00022F35" w:rsidDel="00A96BCD">
          <w:rPr>
            <w:webHidden/>
          </w:rPr>
          <w:delText>13</w:delText>
        </w:r>
      </w:del>
      <w:r w:rsidRPr="00BB0106">
        <w:rPr>
          <w:webHidden/>
        </w:rPr>
        <w:fldChar w:fldCharType="end"/>
      </w:r>
      <w:r w:rsidRPr="00BB0106">
        <w:rPr>
          <w:rStyle w:val="Hyperlink"/>
          <w:rFonts w:eastAsiaTheme="majorEastAsia"/>
        </w:rPr>
        <w:fldChar w:fldCharType="end"/>
      </w:r>
    </w:p>
    <w:p w14:paraId="4BF779EB" w14:textId="7500B3BF"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"_Toc207091022"</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3.15. Hasil Eksploitasi seksual vs kerja</w:t>
      </w:r>
      <w:r w:rsidRPr="00BB0106">
        <w:rPr>
          <w:webHidden/>
        </w:rPr>
        <w:tab/>
      </w:r>
      <w:r w:rsidRPr="00BB0106">
        <w:rPr>
          <w:webHidden/>
        </w:rPr>
        <w:fldChar w:fldCharType="begin"/>
      </w:r>
      <w:r w:rsidRPr="00BB0106">
        <w:rPr>
          <w:webHidden/>
        </w:rPr>
        <w:instrText xml:space="preserve"> PAGEREF _Toc207091022 \h </w:instrText>
      </w:r>
      <w:r w:rsidRPr="00BB0106">
        <w:rPr>
          <w:webHidden/>
        </w:rPr>
      </w:r>
      <w:r w:rsidRPr="00BB0106">
        <w:rPr>
          <w:webHidden/>
        </w:rPr>
        <w:fldChar w:fldCharType="separate"/>
      </w:r>
      <w:ins w:id="2457" w:author="grace bellandina" w:date="2025-08-26T09:54:00Z" w16du:dateUtc="2025-08-26T02:54:00Z">
        <w:r w:rsidR="00A96BCD">
          <w:rPr>
            <w:webHidden/>
          </w:rPr>
          <w:t>9</w:t>
        </w:r>
      </w:ins>
      <w:del w:id="2458" w:author="grace bellandina" w:date="2025-08-26T09:54:00Z" w16du:dateUtc="2025-08-26T02:54:00Z">
        <w:r w:rsidR="00022F35" w:rsidDel="00A96BCD">
          <w:rPr>
            <w:webHidden/>
          </w:rPr>
          <w:delText>14</w:delText>
        </w:r>
      </w:del>
      <w:r w:rsidRPr="00BB0106">
        <w:rPr>
          <w:webHidden/>
        </w:rPr>
        <w:fldChar w:fldCharType="end"/>
      </w:r>
      <w:r w:rsidRPr="00BB0106">
        <w:rPr>
          <w:rStyle w:val="Hyperlink"/>
          <w:rFonts w:eastAsiaTheme="majorEastAsia"/>
        </w:rPr>
        <w:fldChar w:fldCharType="end"/>
      </w:r>
    </w:p>
    <w:p w14:paraId="700D08E8" w14:textId="12794418"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"_Toc207091023"</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3.16 Codingan Eksploitasi negara terbanyak.</w:t>
      </w:r>
      <w:r w:rsidRPr="00BB0106">
        <w:rPr>
          <w:webHidden/>
        </w:rPr>
        <w:tab/>
      </w:r>
      <w:r w:rsidRPr="00BB0106">
        <w:rPr>
          <w:webHidden/>
        </w:rPr>
        <w:fldChar w:fldCharType="begin"/>
      </w:r>
      <w:r w:rsidRPr="00BB0106">
        <w:rPr>
          <w:webHidden/>
        </w:rPr>
        <w:instrText xml:space="preserve"> PAGEREF _Toc207091023 \h </w:instrText>
      </w:r>
      <w:r w:rsidRPr="00BB0106">
        <w:rPr>
          <w:webHidden/>
        </w:rPr>
      </w:r>
      <w:r w:rsidRPr="00BB0106">
        <w:rPr>
          <w:webHidden/>
        </w:rPr>
        <w:fldChar w:fldCharType="separate"/>
      </w:r>
      <w:ins w:id="2459" w:author="grace bellandina" w:date="2025-08-26T09:54:00Z" w16du:dateUtc="2025-08-26T02:54:00Z">
        <w:r w:rsidR="00A96BCD">
          <w:rPr>
            <w:webHidden/>
          </w:rPr>
          <w:t>10</w:t>
        </w:r>
      </w:ins>
      <w:del w:id="2460" w:author="grace bellandina" w:date="2025-08-26T09:54:00Z" w16du:dateUtc="2025-08-26T02:54:00Z">
        <w:r w:rsidR="00022F35" w:rsidDel="00A96BCD">
          <w:rPr>
            <w:webHidden/>
          </w:rPr>
          <w:delText>15</w:delText>
        </w:r>
      </w:del>
      <w:r w:rsidRPr="00BB0106">
        <w:rPr>
          <w:webHidden/>
        </w:rPr>
        <w:fldChar w:fldCharType="end"/>
      </w:r>
      <w:r w:rsidRPr="00BB0106">
        <w:rPr>
          <w:rStyle w:val="Hyperlink"/>
          <w:rFonts w:eastAsiaTheme="majorEastAsia"/>
        </w:rPr>
        <w:fldChar w:fldCharType="end"/>
      </w:r>
    </w:p>
    <w:p w14:paraId="3F1B92A2" w14:textId="22BD4CCA"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"_Toc207091024"</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3.17. Hasil  Eksploitasi negara terbanyak.</w:t>
      </w:r>
      <w:r w:rsidRPr="00BB0106">
        <w:rPr>
          <w:webHidden/>
        </w:rPr>
        <w:tab/>
      </w:r>
      <w:r w:rsidRPr="00BB0106">
        <w:rPr>
          <w:webHidden/>
        </w:rPr>
        <w:fldChar w:fldCharType="begin"/>
      </w:r>
      <w:r w:rsidRPr="00BB0106">
        <w:rPr>
          <w:webHidden/>
        </w:rPr>
        <w:instrText xml:space="preserve"> PAGEREF _Toc207091024 \h </w:instrText>
      </w:r>
      <w:r w:rsidRPr="00BB0106">
        <w:rPr>
          <w:webHidden/>
        </w:rPr>
      </w:r>
      <w:r w:rsidRPr="00BB0106">
        <w:rPr>
          <w:webHidden/>
        </w:rPr>
        <w:fldChar w:fldCharType="separate"/>
      </w:r>
      <w:ins w:id="2461" w:author="grace bellandina" w:date="2025-08-26T09:54:00Z" w16du:dateUtc="2025-08-26T02:54:00Z">
        <w:r w:rsidR="00A96BCD">
          <w:rPr>
            <w:webHidden/>
          </w:rPr>
          <w:t>11</w:t>
        </w:r>
      </w:ins>
      <w:del w:id="2462" w:author="grace bellandina" w:date="2025-08-26T09:54:00Z" w16du:dateUtc="2025-08-26T02:54:00Z">
        <w:r w:rsidR="00022F35" w:rsidDel="00A96BCD">
          <w:rPr>
            <w:webHidden/>
          </w:rPr>
          <w:delText>16</w:delText>
        </w:r>
      </w:del>
      <w:r w:rsidRPr="00BB0106">
        <w:rPr>
          <w:webHidden/>
        </w:rPr>
        <w:fldChar w:fldCharType="end"/>
      </w:r>
      <w:r w:rsidRPr="00BB0106">
        <w:rPr>
          <w:rStyle w:val="Hyperlink"/>
          <w:rFonts w:eastAsiaTheme="majorEastAsia"/>
        </w:rPr>
        <w:fldChar w:fldCharType="end"/>
      </w:r>
    </w:p>
    <w:p w14:paraId="1FD52F57" w14:textId="1B613387"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"_Toc207091025"</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 xml:space="preserve">Gambar 3.18. Codingan ubah nama kolom menjadi </w:t>
      </w:r>
      <w:r w:rsidRPr="00BB0106">
        <w:rPr>
          <w:rStyle w:val="Hyperlink"/>
          <w:rFonts w:eastAsiaTheme="majorEastAsia"/>
          <w:i/>
        </w:rPr>
        <w:t>Victims</w:t>
      </w:r>
      <w:r w:rsidRPr="00BB0106">
        <w:rPr>
          <w:rStyle w:val="Hyperlink"/>
          <w:rFonts w:eastAsiaTheme="majorEastAsia"/>
        </w:rPr>
        <w:t>.</w:t>
      </w:r>
      <w:r w:rsidRPr="00BB0106">
        <w:rPr>
          <w:webHidden/>
        </w:rPr>
        <w:tab/>
      </w:r>
      <w:r w:rsidRPr="00BB0106">
        <w:rPr>
          <w:webHidden/>
        </w:rPr>
        <w:fldChar w:fldCharType="begin"/>
      </w:r>
      <w:r w:rsidRPr="00BB0106">
        <w:rPr>
          <w:webHidden/>
        </w:rPr>
        <w:instrText xml:space="preserve"> PAGEREF _Toc207091025 \h </w:instrText>
      </w:r>
      <w:r w:rsidRPr="00BB0106">
        <w:rPr>
          <w:webHidden/>
        </w:rPr>
      </w:r>
      <w:r w:rsidRPr="00BB0106">
        <w:rPr>
          <w:webHidden/>
        </w:rPr>
        <w:fldChar w:fldCharType="separate"/>
      </w:r>
      <w:ins w:id="2463" w:author="grace bellandina" w:date="2025-08-26T09:54:00Z" w16du:dateUtc="2025-08-26T02:54:00Z">
        <w:r w:rsidR="00A96BCD">
          <w:rPr>
            <w:webHidden/>
          </w:rPr>
          <w:t>12</w:t>
        </w:r>
      </w:ins>
      <w:del w:id="2464" w:author="grace bellandina" w:date="2025-08-26T09:54:00Z" w16du:dateUtc="2025-08-26T02:54:00Z">
        <w:r w:rsidR="00022F35" w:rsidDel="00A96BCD">
          <w:rPr>
            <w:webHidden/>
          </w:rPr>
          <w:delText>18</w:delText>
        </w:r>
      </w:del>
      <w:r w:rsidRPr="00BB0106">
        <w:rPr>
          <w:webHidden/>
        </w:rPr>
        <w:fldChar w:fldCharType="end"/>
      </w:r>
      <w:r w:rsidRPr="00BB0106">
        <w:rPr>
          <w:rStyle w:val="Hyperlink"/>
          <w:rFonts w:eastAsiaTheme="majorEastAsia"/>
        </w:rPr>
        <w:fldChar w:fldCharType="end"/>
      </w:r>
    </w:p>
    <w:p w14:paraId="5085D1F4" w14:textId="2CBBAEF1"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"_Toc207091026"</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3.19. Tren Korban Anak Perempuan &lt; 18 Tahun</w:t>
      </w:r>
      <w:r w:rsidRPr="00BB0106">
        <w:rPr>
          <w:webHidden/>
        </w:rPr>
        <w:tab/>
      </w:r>
      <w:r w:rsidRPr="00BB0106">
        <w:rPr>
          <w:webHidden/>
        </w:rPr>
        <w:fldChar w:fldCharType="begin"/>
      </w:r>
      <w:r w:rsidRPr="00BB0106">
        <w:rPr>
          <w:webHidden/>
        </w:rPr>
        <w:instrText xml:space="preserve"> PAGEREF _Toc207091026 \h </w:instrText>
      </w:r>
      <w:r w:rsidRPr="00BB0106">
        <w:rPr>
          <w:webHidden/>
        </w:rPr>
      </w:r>
      <w:r w:rsidRPr="00BB0106">
        <w:rPr>
          <w:webHidden/>
        </w:rPr>
        <w:fldChar w:fldCharType="separate"/>
      </w:r>
      <w:ins w:id="2465" w:author="grace bellandina" w:date="2025-08-26T09:54:00Z" w16du:dateUtc="2025-08-26T02:54:00Z">
        <w:r w:rsidR="00A96BCD">
          <w:rPr>
            <w:webHidden/>
          </w:rPr>
          <w:t>12</w:t>
        </w:r>
      </w:ins>
      <w:del w:id="2466" w:author="grace bellandina" w:date="2025-08-26T09:54:00Z" w16du:dateUtc="2025-08-26T02:54:00Z">
        <w:r w:rsidR="00022F35" w:rsidDel="00A96BCD">
          <w:rPr>
            <w:webHidden/>
          </w:rPr>
          <w:delText>19</w:delText>
        </w:r>
      </w:del>
      <w:r w:rsidRPr="00BB0106">
        <w:rPr>
          <w:webHidden/>
        </w:rPr>
        <w:fldChar w:fldCharType="end"/>
      </w:r>
      <w:r w:rsidRPr="00BB0106">
        <w:rPr>
          <w:rStyle w:val="Hyperlink"/>
          <w:rFonts w:eastAsiaTheme="majorEastAsia"/>
        </w:rPr>
        <w:fldChar w:fldCharType="end"/>
      </w:r>
    </w:p>
    <w:p w14:paraId="38D46412" w14:textId="3E088D8A"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"_Toc207091027"</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3.20 Codingan Korelasi gender dengan jenis eksploitasi.</w:t>
      </w:r>
      <w:r w:rsidRPr="00BB0106">
        <w:rPr>
          <w:webHidden/>
        </w:rPr>
        <w:tab/>
      </w:r>
      <w:r w:rsidRPr="00BB0106">
        <w:rPr>
          <w:webHidden/>
        </w:rPr>
        <w:fldChar w:fldCharType="begin"/>
      </w:r>
      <w:r w:rsidRPr="00BB0106">
        <w:rPr>
          <w:webHidden/>
        </w:rPr>
        <w:instrText xml:space="preserve"> PAGEREF _Toc207091027 \h </w:instrText>
      </w:r>
      <w:r w:rsidRPr="00BB0106">
        <w:rPr>
          <w:webHidden/>
        </w:rPr>
      </w:r>
      <w:r w:rsidRPr="00BB0106">
        <w:rPr>
          <w:webHidden/>
        </w:rPr>
        <w:fldChar w:fldCharType="separate"/>
      </w:r>
      <w:ins w:id="2467" w:author="grace bellandina" w:date="2025-08-26T09:54:00Z" w16du:dateUtc="2025-08-26T02:54:00Z">
        <w:r w:rsidR="00A96BCD">
          <w:rPr>
            <w:webHidden/>
          </w:rPr>
          <w:t>14</w:t>
        </w:r>
      </w:ins>
      <w:del w:id="2468" w:author="grace bellandina" w:date="2025-08-26T09:54:00Z" w16du:dateUtc="2025-08-26T02:54:00Z">
        <w:r w:rsidR="00022F35" w:rsidDel="00A96BCD">
          <w:rPr>
            <w:webHidden/>
          </w:rPr>
          <w:delText>21</w:delText>
        </w:r>
      </w:del>
      <w:r w:rsidRPr="00BB0106">
        <w:rPr>
          <w:webHidden/>
        </w:rPr>
        <w:fldChar w:fldCharType="end"/>
      </w:r>
      <w:r w:rsidRPr="00BB0106">
        <w:rPr>
          <w:rStyle w:val="Hyperlink"/>
          <w:rFonts w:eastAsiaTheme="majorEastAsia"/>
        </w:rPr>
        <w:fldChar w:fldCharType="end"/>
      </w:r>
    </w:p>
    <w:p w14:paraId="470FC5A1" w14:textId="2839E221"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"_Toc207091028"</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3.21  Korelasi Gender dengan Eksploitasi seksual</w:t>
      </w:r>
      <w:r w:rsidRPr="00BB0106">
        <w:rPr>
          <w:webHidden/>
        </w:rPr>
        <w:tab/>
      </w:r>
      <w:r w:rsidRPr="00BB0106">
        <w:rPr>
          <w:webHidden/>
        </w:rPr>
        <w:fldChar w:fldCharType="begin"/>
      </w:r>
      <w:r w:rsidRPr="00BB0106">
        <w:rPr>
          <w:webHidden/>
        </w:rPr>
        <w:instrText xml:space="preserve"> PAGEREF _Toc207091028 \h </w:instrText>
      </w:r>
      <w:r w:rsidRPr="00BB0106">
        <w:rPr>
          <w:webHidden/>
        </w:rPr>
      </w:r>
      <w:r w:rsidRPr="00BB0106">
        <w:rPr>
          <w:webHidden/>
        </w:rPr>
        <w:fldChar w:fldCharType="separate"/>
      </w:r>
      <w:ins w:id="2469" w:author="grace bellandina" w:date="2025-08-26T09:54:00Z" w16du:dateUtc="2025-08-26T02:54:00Z">
        <w:r w:rsidR="00A96BCD">
          <w:rPr>
            <w:webHidden/>
          </w:rPr>
          <w:t>14</w:t>
        </w:r>
      </w:ins>
      <w:del w:id="2470" w:author="grace bellandina" w:date="2025-08-26T09:54:00Z" w16du:dateUtc="2025-08-26T02:54:00Z">
        <w:r w:rsidR="00022F35" w:rsidDel="00A96BCD">
          <w:rPr>
            <w:webHidden/>
          </w:rPr>
          <w:delText>21</w:delText>
        </w:r>
      </w:del>
      <w:r w:rsidRPr="00BB0106">
        <w:rPr>
          <w:webHidden/>
        </w:rPr>
        <w:fldChar w:fldCharType="end"/>
      </w:r>
      <w:r w:rsidRPr="00BB0106">
        <w:rPr>
          <w:rStyle w:val="Hyperlink"/>
          <w:rFonts w:eastAsiaTheme="majorEastAsia"/>
        </w:rPr>
        <w:fldChar w:fldCharType="end"/>
      </w:r>
    </w:p>
    <w:p w14:paraId="431D8914" w14:textId="04008878"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"_Toc207091029"</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3.22. Pola Usia terhadap Jenis Eksploitasi seksual.</w:t>
      </w:r>
      <w:r w:rsidRPr="00BB0106">
        <w:rPr>
          <w:webHidden/>
        </w:rPr>
        <w:tab/>
      </w:r>
      <w:r w:rsidRPr="00BB0106">
        <w:rPr>
          <w:webHidden/>
        </w:rPr>
        <w:fldChar w:fldCharType="begin"/>
      </w:r>
      <w:r w:rsidRPr="00BB0106">
        <w:rPr>
          <w:webHidden/>
        </w:rPr>
        <w:instrText xml:space="preserve"> PAGEREF _Toc207091029 \h </w:instrText>
      </w:r>
      <w:r w:rsidRPr="00BB0106">
        <w:rPr>
          <w:webHidden/>
        </w:rPr>
      </w:r>
      <w:r w:rsidRPr="00BB0106">
        <w:rPr>
          <w:webHidden/>
        </w:rPr>
        <w:fldChar w:fldCharType="separate"/>
      </w:r>
      <w:ins w:id="2471" w:author="grace bellandina" w:date="2025-08-26T09:54:00Z" w16du:dateUtc="2025-08-26T02:54:00Z">
        <w:r w:rsidR="00A96BCD">
          <w:rPr>
            <w:webHidden/>
          </w:rPr>
          <w:t>16</w:t>
        </w:r>
      </w:ins>
      <w:del w:id="2472" w:author="grace bellandina" w:date="2025-08-26T09:54:00Z" w16du:dateUtc="2025-08-26T02:54:00Z">
        <w:r w:rsidR="00022F35" w:rsidDel="00A96BCD">
          <w:rPr>
            <w:webHidden/>
          </w:rPr>
          <w:delText>24</w:delText>
        </w:r>
      </w:del>
      <w:r w:rsidRPr="00BB0106">
        <w:rPr>
          <w:webHidden/>
        </w:rPr>
        <w:fldChar w:fldCharType="end"/>
      </w:r>
      <w:r w:rsidRPr="00BB0106">
        <w:rPr>
          <w:rStyle w:val="Hyperlink"/>
          <w:rFonts w:eastAsiaTheme="majorEastAsia"/>
        </w:rPr>
        <w:fldChar w:fldCharType="end"/>
      </w:r>
    </w:p>
    <w:p w14:paraId="5F20AB11" w14:textId="01E57787"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"_Toc207091030"</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3.23. Hasil Pola Usia terhadap Jenis Eksploitasi seksual.</w:t>
      </w:r>
      <w:r w:rsidRPr="00BB0106">
        <w:rPr>
          <w:webHidden/>
        </w:rPr>
        <w:tab/>
      </w:r>
      <w:r w:rsidRPr="00BB0106">
        <w:rPr>
          <w:webHidden/>
        </w:rPr>
        <w:fldChar w:fldCharType="begin"/>
      </w:r>
      <w:r w:rsidRPr="00BB0106">
        <w:rPr>
          <w:webHidden/>
        </w:rPr>
        <w:instrText xml:space="preserve"> PAGEREF _Toc207091030 \h </w:instrText>
      </w:r>
      <w:r w:rsidRPr="00BB0106">
        <w:rPr>
          <w:webHidden/>
        </w:rPr>
      </w:r>
      <w:r w:rsidRPr="00BB0106">
        <w:rPr>
          <w:webHidden/>
        </w:rPr>
        <w:fldChar w:fldCharType="separate"/>
      </w:r>
      <w:ins w:id="2473" w:author="grace bellandina" w:date="2025-08-26T09:54:00Z" w16du:dateUtc="2025-08-26T02:54:00Z">
        <w:r w:rsidR="00A96BCD">
          <w:rPr>
            <w:webHidden/>
          </w:rPr>
          <w:t>16</w:t>
        </w:r>
      </w:ins>
      <w:del w:id="2474" w:author="grace bellandina" w:date="2025-08-26T09:54:00Z" w16du:dateUtc="2025-08-26T02:54:00Z">
        <w:r w:rsidR="00022F35" w:rsidDel="00A96BCD">
          <w:rPr>
            <w:webHidden/>
          </w:rPr>
          <w:delText>24</w:delText>
        </w:r>
      </w:del>
      <w:r w:rsidRPr="00BB0106">
        <w:rPr>
          <w:webHidden/>
        </w:rPr>
        <w:fldChar w:fldCharType="end"/>
      </w:r>
      <w:r w:rsidRPr="00BB0106">
        <w:rPr>
          <w:rStyle w:val="Hyperlink"/>
          <w:rFonts w:eastAsiaTheme="majorEastAsia"/>
        </w:rPr>
        <w:fldChar w:fldCharType="end"/>
      </w:r>
    </w:p>
    <w:p w14:paraId="034F8D1C" w14:textId="097ED8D6"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"_Toc207091031"</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3.24 Codingan Distribusi Metode Kontrol (</w:t>
      </w:r>
      <w:r w:rsidRPr="00BB0106">
        <w:rPr>
          <w:rStyle w:val="Hyperlink"/>
          <w:rFonts w:eastAsiaTheme="majorEastAsia"/>
          <w:i/>
        </w:rPr>
        <w:t>Means of Control</w:t>
      </w:r>
      <w:r w:rsidRPr="00BB0106">
        <w:rPr>
          <w:rStyle w:val="Hyperlink"/>
          <w:rFonts w:eastAsiaTheme="majorEastAsia"/>
        </w:rPr>
        <w:t>).</w:t>
      </w:r>
      <w:r w:rsidRPr="00BB0106">
        <w:rPr>
          <w:webHidden/>
        </w:rPr>
        <w:tab/>
      </w:r>
      <w:r w:rsidRPr="00BB0106">
        <w:rPr>
          <w:webHidden/>
        </w:rPr>
        <w:fldChar w:fldCharType="begin"/>
      </w:r>
      <w:r w:rsidRPr="00BB0106">
        <w:rPr>
          <w:webHidden/>
        </w:rPr>
        <w:instrText xml:space="preserve"> PAGEREF _Toc207091031 \h </w:instrText>
      </w:r>
      <w:r w:rsidRPr="00BB0106">
        <w:rPr>
          <w:webHidden/>
        </w:rPr>
      </w:r>
      <w:r w:rsidRPr="00BB0106">
        <w:rPr>
          <w:webHidden/>
        </w:rPr>
        <w:fldChar w:fldCharType="separate"/>
      </w:r>
      <w:ins w:id="2475" w:author="grace bellandina" w:date="2025-08-26T09:54:00Z" w16du:dateUtc="2025-08-26T02:54:00Z">
        <w:r w:rsidR="00A96BCD">
          <w:rPr>
            <w:webHidden/>
          </w:rPr>
          <w:t>17</w:t>
        </w:r>
      </w:ins>
      <w:del w:id="2476" w:author="grace bellandina" w:date="2025-08-26T09:54:00Z" w16du:dateUtc="2025-08-26T02:54:00Z">
        <w:r w:rsidR="00022F35" w:rsidDel="00A96BCD">
          <w:rPr>
            <w:webHidden/>
          </w:rPr>
          <w:delText>26</w:delText>
        </w:r>
      </w:del>
      <w:r w:rsidRPr="00BB0106">
        <w:rPr>
          <w:webHidden/>
        </w:rPr>
        <w:fldChar w:fldCharType="end"/>
      </w:r>
      <w:r w:rsidRPr="00BB0106">
        <w:rPr>
          <w:rStyle w:val="Hyperlink"/>
          <w:rFonts w:eastAsiaTheme="majorEastAsia"/>
        </w:rPr>
        <w:fldChar w:fldCharType="end"/>
      </w:r>
    </w:p>
    <w:p w14:paraId="1DE52E29" w14:textId="6477DE8E"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"_Toc207091032"</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3.25 Hasil Distribusi Metode Kontrol (</w:t>
      </w:r>
      <w:r w:rsidRPr="00BB0106">
        <w:rPr>
          <w:rStyle w:val="Hyperlink"/>
          <w:rFonts w:eastAsiaTheme="majorEastAsia"/>
          <w:i/>
        </w:rPr>
        <w:t>Means of Control</w:t>
      </w:r>
      <w:r w:rsidRPr="00BB0106">
        <w:rPr>
          <w:rStyle w:val="Hyperlink"/>
          <w:rFonts w:eastAsiaTheme="majorEastAsia"/>
        </w:rPr>
        <w:t>)</w:t>
      </w:r>
      <w:r w:rsidRPr="00BB0106">
        <w:rPr>
          <w:webHidden/>
        </w:rPr>
        <w:tab/>
      </w:r>
      <w:r w:rsidRPr="00BB0106">
        <w:rPr>
          <w:webHidden/>
        </w:rPr>
        <w:fldChar w:fldCharType="begin"/>
      </w:r>
      <w:r w:rsidRPr="00BB0106">
        <w:rPr>
          <w:webHidden/>
        </w:rPr>
        <w:instrText xml:space="preserve"> PAGEREF _Toc207091032 \h </w:instrText>
      </w:r>
      <w:r w:rsidRPr="00BB0106">
        <w:rPr>
          <w:webHidden/>
        </w:rPr>
      </w:r>
      <w:r w:rsidRPr="00BB0106">
        <w:rPr>
          <w:webHidden/>
        </w:rPr>
        <w:fldChar w:fldCharType="separate"/>
      </w:r>
      <w:ins w:id="2477" w:author="grace bellandina" w:date="2025-08-26T09:54:00Z" w16du:dateUtc="2025-08-26T02:54:00Z">
        <w:r w:rsidR="00A96BCD">
          <w:rPr>
            <w:webHidden/>
          </w:rPr>
          <w:t>18</w:t>
        </w:r>
      </w:ins>
      <w:del w:id="2478" w:author="grace bellandina" w:date="2025-08-26T09:54:00Z" w16du:dateUtc="2025-08-26T02:54:00Z">
        <w:r w:rsidR="00022F35" w:rsidDel="00A96BCD">
          <w:rPr>
            <w:webHidden/>
          </w:rPr>
          <w:delText>26</w:delText>
        </w:r>
      </w:del>
      <w:r w:rsidRPr="00BB0106">
        <w:rPr>
          <w:webHidden/>
        </w:rPr>
        <w:fldChar w:fldCharType="end"/>
      </w:r>
      <w:r w:rsidRPr="00BB0106">
        <w:rPr>
          <w:rStyle w:val="Hyperlink"/>
          <w:rFonts w:eastAsiaTheme="majorEastAsia"/>
        </w:rPr>
        <w:fldChar w:fldCharType="end"/>
      </w:r>
    </w:p>
    <w:p w14:paraId="7C289D34" w14:textId="0A91D098"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"_Toc207091033"</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3.26 Codingan Hubungan Korban dan Perekrut.</w:t>
      </w:r>
      <w:r w:rsidRPr="00BB0106">
        <w:rPr>
          <w:webHidden/>
        </w:rPr>
        <w:tab/>
      </w:r>
      <w:r w:rsidRPr="00BB0106">
        <w:rPr>
          <w:webHidden/>
        </w:rPr>
        <w:fldChar w:fldCharType="begin"/>
      </w:r>
      <w:r w:rsidRPr="00BB0106">
        <w:rPr>
          <w:webHidden/>
        </w:rPr>
        <w:instrText xml:space="preserve"> PAGEREF _Toc207091033 \h </w:instrText>
      </w:r>
      <w:r w:rsidRPr="00BB0106">
        <w:rPr>
          <w:webHidden/>
        </w:rPr>
      </w:r>
      <w:r w:rsidRPr="00BB0106">
        <w:rPr>
          <w:webHidden/>
        </w:rPr>
        <w:fldChar w:fldCharType="separate"/>
      </w:r>
      <w:ins w:id="2479" w:author="grace bellandina" w:date="2025-08-26T09:54:00Z" w16du:dateUtc="2025-08-26T02:54:00Z">
        <w:r w:rsidR="00A96BCD">
          <w:rPr>
            <w:webHidden/>
          </w:rPr>
          <w:t>19</w:t>
        </w:r>
      </w:ins>
      <w:del w:id="2480" w:author="grace bellandina" w:date="2025-08-26T09:54:00Z" w16du:dateUtc="2025-08-26T02:54:00Z">
        <w:r w:rsidR="00022F35" w:rsidDel="00A96BCD">
          <w:rPr>
            <w:webHidden/>
          </w:rPr>
          <w:delText>28</w:delText>
        </w:r>
      </w:del>
      <w:r w:rsidRPr="00BB0106">
        <w:rPr>
          <w:webHidden/>
        </w:rPr>
        <w:fldChar w:fldCharType="end"/>
      </w:r>
      <w:r w:rsidRPr="00BB0106">
        <w:rPr>
          <w:rStyle w:val="Hyperlink"/>
          <w:rFonts w:eastAsiaTheme="majorEastAsia"/>
        </w:rPr>
        <w:fldChar w:fldCharType="end"/>
      </w:r>
    </w:p>
    <w:p w14:paraId="3D23E195" w14:textId="5BDA5B5D"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"_Toc207091034"</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3.27. Hasil Hubungan Korban dan Perekrut.</w:t>
      </w:r>
      <w:r w:rsidRPr="00BB0106">
        <w:rPr>
          <w:webHidden/>
        </w:rPr>
        <w:tab/>
      </w:r>
      <w:r w:rsidRPr="00BB0106">
        <w:rPr>
          <w:webHidden/>
        </w:rPr>
        <w:fldChar w:fldCharType="begin"/>
      </w:r>
      <w:r w:rsidRPr="00BB0106">
        <w:rPr>
          <w:webHidden/>
        </w:rPr>
        <w:instrText xml:space="preserve"> PAGEREF _Toc207091034 \h </w:instrText>
      </w:r>
      <w:r w:rsidRPr="00BB0106">
        <w:rPr>
          <w:webHidden/>
        </w:rPr>
      </w:r>
      <w:r w:rsidRPr="00BB0106">
        <w:rPr>
          <w:webHidden/>
        </w:rPr>
        <w:fldChar w:fldCharType="separate"/>
      </w:r>
      <w:ins w:id="2481" w:author="grace bellandina" w:date="2025-08-26T09:54:00Z" w16du:dateUtc="2025-08-26T02:54:00Z">
        <w:r w:rsidR="00A96BCD">
          <w:rPr>
            <w:webHidden/>
          </w:rPr>
          <w:t>19</w:t>
        </w:r>
      </w:ins>
      <w:del w:id="2482" w:author="grace bellandina" w:date="2025-08-26T09:54:00Z" w16du:dateUtc="2025-08-26T02:54:00Z">
        <w:r w:rsidR="00022F35" w:rsidDel="00A96BCD">
          <w:rPr>
            <w:webHidden/>
          </w:rPr>
          <w:delText>29</w:delText>
        </w:r>
      </w:del>
      <w:r w:rsidRPr="00BB0106">
        <w:rPr>
          <w:webHidden/>
        </w:rPr>
        <w:fldChar w:fldCharType="end"/>
      </w:r>
      <w:r w:rsidRPr="00BB0106">
        <w:rPr>
          <w:rStyle w:val="Hyperlink"/>
          <w:rFonts w:eastAsiaTheme="majorEastAsia"/>
        </w:rPr>
        <w:fldChar w:fldCharType="end"/>
      </w:r>
    </w:p>
    <w:p w14:paraId="2491D730" w14:textId="28DD06B3"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"_Toc207091035"</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3.28. Codingan Negara Eksploitasi  vs Jenis Eksploitasi.</w:t>
      </w:r>
      <w:r w:rsidRPr="00BB0106">
        <w:rPr>
          <w:webHidden/>
        </w:rPr>
        <w:tab/>
      </w:r>
      <w:r w:rsidRPr="00BB0106">
        <w:rPr>
          <w:webHidden/>
        </w:rPr>
        <w:fldChar w:fldCharType="begin"/>
      </w:r>
      <w:r w:rsidRPr="00BB0106">
        <w:rPr>
          <w:webHidden/>
        </w:rPr>
        <w:instrText xml:space="preserve"> PAGEREF _Toc207091035 \h </w:instrText>
      </w:r>
      <w:r w:rsidRPr="00BB0106">
        <w:rPr>
          <w:webHidden/>
        </w:rPr>
      </w:r>
      <w:r w:rsidRPr="00BB0106">
        <w:rPr>
          <w:webHidden/>
        </w:rPr>
        <w:fldChar w:fldCharType="separate"/>
      </w:r>
      <w:ins w:id="2483" w:author="grace bellandina" w:date="2025-08-26T09:54:00Z" w16du:dateUtc="2025-08-26T02:54:00Z">
        <w:r w:rsidR="00A96BCD">
          <w:rPr>
            <w:webHidden/>
          </w:rPr>
          <w:t>21</w:t>
        </w:r>
      </w:ins>
      <w:del w:id="2484" w:author="grace bellandina" w:date="2025-08-26T09:54:00Z" w16du:dateUtc="2025-08-26T02:54:00Z">
        <w:r w:rsidR="00022F35" w:rsidDel="00A96BCD">
          <w:rPr>
            <w:webHidden/>
          </w:rPr>
          <w:delText>31</w:delText>
        </w:r>
      </w:del>
      <w:r w:rsidRPr="00BB0106">
        <w:rPr>
          <w:webHidden/>
        </w:rPr>
        <w:fldChar w:fldCharType="end"/>
      </w:r>
      <w:r w:rsidRPr="00BB0106">
        <w:rPr>
          <w:rStyle w:val="Hyperlink"/>
          <w:rFonts w:eastAsiaTheme="majorEastAsia"/>
        </w:rPr>
        <w:fldChar w:fldCharType="end"/>
      </w:r>
    </w:p>
    <w:p w14:paraId="09F91FE9" w14:textId="180BF45A" w:rsidR="00573383" w:rsidRPr="00BB0106" w:rsidRDefault="00573383" w:rsidP="00573383">
      <w:pPr>
        <w:pStyle w:val="TableofFigures"/>
        <w:tabs>
          <w:tab w:val="right" w:leader="dot" w:pos="7927"/>
        </w:tabs>
        <w:spacing w:line="240" w:lineRule="auto"/>
        <w:ind w:firstLine="0"/>
        <w:rPr>
          <w:rFonts w:asciiTheme="minorHAnsi" w:eastAsiaTheme="minorEastAsia" w:hAnsiTheme="minorHAnsi" w:cstheme="minorBidi"/>
          <w:kern w:val="0"/>
          <w:sz w:val="22"/>
          <w:szCs w:val="22"/>
          <w14:ligatures w14:val="none"/>
        </w:rPr>
      </w:pPr>
      <w:r w:rsidRPr="00BB0106">
        <w:rPr>
          <w:rStyle w:val="Hyperlink"/>
          <w:rFonts w:eastAsiaTheme="majorEastAsia"/>
        </w:rPr>
        <w:fldChar w:fldCharType="begin"/>
      </w:r>
      <w:r w:rsidRPr="00BB0106">
        <w:rPr>
          <w:rStyle w:val="Hyperlink"/>
          <w:rFonts w:eastAsiaTheme="majorEastAsia"/>
        </w:rPr>
        <w:instrText xml:space="preserve"> </w:instrText>
      </w:r>
      <w:r w:rsidRPr="00BB0106">
        <w:instrText>HYPERLINK \l "_Toc207091036"</w:instrText>
      </w:r>
      <w:r w:rsidRPr="00BB0106">
        <w:rPr>
          <w:rStyle w:val="Hyperlink"/>
          <w:rFonts w:eastAsiaTheme="majorEastAsia"/>
        </w:rPr>
        <w:instrText xml:space="preserve"> </w:instrText>
      </w:r>
      <w:r w:rsidRPr="00BB0106">
        <w:rPr>
          <w:rStyle w:val="Hyperlink"/>
          <w:rFonts w:eastAsiaTheme="majorEastAsia"/>
        </w:rPr>
      </w:r>
      <w:r w:rsidRPr="00BB0106">
        <w:rPr>
          <w:rStyle w:val="Hyperlink"/>
          <w:rFonts w:eastAsiaTheme="majorEastAsia"/>
        </w:rPr>
        <w:fldChar w:fldCharType="separate"/>
      </w:r>
      <w:r w:rsidRPr="00BB0106">
        <w:rPr>
          <w:rStyle w:val="Hyperlink"/>
          <w:rFonts w:eastAsiaTheme="majorEastAsia"/>
        </w:rPr>
        <w:t>Gambar 3.29. Hasil Negara Eksploitasi vs Jenis Eksploitasi.</w:t>
      </w:r>
      <w:r w:rsidRPr="00BB0106">
        <w:rPr>
          <w:webHidden/>
        </w:rPr>
        <w:tab/>
      </w:r>
      <w:r w:rsidRPr="00BB0106">
        <w:rPr>
          <w:webHidden/>
        </w:rPr>
        <w:fldChar w:fldCharType="begin"/>
      </w:r>
      <w:r w:rsidRPr="00BB0106">
        <w:rPr>
          <w:webHidden/>
        </w:rPr>
        <w:instrText xml:space="preserve"> PAGEREF _Toc207091036 \h </w:instrText>
      </w:r>
      <w:r w:rsidRPr="00BB0106">
        <w:rPr>
          <w:webHidden/>
        </w:rPr>
      </w:r>
      <w:r w:rsidRPr="00BB0106">
        <w:rPr>
          <w:webHidden/>
        </w:rPr>
        <w:fldChar w:fldCharType="separate"/>
      </w:r>
      <w:ins w:id="2485" w:author="grace bellandina" w:date="2025-08-26T09:54:00Z" w16du:dateUtc="2025-08-26T02:54:00Z">
        <w:r w:rsidR="00A96BCD">
          <w:rPr>
            <w:webHidden/>
          </w:rPr>
          <w:t>21</w:t>
        </w:r>
      </w:ins>
      <w:del w:id="2486" w:author="grace bellandina" w:date="2025-08-26T09:54:00Z" w16du:dateUtc="2025-08-26T02:54:00Z">
        <w:r w:rsidR="00022F35" w:rsidDel="00A96BCD">
          <w:rPr>
            <w:webHidden/>
          </w:rPr>
          <w:delText>31</w:delText>
        </w:r>
      </w:del>
      <w:r w:rsidRPr="00BB0106">
        <w:rPr>
          <w:webHidden/>
        </w:rPr>
        <w:fldChar w:fldCharType="end"/>
      </w:r>
      <w:r w:rsidRPr="00BB0106">
        <w:rPr>
          <w:rStyle w:val="Hyperlink"/>
          <w:rFonts w:eastAsiaTheme="majorEastAsia"/>
        </w:rPr>
        <w:fldChar w:fldCharType="end"/>
      </w:r>
    </w:p>
    <w:p w14:paraId="7FC1B8B2" w14:textId="514E9CB4" w:rsidR="00000000" w:rsidRDefault="005627F5">
      <w:pPr>
        <w:rPr>
          <w:ins w:id="2487" w:author="Andries Pandia" w:date="2025-08-21T17:06:00Z"/>
          <w:kern w:val="2"/>
          <w14:ligatures w14:val="standardContextual"/>
          <w:rPrChange w:id="2488" w:author="Andries Pandia" w:date="2025-08-26T08:27:00Z">
            <w:rPr>
              <w:ins w:id="2489" w:author="Andries Pandia" w:date="2025-08-21T17:06:00Z"/>
            </w:rPr>
          </w:rPrChange>
        </w:rPr>
        <w:sectPr w:rsidR="00000000" w:rsidSect="00B11190">
          <w:pgSz w:w="11906" w:h="16838" w:code="9"/>
          <w:pgMar w:top="2268" w:right="1701" w:bottom="1701" w:left="2268" w:header="720" w:footer="1134" w:gutter="0"/>
          <w:pgNumType w:fmt="lowerRoman" w:start="0"/>
          <w:cols w:space="720"/>
          <w:docGrid w:linePitch="326"/>
          <w:sectPrChange w:id="2490" w:author="Andries Pandia" w:date="2025-08-22T17:12:00Z">
            <w:sectPr w:rsidR="00000000" w:rsidSect="00B11190">
              <w:pgSz w:code="0"/>
              <w:pgMar w:top="2268" w:right="1701" w:bottom="1701" w:left="2268" w:header="720" w:footer="720" w:gutter="0"/>
            </w:sectPr>
          </w:sectPrChange>
        </w:sectPr>
        <w:pPrChange w:id="2491" w:author="Andries Pandia" w:date="2025-08-22T19:10:00Z">
          <w:pPr>
            <w:pStyle w:val="Heading1"/>
          </w:pPr>
        </w:pPrChange>
      </w:pPr>
      <w:ins w:id="2492" w:author="Andries Pandia" w:date="2025-08-22T19:07:00Z">
        <w:r w:rsidRPr="00BB0106">
          <w:rPr>
            <w:noProof/>
            <w:lang w:val="id-ID"/>
            <w:rPrChange w:id="2493" w:author="Andries Pandia" w:date="2025-08-26T08:27:00Z">
              <w:rPr>
                <w:rFonts w:eastAsiaTheme="majorEastAsia" w:cstheme="majorBidi"/>
                <w:b w:val="0"/>
                <w:bCs w:val="0"/>
                <w:spacing w:val="-10"/>
              </w:rPr>
            </w:rPrChange>
          </w:rPr>
          <w:fldChar w:fldCharType="end"/>
        </w:r>
      </w:ins>
    </w:p>
    <w:p w14:paraId="43C96D0B" w14:textId="18144FD1" w:rsidR="00BE6C11" w:rsidRPr="00BB0106" w:rsidDel="00F547C2" w:rsidRDefault="00BE6C11">
      <w:pPr>
        <w:pStyle w:val="Heading1"/>
        <w:rPr>
          <w:del w:id="2494" w:author="Andries Pandia" w:date="2025-08-21T17:06:00Z"/>
        </w:rPr>
      </w:pPr>
    </w:p>
    <w:p w14:paraId="5A51BFBD" w14:textId="17EAA13F" w:rsidR="00E5519A" w:rsidRPr="00A96BCD" w:rsidDel="00F547C2" w:rsidRDefault="00BE6C11">
      <w:pPr>
        <w:pStyle w:val="Heading1"/>
        <w:rPr>
          <w:del w:id="2495" w:author="Andries Pandia" w:date="2025-08-21T17:06:00Z"/>
        </w:rPr>
        <w:pPrChange w:id="2496" w:author="Andries Pandia" w:date="2025-08-22T17:01:00Z">
          <w:pPr>
            <w:pStyle w:val="TableofFigures"/>
            <w:tabs>
              <w:tab w:val="right" w:leader="dot" w:pos="7927"/>
            </w:tabs>
          </w:pPr>
        </w:pPrChange>
      </w:pPr>
      <w:del w:id="2497" w:author="Andries Pandia" w:date="2025-08-21T17:06:00Z">
        <w:r w:rsidRPr="00BB0106" w:rsidDel="00F547C2">
          <w:rPr>
            <w:rPrChange w:id="2498" w:author="Andries Pandia" w:date="2025-08-26T08:27:00Z">
              <w:rPr/>
            </w:rPrChange>
          </w:rPr>
          <w:br/>
        </w:r>
        <w:r w:rsidRPr="00BB0106" w:rsidDel="00F547C2">
          <w:rPr>
            <w:rPrChange w:id="2499" w:author="Andries Pandia" w:date="2025-08-26T08:27:00Z">
              <w:rPr/>
            </w:rPrChange>
          </w:rPr>
          <w:br/>
        </w:r>
        <w:r w:rsidRPr="00BB0106" w:rsidDel="00F547C2">
          <w:rPr>
            <w:rPrChange w:id="2500" w:author="Andries Pandia" w:date="2025-08-26T08:27:00Z">
              <w:rPr/>
            </w:rPrChange>
          </w:rPr>
          <w:br/>
        </w:r>
        <w:r w:rsidRPr="00BB0106" w:rsidDel="00F547C2">
          <w:rPr>
            <w:rPrChange w:id="2501" w:author="Andries Pandia" w:date="2025-08-26T08:27:00Z">
              <w:rPr/>
            </w:rPrChange>
          </w:rPr>
          <w:br/>
        </w:r>
        <w:r w:rsidRPr="00BB0106" w:rsidDel="00F547C2">
          <w:rPr>
            <w:rPrChange w:id="2502" w:author="Andries Pandia" w:date="2025-08-26T08:27:00Z">
              <w:rPr/>
            </w:rPrChange>
          </w:rPr>
          <w:br/>
        </w:r>
        <w:r w:rsidRPr="00BB0106" w:rsidDel="00F547C2">
          <w:rPr>
            <w:rPrChange w:id="2503" w:author="Andries Pandia" w:date="2025-08-26T08:27:00Z">
              <w:rPr/>
            </w:rPrChange>
          </w:rPr>
          <w:br/>
        </w:r>
        <w:r w:rsidRPr="00BB0106" w:rsidDel="00F547C2">
          <w:rPr>
            <w:rPrChange w:id="2504" w:author="Andries Pandia" w:date="2025-08-26T08:27:00Z">
              <w:rPr/>
            </w:rPrChange>
          </w:rPr>
          <w:br/>
        </w:r>
        <w:r w:rsidRPr="00BB0106" w:rsidDel="00F547C2">
          <w:rPr>
            <w:rPrChange w:id="2505" w:author="Andries Pandia" w:date="2025-08-26T08:27:00Z">
              <w:rPr/>
            </w:rPrChange>
          </w:rPr>
          <w:br/>
        </w:r>
        <w:r w:rsidRPr="00BB0106" w:rsidDel="00F547C2">
          <w:rPr>
            <w:rPrChange w:id="2506" w:author="Andries Pandia" w:date="2025-08-26T08:27:00Z">
              <w:rPr/>
            </w:rPrChange>
          </w:rPr>
          <w:br/>
        </w:r>
        <w:r w:rsidRPr="00BB0106" w:rsidDel="00F547C2">
          <w:rPr>
            <w:rPrChange w:id="2507" w:author="Andries Pandia" w:date="2025-08-26T08:27:00Z">
              <w:rPr/>
            </w:rPrChange>
          </w:rPr>
          <w:br/>
        </w:r>
        <w:r w:rsidRPr="00BB0106" w:rsidDel="00F547C2">
          <w:rPr>
            <w:rPrChange w:id="2508" w:author="Andries Pandia" w:date="2025-08-26T08:27:00Z">
              <w:rPr/>
            </w:rPrChange>
          </w:rPr>
          <w:br/>
        </w:r>
        <w:r w:rsidRPr="00BB0106" w:rsidDel="00F547C2">
          <w:rPr>
            <w:rPrChange w:id="2509" w:author="Andries Pandia" w:date="2025-08-26T08:27:00Z">
              <w:rPr/>
            </w:rPrChange>
          </w:rPr>
          <w:br/>
        </w:r>
        <w:r w:rsidRPr="00BB0106" w:rsidDel="00F547C2">
          <w:rPr>
            <w:rPrChange w:id="2510" w:author="Andries Pandia" w:date="2025-08-26T08:27:00Z">
              <w:rPr/>
            </w:rPrChange>
          </w:rPr>
          <w:br/>
        </w:r>
        <w:r w:rsidRPr="00BB0106" w:rsidDel="00F547C2">
          <w:rPr>
            <w:rPrChange w:id="2511" w:author="Andries Pandia" w:date="2025-08-26T08:27:00Z">
              <w:rPr/>
            </w:rPrChange>
          </w:rPr>
          <w:br/>
        </w:r>
        <w:r w:rsidRPr="00BB0106" w:rsidDel="00F547C2">
          <w:rPr>
            <w:rPrChange w:id="2512" w:author="Andries Pandia" w:date="2025-08-26T08:27:00Z">
              <w:rPr/>
            </w:rPrChange>
          </w:rPr>
          <w:br/>
        </w:r>
        <w:r w:rsidRPr="00BB0106" w:rsidDel="00F547C2">
          <w:rPr>
            <w:rPrChange w:id="2513" w:author="Andries Pandia" w:date="2025-08-26T08:27:00Z">
              <w:rPr/>
            </w:rPrChange>
          </w:rPr>
          <w:br/>
        </w:r>
        <w:r w:rsidRPr="00BB0106" w:rsidDel="00F547C2">
          <w:rPr>
            <w:rPrChange w:id="2514" w:author="Andries Pandia" w:date="2025-08-26T08:27:00Z">
              <w:rPr/>
            </w:rPrChange>
          </w:rPr>
          <w:br/>
        </w:r>
        <w:r w:rsidRPr="00BB0106" w:rsidDel="00F547C2">
          <w:rPr>
            <w:rPrChange w:id="2515" w:author="Andries Pandia" w:date="2025-08-26T08:27:00Z">
              <w:rPr/>
            </w:rPrChange>
          </w:rPr>
          <w:br/>
        </w:r>
      </w:del>
    </w:p>
    <w:p w14:paraId="76AA883E" w14:textId="3CF2F17E" w:rsidR="00FC6597" w:rsidRPr="00A96BCD" w:rsidDel="00F547C2" w:rsidRDefault="00FC6597">
      <w:pPr>
        <w:pStyle w:val="Heading1"/>
        <w:rPr>
          <w:del w:id="2516" w:author="Andries Pandia" w:date="2025-08-21T17:06:00Z"/>
        </w:rPr>
        <w:pPrChange w:id="2517" w:author="Andries Pandia" w:date="2025-08-22T17:01:00Z">
          <w:pPr/>
        </w:pPrChange>
      </w:pPr>
    </w:p>
    <w:p w14:paraId="4D000A81" w14:textId="6543E94F" w:rsidR="00FC6597" w:rsidRPr="00A96BCD" w:rsidDel="00F547C2" w:rsidRDefault="00FC6597">
      <w:pPr>
        <w:pStyle w:val="Heading1"/>
        <w:rPr>
          <w:del w:id="2518" w:author="Andries Pandia" w:date="2025-08-21T17:06:00Z"/>
        </w:rPr>
        <w:pPrChange w:id="2519" w:author="Andries Pandia" w:date="2025-08-22T17:01:00Z">
          <w:pPr/>
        </w:pPrChange>
      </w:pPr>
    </w:p>
    <w:p w14:paraId="30442D7C" w14:textId="6E72A949" w:rsidR="00FC6597" w:rsidRPr="00A96BCD" w:rsidDel="00F547C2" w:rsidRDefault="00FC6597">
      <w:pPr>
        <w:pStyle w:val="Heading1"/>
        <w:rPr>
          <w:del w:id="2520" w:author="Andries Pandia" w:date="2025-08-21T17:06:00Z"/>
        </w:rPr>
        <w:pPrChange w:id="2521" w:author="Andries Pandia" w:date="2025-08-22T17:01:00Z">
          <w:pPr/>
        </w:pPrChange>
      </w:pPr>
    </w:p>
    <w:p w14:paraId="6C01D467" w14:textId="3FD54CE1" w:rsidR="00FC6597" w:rsidRPr="00A96BCD" w:rsidDel="00F547C2" w:rsidRDefault="00FC6597">
      <w:pPr>
        <w:pStyle w:val="Heading1"/>
        <w:rPr>
          <w:del w:id="2522" w:author="Andries Pandia" w:date="2025-08-21T17:06:00Z"/>
        </w:rPr>
        <w:pPrChange w:id="2523" w:author="Andries Pandia" w:date="2025-08-22T17:01:00Z">
          <w:pPr/>
        </w:pPrChange>
      </w:pPr>
    </w:p>
    <w:p w14:paraId="7FDDCCD1" w14:textId="74F33B36" w:rsidR="00FC6597" w:rsidRPr="00A96BCD" w:rsidDel="00F547C2" w:rsidRDefault="00FC6597">
      <w:pPr>
        <w:pStyle w:val="Heading1"/>
        <w:rPr>
          <w:del w:id="2524" w:author="Andries Pandia" w:date="2025-08-21T17:06:00Z"/>
        </w:rPr>
        <w:pPrChange w:id="2525" w:author="Andries Pandia" w:date="2025-08-22T17:01:00Z">
          <w:pPr/>
        </w:pPrChange>
      </w:pPr>
    </w:p>
    <w:p w14:paraId="68E1C518" w14:textId="366AC268" w:rsidR="00FC6597" w:rsidRPr="00A96BCD" w:rsidDel="00F547C2" w:rsidRDefault="00FC6597">
      <w:pPr>
        <w:pStyle w:val="Heading1"/>
        <w:rPr>
          <w:del w:id="2526" w:author="Andries Pandia" w:date="2025-08-21T17:06:00Z"/>
        </w:rPr>
        <w:pPrChange w:id="2527" w:author="Andries Pandia" w:date="2025-08-22T17:01:00Z">
          <w:pPr/>
        </w:pPrChange>
      </w:pPr>
    </w:p>
    <w:p w14:paraId="68F7DA5A" w14:textId="1641AC42" w:rsidR="00FC6597" w:rsidRPr="00A96BCD" w:rsidDel="00F547C2" w:rsidRDefault="00FC6597">
      <w:pPr>
        <w:pStyle w:val="Heading1"/>
        <w:rPr>
          <w:del w:id="2528" w:author="Andries Pandia" w:date="2025-08-21T17:06:00Z"/>
        </w:rPr>
        <w:pPrChange w:id="2529" w:author="Andries Pandia" w:date="2025-08-22T17:01:00Z">
          <w:pPr/>
        </w:pPrChange>
      </w:pPr>
    </w:p>
    <w:p w14:paraId="3C11630A" w14:textId="310CC431" w:rsidR="00F24D17" w:rsidRPr="00A96BCD" w:rsidDel="00F547C2" w:rsidRDefault="00F24D17">
      <w:pPr>
        <w:pStyle w:val="Heading1"/>
        <w:rPr>
          <w:del w:id="2530" w:author="Andries Pandia" w:date="2025-08-21T17:06:00Z"/>
        </w:rPr>
        <w:pPrChange w:id="2531" w:author="Andries Pandia" w:date="2025-08-22T17:01:00Z">
          <w:pPr/>
        </w:pPrChange>
      </w:pPr>
    </w:p>
    <w:p w14:paraId="6DBBFE74" w14:textId="49D73B1D" w:rsidR="00F24D17" w:rsidRPr="00A96BCD" w:rsidDel="00F547C2" w:rsidRDefault="00F24D17">
      <w:pPr>
        <w:pStyle w:val="Heading1"/>
        <w:rPr>
          <w:del w:id="2532" w:author="Andries Pandia" w:date="2025-08-21T17:06:00Z"/>
        </w:rPr>
        <w:pPrChange w:id="2533" w:author="Andries Pandia" w:date="2025-08-22T17:01:00Z">
          <w:pPr/>
        </w:pPrChange>
      </w:pPr>
    </w:p>
    <w:p w14:paraId="02ADF9EC" w14:textId="3D7282BC" w:rsidR="00867577" w:rsidRPr="00A96BCD" w:rsidDel="00F547C2" w:rsidRDefault="00867577">
      <w:pPr>
        <w:pStyle w:val="Heading1"/>
        <w:rPr>
          <w:del w:id="2534" w:author="Andries Pandia" w:date="2025-08-21T17:06:00Z"/>
        </w:rPr>
        <w:pPrChange w:id="2535" w:author="Andries Pandia" w:date="2025-08-22T17:01:00Z">
          <w:pPr/>
        </w:pPrChange>
      </w:pPr>
    </w:p>
    <w:p w14:paraId="71C596E8" w14:textId="15E467D5" w:rsidR="00B1210E" w:rsidRPr="00A96BCD" w:rsidDel="00F547C2" w:rsidRDefault="00B1210E">
      <w:pPr>
        <w:pStyle w:val="Heading1"/>
        <w:rPr>
          <w:del w:id="2536" w:author="Andries Pandia" w:date="2025-08-21T17:06:00Z"/>
        </w:rPr>
        <w:pPrChange w:id="2537" w:author="Andries Pandia" w:date="2025-08-22T17:01:00Z">
          <w:pPr/>
        </w:pPrChange>
      </w:pPr>
    </w:p>
    <w:p w14:paraId="5ACEF32C" w14:textId="7AAC350A" w:rsidR="00BE6C11" w:rsidRPr="00BB0106" w:rsidDel="00F547C2" w:rsidRDefault="00BE6C11">
      <w:pPr>
        <w:pStyle w:val="Heading1"/>
        <w:rPr>
          <w:del w:id="2538" w:author="Andries Pandia" w:date="2025-08-21T17:06:00Z"/>
        </w:rPr>
      </w:pPr>
    </w:p>
    <w:p w14:paraId="37D8884B" w14:textId="67979957" w:rsidR="00AF4743" w:rsidRPr="00A96BCD" w:rsidDel="00F547C2" w:rsidRDefault="00BE6C11">
      <w:pPr>
        <w:pStyle w:val="Heading1"/>
        <w:rPr>
          <w:del w:id="2539" w:author="Andries Pandia" w:date="2025-08-21T17:06:00Z"/>
        </w:rPr>
        <w:pPrChange w:id="2540" w:author="Andries Pandia" w:date="2025-08-22T17:01:00Z">
          <w:pPr>
            <w:pStyle w:val="TableofFigures"/>
            <w:tabs>
              <w:tab w:val="right" w:leader="dot" w:pos="7927"/>
            </w:tabs>
          </w:pPr>
        </w:pPrChange>
      </w:pPr>
      <w:del w:id="2541" w:author="Andries Pandia" w:date="2025-08-21T17:06:00Z">
        <w:r w:rsidRPr="00BB0106" w:rsidDel="00F547C2">
          <w:rPr>
            <w:rStyle w:val="Hyperlink"/>
            <w:rPrChange w:id="2542" w:author="Andries Pandia" w:date="2025-08-26T08:27:00Z">
              <w:rPr>
                <w:rStyle w:val="Hyperlink"/>
              </w:rPr>
            </w:rPrChange>
          </w:rPr>
          <w:br/>
        </w:r>
        <w:r w:rsidRPr="00BB0106" w:rsidDel="00F547C2">
          <w:rPr>
            <w:rPrChange w:id="2543" w:author="Andries Pandia" w:date="2025-08-26T08:27:00Z">
              <w:rPr/>
            </w:rPrChange>
          </w:rPr>
          <w:br/>
        </w:r>
      </w:del>
    </w:p>
    <w:p w14:paraId="3207534A" w14:textId="3DE299DD" w:rsidR="00AF4743" w:rsidRPr="00A96BCD" w:rsidDel="00F547C2" w:rsidRDefault="00AF4743">
      <w:pPr>
        <w:pStyle w:val="Heading1"/>
        <w:rPr>
          <w:del w:id="2544" w:author="Andries Pandia" w:date="2025-08-21T17:06:00Z"/>
        </w:rPr>
        <w:pPrChange w:id="2545" w:author="Andries Pandia" w:date="2025-08-22T17:01:00Z">
          <w:pPr>
            <w:pStyle w:val="TableofFigures"/>
            <w:tabs>
              <w:tab w:val="right" w:leader="dot" w:pos="7927"/>
            </w:tabs>
          </w:pPr>
        </w:pPrChange>
      </w:pPr>
    </w:p>
    <w:p w14:paraId="1A62C9D6" w14:textId="39358568" w:rsidR="00AF4743" w:rsidRPr="00A96BCD" w:rsidDel="00F547C2" w:rsidRDefault="00AF4743">
      <w:pPr>
        <w:pStyle w:val="Heading1"/>
        <w:rPr>
          <w:del w:id="2546" w:author="Andries Pandia" w:date="2025-08-21T17:06:00Z"/>
        </w:rPr>
        <w:pPrChange w:id="2547" w:author="Andries Pandia" w:date="2025-08-22T17:01:00Z">
          <w:pPr>
            <w:pStyle w:val="TableofFigures"/>
            <w:tabs>
              <w:tab w:val="right" w:leader="dot" w:pos="7927"/>
            </w:tabs>
          </w:pPr>
        </w:pPrChange>
      </w:pPr>
    </w:p>
    <w:p w14:paraId="3BB121D8" w14:textId="554BC39E" w:rsidR="00AF4743" w:rsidRPr="00A96BCD" w:rsidDel="00F547C2" w:rsidRDefault="00AF4743">
      <w:pPr>
        <w:pStyle w:val="Heading1"/>
        <w:rPr>
          <w:del w:id="2548" w:author="Andries Pandia" w:date="2025-08-21T17:06:00Z"/>
        </w:rPr>
        <w:pPrChange w:id="2549" w:author="Andries Pandia" w:date="2025-08-22T17:01:00Z">
          <w:pPr>
            <w:pStyle w:val="TableofFigures"/>
            <w:tabs>
              <w:tab w:val="right" w:leader="dot" w:pos="7927"/>
            </w:tabs>
          </w:pPr>
        </w:pPrChange>
      </w:pPr>
    </w:p>
    <w:p w14:paraId="74261F48" w14:textId="569C6042" w:rsidR="00AF4743" w:rsidRPr="00A96BCD" w:rsidDel="00F547C2" w:rsidRDefault="00AF4743">
      <w:pPr>
        <w:pStyle w:val="Heading1"/>
        <w:rPr>
          <w:del w:id="2550" w:author="Andries Pandia" w:date="2025-08-21T17:06:00Z"/>
        </w:rPr>
        <w:pPrChange w:id="2551" w:author="Andries Pandia" w:date="2025-08-22T17:01:00Z">
          <w:pPr>
            <w:pStyle w:val="TableofFigures"/>
            <w:tabs>
              <w:tab w:val="right" w:leader="dot" w:pos="7927"/>
            </w:tabs>
          </w:pPr>
        </w:pPrChange>
      </w:pPr>
    </w:p>
    <w:p w14:paraId="704D6E08" w14:textId="4825B857" w:rsidR="00AF4743" w:rsidRPr="00A96BCD" w:rsidDel="00F547C2" w:rsidRDefault="00AF4743">
      <w:pPr>
        <w:pStyle w:val="Heading1"/>
        <w:rPr>
          <w:del w:id="2552" w:author="Andries Pandia" w:date="2025-08-21T17:06:00Z"/>
        </w:rPr>
        <w:pPrChange w:id="2553" w:author="Andries Pandia" w:date="2025-08-22T17:01:00Z">
          <w:pPr>
            <w:pStyle w:val="TableofFigures"/>
            <w:tabs>
              <w:tab w:val="right" w:leader="dot" w:pos="7927"/>
            </w:tabs>
          </w:pPr>
        </w:pPrChange>
      </w:pPr>
    </w:p>
    <w:p w14:paraId="71D2FFAD" w14:textId="6A1DBED0" w:rsidR="00AF4743" w:rsidRPr="00A96BCD" w:rsidDel="00F547C2" w:rsidRDefault="00AF4743">
      <w:pPr>
        <w:pStyle w:val="Heading1"/>
        <w:rPr>
          <w:del w:id="2554" w:author="Andries Pandia" w:date="2025-08-21T17:06:00Z"/>
        </w:rPr>
        <w:pPrChange w:id="2555" w:author="Andries Pandia" w:date="2025-08-22T17:01:00Z">
          <w:pPr>
            <w:pStyle w:val="TableofFigures"/>
            <w:tabs>
              <w:tab w:val="right" w:leader="dot" w:pos="7927"/>
            </w:tabs>
          </w:pPr>
        </w:pPrChange>
      </w:pPr>
    </w:p>
    <w:p w14:paraId="25BE2F5A" w14:textId="122E3045" w:rsidR="00AF4743" w:rsidRPr="00A96BCD" w:rsidDel="00F547C2" w:rsidRDefault="00AF4743">
      <w:pPr>
        <w:pStyle w:val="Heading1"/>
        <w:rPr>
          <w:del w:id="2556" w:author="Andries Pandia" w:date="2025-08-21T17:06:00Z"/>
        </w:rPr>
        <w:pPrChange w:id="2557" w:author="Andries Pandia" w:date="2025-08-22T17:01:00Z">
          <w:pPr>
            <w:pStyle w:val="TableofFigures"/>
            <w:tabs>
              <w:tab w:val="right" w:leader="dot" w:pos="7927"/>
            </w:tabs>
          </w:pPr>
        </w:pPrChange>
      </w:pPr>
    </w:p>
    <w:p w14:paraId="77546BC2" w14:textId="10FE8077" w:rsidR="00AF4743" w:rsidRPr="00A96BCD" w:rsidDel="00F547C2" w:rsidRDefault="00AF4743">
      <w:pPr>
        <w:pStyle w:val="Heading1"/>
        <w:rPr>
          <w:del w:id="2558" w:author="Andries Pandia" w:date="2025-08-21T17:06:00Z"/>
        </w:rPr>
        <w:pPrChange w:id="2559" w:author="Andries Pandia" w:date="2025-08-22T17:01:00Z">
          <w:pPr>
            <w:pStyle w:val="TableofFigures"/>
            <w:tabs>
              <w:tab w:val="right" w:leader="dot" w:pos="7927"/>
            </w:tabs>
          </w:pPr>
        </w:pPrChange>
      </w:pPr>
    </w:p>
    <w:p w14:paraId="11B00E65" w14:textId="0E930DF4" w:rsidR="00AF4743" w:rsidRPr="00A96BCD" w:rsidDel="00F547C2" w:rsidRDefault="00AF4743">
      <w:pPr>
        <w:pStyle w:val="Heading1"/>
        <w:rPr>
          <w:del w:id="2560" w:author="Andries Pandia" w:date="2025-08-21T17:06:00Z"/>
        </w:rPr>
        <w:pPrChange w:id="2561" w:author="Andries Pandia" w:date="2025-08-22T17:01:00Z">
          <w:pPr>
            <w:pStyle w:val="TableofFigures"/>
            <w:tabs>
              <w:tab w:val="right" w:leader="dot" w:pos="7927"/>
            </w:tabs>
          </w:pPr>
        </w:pPrChange>
      </w:pPr>
    </w:p>
    <w:p w14:paraId="66093958" w14:textId="3A8B1060" w:rsidR="00AF4743" w:rsidRPr="00A96BCD" w:rsidDel="00F547C2" w:rsidRDefault="00AF4743">
      <w:pPr>
        <w:pStyle w:val="Heading1"/>
        <w:rPr>
          <w:del w:id="2562" w:author="Andries Pandia" w:date="2025-08-21T17:06:00Z"/>
        </w:rPr>
        <w:pPrChange w:id="2563" w:author="Andries Pandia" w:date="2025-08-22T17:01:00Z">
          <w:pPr>
            <w:pStyle w:val="TableofFigures"/>
            <w:tabs>
              <w:tab w:val="right" w:leader="dot" w:pos="7927"/>
            </w:tabs>
          </w:pPr>
        </w:pPrChange>
      </w:pPr>
    </w:p>
    <w:p w14:paraId="448ED9C4" w14:textId="03FFF856" w:rsidR="00AF4743" w:rsidRPr="00A96BCD" w:rsidDel="00F547C2" w:rsidRDefault="00AF4743">
      <w:pPr>
        <w:pStyle w:val="Heading1"/>
        <w:rPr>
          <w:del w:id="2564" w:author="Andries Pandia" w:date="2025-08-21T17:06:00Z"/>
        </w:rPr>
        <w:pPrChange w:id="2565" w:author="Andries Pandia" w:date="2025-08-22T17:01:00Z">
          <w:pPr>
            <w:pStyle w:val="TableofFigures"/>
            <w:tabs>
              <w:tab w:val="right" w:leader="dot" w:pos="7927"/>
            </w:tabs>
          </w:pPr>
        </w:pPrChange>
      </w:pPr>
    </w:p>
    <w:p w14:paraId="71943282" w14:textId="0DE6BD55" w:rsidR="00AF4743" w:rsidRPr="00A96BCD" w:rsidDel="00F547C2" w:rsidRDefault="00AF4743">
      <w:pPr>
        <w:pStyle w:val="Heading1"/>
        <w:rPr>
          <w:del w:id="2566" w:author="Andries Pandia" w:date="2025-08-21T17:06:00Z"/>
        </w:rPr>
        <w:pPrChange w:id="2567" w:author="Andries Pandia" w:date="2025-08-22T17:01:00Z">
          <w:pPr>
            <w:pStyle w:val="TableofFigures"/>
            <w:tabs>
              <w:tab w:val="right" w:leader="dot" w:pos="7927"/>
            </w:tabs>
          </w:pPr>
        </w:pPrChange>
      </w:pPr>
    </w:p>
    <w:p w14:paraId="2929E479" w14:textId="67FA214C" w:rsidR="00AF4743" w:rsidRPr="00A96BCD" w:rsidDel="00F547C2" w:rsidRDefault="00AF4743">
      <w:pPr>
        <w:pStyle w:val="Heading1"/>
        <w:rPr>
          <w:del w:id="2568" w:author="Andries Pandia" w:date="2025-08-21T17:06:00Z"/>
        </w:rPr>
        <w:pPrChange w:id="2569" w:author="Andries Pandia" w:date="2025-08-22T17:01:00Z">
          <w:pPr>
            <w:pStyle w:val="TableofFigures"/>
            <w:tabs>
              <w:tab w:val="right" w:leader="dot" w:pos="7927"/>
            </w:tabs>
          </w:pPr>
        </w:pPrChange>
      </w:pPr>
    </w:p>
    <w:p w14:paraId="673D556E" w14:textId="01DC3C07" w:rsidR="00AF4743" w:rsidRPr="00A96BCD" w:rsidDel="00F547C2" w:rsidRDefault="00AF4743">
      <w:pPr>
        <w:pStyle w:val="Heading1"/>
        <w:rPr>
          <w:del w:id="2570" w:author="Andries Pandia" w:date="2025-08-21T17:06:00Z"/>
        </w:rPr>
        <w:pPrChange w:id="2571" w:author="Andries Pandia" w:date="2025-08-22T17:01:00Z">
          <w:pPr>
            <w:pStyle w:val="TableofFigures"/>
            <w:tabs>
              <w:tab w:val="right" w:leader="dot" w:pos="7927"/>
            </w:tabs>
          </w:pPr>
        </w:pPrChange>
      </w:pPr>
    </w:p>
    <w:p w14:paraId="13EC6A88" w14:textId="78F77CBB" w:rsidR="00AF4743" w:rsidRPr="00A96BCD" w:rsidDel="00F547C2" w:rsidRDefault="00AF4743">
      <w:pPr>
        <w:pStyle w:val="Heading1"/>
        <w:rPr>
          <w:del w:id="2572" w:author="Andries Pandia" w:date="2025-08-21T17:06:00Z"/>
        </w:rPr>
        <w:pPrChange w:id="2573" w:author="Andries Pandia" w:date="2025-08-22T17:01:00Z">
          <w:pPr>
            <w:pStyle w:val="TableofFigures"/>
            <w:tabs>
              <w:tab w:val="right" w:leader="dot" w:pos="7927"/>
            </w:tabs>
          </w:pPr>
        </w:pPrChange>
      </w:pPr>
    </w:p>
    <w:p w14:paraId="2648340A" w14:textId="497907DF" w:rsidR="00AF4743" w:rsidRPr="00A96BCD" w:rsidDel="00F547C2" w:rsidRDefault="00AF4743">
      <w:pPr>
        <w:pStyle w:val="Heading1"/>
        <w:rPr>
          <w:del w:id="2574" w:author="Andries Pandia" w:date="2025-08-21T17:06:00Z"/>
        </w:rPr>
        <w:pPrChange w:id="2575" w:author="Andries Pandia" w:date="2025-08-22T17:01:00Z">
          <w:pPr>
            <w:pStyle w:val="TableofFigures"/>
            <w:tabs>
              <w:tab w:val="right" w:leader="dot" w:pos="7927"/>
            </w:tabs>
          </w:pPr>
        </w:pPrChange>
      </w:pPr>
    </w:p>
    <w:p w14:paraId="3766F63C" w14:textId="432FE308" w:rsidR="00AF4743" w:rsidRPr="00A96BCD" w:rsidDel="00F547C2" w:rsidRDefault="00AF4743">
      <w:pPr>
        <w:pStyle w:val="Heading1"/>
        <w:rPr>
          <w:del w:id="2576" w:author="Andries Pandia" w:date="2025-08-21T17:06:00Z"/>
        </w:rPr>
        <w:pPrChange w:id="2577" w:author="Andries Pandia" w:date="2025-08-22T17:01:00Z">
          <w:pPr>
            <w:pStyle w:val="TableofFigures"/>
            <w:tabs>
              <w:tab w:val="right" w:leader="dot" w:pos="7927"/>
            </w:tabs>
          </w:pPr>
        </w:pPrChange>
      </w:pPr>
    </w:p>
    <w:p w14:paraId="3EEEEED1" w14:textId="1F258EC3" w:rsidR="00AF4743" w:rsidRPr="00A96BCD" w:rsidDel="00F547C2" w:rsidRDefault="00AF4743">
      <w:pPr>
        <w:pStyle w:val="Heading1"/>
        <w:rPr>
          <w:del w:id="2578" w:author="Andries Pandia" w:date="2025-08-21T17:06:00Z"/>
        </w:rPr>
        <w:pPrChange w:id="2579" w:author="Andries Pandia" w:date="2025-08-22T17:01:00Z">
          <w:pPr>
            <w:pStyle w:val="TableofFigures"/>
            <w:tabs>
              <w:tab w:val="right" w:leader="dot" w:pos="7927"/>
            </w:tabs>
          </w:pPr>
        </w:pPrChange>
      </w:pPr>
    </w:p>
    <w:p w14:paraId="68CCFA8C" w14:textId="7EE2950B" w:rsidR="00AF4743" w:rsidRPr="00A96BCD" w:rsidDel="00F547C2" w:rsidRDefault="00AF4743">
      <w:pPr>
        <w:pStyle w:val="Heading1"/>
        <w:rPr>
          <w:del w:id="2580" w:author="Andries Pandia" w:date="2025-08-21T17:06:00Z"/>
        </w:rPr>
        <w:pPrChange w:id="2581" w:author="Andries Pandia" w:date="2025-08-22T17:01:00Z">
          <w:pPr>
            <w:pStyle w:val="TableofFigures"/>
            <w:tabs>
              <w:tab w:val="right" w:leader="dot" w:pos="7927"/>
            </w:tabs>
          </w:pPr>
        </w:pPrChange>
      </w:pPr>
    </w:p>
    <w:p w14:paraId="2262D08F" w14:textId="557CCEC4" w:rsidR="00AF4743" w:rsidRPr="00A96BCD" w:rsidDel="00F547C2" w:rsidRDefault="00AF4743">
      <w:pPr>
        <w:pStyle w:val="Heading1"/>
        <w:rPr>
          <w:del w:id="2582" w:author="Andries Pandia" w:date="2025-08-21T17:06:00Z"/>
        </w:rPr>
        <w:pPrChange w:id="2583" w:author="Andries Pandia" w:date="2025-08-22T17:01:00Z">
          <w:pPr>
            <w:pStyle w:val="TableofFigures"/>
            <w:tabs>
              <w:tab w:val="right" w:leader="dot" w:pos="7927"/>
            </w:tabs>
          </w:pPr>
        </w:pPrChange>
      </w:pPr>
    </w:p>
    <w:p w14:paraId="2E2C0AA1" w14:textId="30151423" w:rsidR="00AF4743" w:rsidRPr="00A96BCD" w:rsidDel="00F547C2" w:rsidRDefault="00AF4743">
      <w:pPr>
        <w:pStyle w:val="Heading1"/>
        <w:rPr>
          <w:del w:id="2584" w:author="Andries Pandia" w:date="2025-08-21T17:06:00Z"/>
        </w:rPr>
        <w:pPrChange w:id="2585" w:author="Andries Pandia" w:date="2025-08-22T17:01:00Z">
          <w:pPr>
            <w:pStyle w:val="TableofFigures"/>
            <w:tabs>
              <w:tab w:val="right" w:leader="dot" w:pos="7927"/>
            </w:tabs>
          </w:pPr>
        </w:pPrChange>
      </w:pPr>
    </w:p>
    <w:p w14:paraId="2B24BC05" w14:textId="33B261E0" w:rsidR="00AF4743" w:rsidRPr="00A96BCD" w:rsidDel="00F547C2" w:rsidRDefault="00AF4743">
      <w:pPr>
        <w:pStyle w:val="Heading1"/>
        <w:rPr>
          <w:del w:id="2586" w:author="Andries Pandia" w:date="2025-08-21T17:06:00Z"/>
        </w:rPr>
        <w:pPrChange w:id="2587" w:author="Andries Pandia" w:date="2025-08-22T17:01:00Z">
          <w:pPr>
            <w:pStyle w:val="TableofFigures"/>
            <w:tabs>
              <w:tab w:val="right" w:leader="dot" w:pos="7927"/>
            </w:tabs>
          </w:pPr>
        </w:pPrChange>
      </w:pPr>
    </w:p>
    <w:p w14:paraId="36DD6ACA" w14:textId="5D619C13" w:rsidR="00AF4743" w:rsidRPr="00A96BCD" w:rsidDel="00F547C2" w:rsidRDefault="00AF4743">
      <w:pPr>
        <w:pStyle w:val="Heading1"/>
        <w:rPr>
          <w:del w:id="2588" w:author="Andries Pandia" w:date="2025-08-21T17:06:00Z"/>
        </w:rPr>
        <w:pPrChange w:id="2589" w:author="Andries Pandia" w:date="2025-08-22T17:01:00Z">
          <w:pPr>
            <w:pStyle w:val="TableofFigures"/>
            <w:tabs>
              <w:tab w:val="right" w:leader="dot" w:pos="7927"/>
            </w:tabs>
          </w:pPr>
        </w:pPrChange>
      </w:pPr>
    </w:p>
    <w:p w14:paraId="11BAB819" w14:textId="0C2C38C6" w:rsidR="00D2172E" w:rsidRPr="00A96BCD" w:rsidDel="00F547C2" w:rsidRDefault="00BE6C11">
      <w:pPr>
        <w:pStyle w:val="Heading1"/>
        <w:rPr>
          <w:del w:id="2590" w:author="Andries Pandia" w:date="2025-08-21T17:06:00Z"/>
        </w:rPr>
        <w:pPrChange w:id="2591" w:author="Andries Pandia" w:date="2025-08-22T17:01:00Z">
          <w:pPr>
            <w:pStyle w:val="TableofFigures"/>
            <w:tabs>
              <w:tab w:val="right" w:leader="dot" w:pos="7927"/>
            </w:tabs>
          </w:pPr>
        </w:pPrChange>
      </w:pPr>
      <w:del w:id="2592" w:author="Andries Pandia" w:date="2025-08-21T17:06:00Z">
        <w:r w:rsidRPr="00BB0106" w:rsidDel="00F547C2">
          <w:rPr>
            <w:rPrChange w:id="2593" w:author="Andries Pandia" w:date="2025-08-26T08:27:00Z">
              <w:rPr/>
            </w:rPrChange>
          </w:rPr>
          <w:br/>
        </w:r>
      </w:del>
    </w:p>
    <w:p w14:paraId="30F69AD9" w14:textId="178ABBD4" w:rsidR="00B1210E" w:rsidRPr="00A96BCD" w:rsidDel="00F547C2" w:rsidRDefault="00B1210E">
      <w:pPr>
        <w:pStyle w:val="Heading1"/>
        <w:rPr>
          <w:del w:id="2594" w:author="Andries Pandia" w:date="2025-08-21T17:06:00Z"/>
        </w:rPr>
        <w:pPrChange w:id="2595" w:author="Andries Pandia" w:date="2025-08-22T17:01:00Z">
          <w:pPr/>
        </w:pPrChange>
      </w:pPr>
    </w:p>
    <w:p w14:paraId="48E3F901" w14:textId="40547AD3" w:rsidR="00D2172E" w:rsidRPr="00A96BCD" w:rsidDel="00F547C2" w:rsidRDefault="00D2172E">
      <w:pPr>
        <w:pStyle w:val="Heading1"/>
        <w:rPr>
          <w:del w:id="2596" w:author="Andries Pandia" w:date="2025-08-21T17:06:00Z"/>
        </w:rPr>
        <w:pPrChange w:id="2597" w:author="Andries Pandia" w:date="2025-08-22T17:01:00Z">
          <w:pPr/>
        </w:pPrChange>
      </w:pPr>
    </w:p>
    <w:p w14:paraId="13E46958" w14:textId="77777777" w:rsidR="00F547C2" w:rsidRPr="00BB0106" w:rsidRDefault="00BE6C11">
      <w:pPr>
        <w:pStyle w:val="Heading1"/>
        <w:rPr>
          <w:ins w:id="2598" w:author="Andries Pandia" w:date="2025-08-22T19:14:00Z"/>
        </w:rPr>
      </w:pPr>
      <w:bookmarkStart w:id="2599" w:name="_Toc205565579"/>
      <w:bookmarkStart w:id="2600" w:name="_Toc205823101"/>
      <w:bookmarkStart w:id="2601" w:name="_Toc205823173"/>
      <w:bookmarkStart w:id="2602" w:name="_Toc205823336"/>
      <w:bookmarkStart w:id="2603" w:name="_Toc205823443"/>
      <w:bookmarkStart w:id="2604" w:name="_Toc206166256"/>
      <w:bookmarkStart w:id="2605" w:name="_Toc206780687"/>
      <w:r w:rsidRPr="00BB0106">
        <w:t>DAFTAR LAMPIRAN</w:t>
      </w:r>
      <w:bookmarkEnd w:id="2599"/>
      <w:bookmarkEnd w:id="2600"/>
      <w:bookmarkEnd w:id="2601"/>
      <w:bookmarkEnd w:id="2602"/>
      <w:bookmarkEnd w:id="2603"/>
      <w:bookmarkEnd w:id="2604"/>
      <w:bookmarkEnd w:id="2605"/>
    </w:p>
    <w:p w14:paraId="473D10BD" w14:textId="77777777" w:rsidR="007B2D38" w:rsidRPr="00A96BCD" w:rsidRDefault="007B2D38">
      <w:pPr>
        <w:rPr>
          <w:ins w:id="2606" w:author="Andries Pandia" w:date="2025-08-22T19:16:00Z"/>
        </w:rPr>
        <w:pPrChange w:id="2607" w:author="Andries Pandia" w:date="2025-08-22T19:16:00Z">
          <w:pPr>
            <w:pStyle w:val="Heading1"/>
          </w:pPr>
        </w:pPrChange>
      </w:pPr>
    </w:p>
    <w:p w14:paraId="2A91557C" w14:textId="77777777" w:rsidR="007B2D38" w:rsidRPr="00A96BCD" w:rsidRDefault="007B2D38">
      <w:pPr>
        <w:rPr>
          <w:ins w:id="2608" w:author="Andries Pandia" w:date="2025-08-22T19:14:00Z"/>
        </w:rPr>
        <w:pPrChange w:id="2609" w:author="Andries Pandia" w:date="2025-08-22T19:16:00Z">
          <w:pPr>
            <w:pStyle w:val="Heading1"/>
          </w:pPr>
        </w:pPrChange>
      </w:pPr>
    </w:p>
    <w:p w14:paraId="265AC9AA" w14:textId="171DCF15" w:rsidR="007B2D38" w:rsidRPr="00BB0106" w:rsidRDefault="007B2D38" w:rsidP="00DF54B0">
      <w:pPr>
        <w:pStyle w:val="TableofFigures"/>
        <w:tabs>
          <w:tab w:val="left" w:pos="1680"/>
          <w:tab w:val="right" w:leader="dot" w:pos="7927"/>
        </w:tabs>
        <w:spacing w:line="240" w:lineRule="auto"/>
        <w:ind w:firstLine="0"/>
        <w:contextualSpacing w:val="0"/>
        <w:rPr>
          <w:ins w:id="2610" w:author="Andries Pandia" w:date="2025-08-22T19:15:00Z"/>
          <w:rFonts w:asciiTheme="minorHAnsi" w:eastAsiaTheme="minorEastAsia" w:hAnsiTheme="minorHAnsi" w:cstheme="minorBidi"/>
          <w:kern w:val="0"/>
          <w:sz w:val="22"/>
          <w:szCs w:val="22"/>
          <w14:ligatures w14:val="none"/>
        </w:rPr>
      </w:pPr>
      <w:ins w:id="2611" w:author="Andries Pandia" w:date="2025-08-22T19:15:00Z">
        <w:r w:rsidRPr="00BB0106">
          <w:fldChar w:fldCharType="begin"/>
        </w:r>
        <w:r w:rsidRPr="00BB0106">
          <w:instrText xml:space="preserve"> TOC \h \z \t "Lampiran" \c </w:instrText>
        </w:r>
      </w:ins>
      <w:r w:rsidRPr="00BB0106">
        <w:rPr>
          <w:rPrChange w:id="2612" w:author="Andries Pandia" w:date="2025-08-26T08:27:00Z">
            <w:rPr>
              <w:rFonts w:eastAsiaTheme="majorEastAsia" w:cstheme="majorBidi"/>
              <w:b/>
              <w:bCs/>
              <w:color w:val="000000"/>
              <w:spacing w:val="-10"/>
              <w:kern w:val="0"/>
              <w:sz w:val="28"/>
              <w:szCs w:val="28"/>
              <w14:ligatures w14:val="none"/>
            </w:rPr>
          </w:rPrChange>
        </w:rPr>
        <w:fldChar w:fldCharType="separate"/>
      </w:r>
      <w:ins w:id="2613" w:author="Andries Pandia" w:date="2025-08-22T19:15:00Z">
        <w:r w:rsidRPr="00A96BCD">
          <w:rPr>
            <w:rStyle w:val="Hyperlink"/>
            <w:rFonts w:eastAsiaTheme="majorEastAsia"/>
          </w:rPr>
          <w:fldChar w:fldCharType="begin"/>
        </w:r>
        <w:r w:rsidRPr="00BB0106">
          <w:rPr>
            <w:rStyle w:val="Hyperlink"/>
            <w:rFonts w:eastAsiaTheme="majorEastAsia"/>
          </w:rPr>
          <w:instrText xml:space="preserve"> </w:instrText>
        </w:r>
        <w:r w:rsidRPr="00BB0106">
          <w:instrText>HYPERLINK \l "_Toc206782569"</w:instrText>
        </w:r>
        <w:r w:rsidRPr="00BB0106">
          <w:rPr>
            <w:rStyle w:val="Hyperlink"/>
            <w:rFonts w:eastAsiaTheme="majorEastAsia"/>
          </w:rPr>
          <w:instrText xml:space="preserve"> </w:instrText>
        </w:r>
        <w:r w:rsidRPr="00A96BCD">
          <w:rPr>
            <w:rStyle w:val="Hyperlink"/>
            <w:rFonts w:eastAsiaTheme="majorEastAsia"/>
          </w:rPr>
        </w:r>
        <w:r w:rsidRPr="00A96BCD">
          <w:rPr>
            <w:rStyle w:val="Hyperlink"/>
            <w:rFonts w:eastAsiaTheme="majorEastAsia"/>
          </w:rPr>
          <w:fldChar w:fldCharType="separate"/>
        </w:r>
        <w:r w:rsidRPr="00BB0106">
          <w:rPr>
            <w:rStyle w:val="Hyperlink"/>
            <w:rFonts w:eastAsiaTheme="majorEastAsia"/>
          </w:rPr>
          <w:t>LAMPIRAN 1</w:t>
        </w:r>
        <w:r w:rsidRPr="00BB0106">
          <w:rPr>
            <w:rFonts w:asciiTheme="minorHAnsi" w:eastAsiaTheme="minorEastAsia" w:hAnsiTheme="minorHAnsi" w:cstheme="minorBidi"/>
            <w:kern w:val="0"/>
            <w:sz w:val="22"/>
            <w:szCs w:val="22"/>
            <w14:ligatures w14:val="none"/>
          </w:rPr>
          <w:tab/>
        </w:r>
        <w:r w:rsidRPr="00BB0106">
          <w:rPr>
            <w:rStyle w:val="Hyperlink"/>
            <w:rFonts w:eastAsiaTheme="majorEastAsia"/>
          </w:rPr>
          <w:t>OUTPUT</w:t>
        </w:r>
        <w:r w:rsidRPr="00BB0106">
          <w:rPr>
            <w:webHidden/>
          </w:rPr>
          <w:tab/>
          <w:t>L-</w:t>
        </w:r>
        <w:r w:rsidRPr="00A96BCD">
          <w:rPr>
            <w:webHidden/>
          </w:rPr>
          <w:fldChar w:fldCharType="begin"/>
        </w:r>
        <w:r w:rsidRPr="00BB0106">
          <w:rPr>
            <w:webHidden/>
          </w:rPr>
          <w:instrText xml:space="preserve"> PAGEREF _Toc206782569 \h </w:instrText>
        </w:r>
      </w:ins>
      <w:r w:rsidRPr="00A96BCD">
        <w:rPr>
          <w:webHidden/>
        </w:rPr>
      </w:r>
      <w:r w:rsidRPr="00A96BCD">
        <w:rPr>
          <w:webHidden/>
        </w:rPr>
        <w:fldChar w:fldCharType="separate"/>
      </w:r>
      <w:r w:rsidR="00A96BCD">
        <w:rPr>
          <w:webHidden/>
        </w:rPr>
        <w:t>0</w:t>
      </w:r>
      <w:ins w:id="2614" w:author="Andries Pandia" w:date="2025-08-22T19:15:00Z">
        <w:r w:rsidRPr="00A96BCD">
          <w:rPr>
            <w:webHidden/>
          </w:rPr>
          <w:fldChar w:fldCharType="end"/>
        </w:r>
        <w:r w:rsidRPr="00A96BCD">
          <w:rPr>
            <w:rStyle w:val="Hyperlink"/>
            <w:rFonts w:eastAsiaTheme="majorEastAsia"/>
          </w:rPr>
          <w:fldChar w:fldCharType="end"/>
        </w:r>
      </w:ins>
    </w:p>
    <w:p w14:paraId="0CB7FE13" w14:textId="77777777" w:rsidR="00000000" w:rsidRDefault="007B2D38">
      <w:pPr>
        <w:rPr>
          <w:ins w:id="2615" w:author="Andries Pandia" w:date="2025-08-21T17:06:00Z"/>
          <w:kern w:val="2"/>
          <w14:ligatures w14:val="standardContextual"/>
          <w:rPrChange w:id="2616" w:author="Andries Pandia" w:date="2025-08-26T08:27:00Z">
            <w:rPr>
              <w:ins w:id="2617" w:author="Andries Pandia" w:date="2025-08-21T17:06:00Z"/>
            </w:rPr>
          </w:rPrChange>
        </w:rPr>
        <w:sectPr w:rsidR="00000000" w:rsidSect="00A96BCD">
          <w:pgSz w:w="11906" w:h="16838" w:code="9"/>
          <w:pgMar w:top="2268" w:right="1701" w:bottom="1701" w:left="2268" w:header="720" w:footer="1134" w:gutter="0"/>
          <w:pgNumType w:fmt="lowerRoman" w:start="0"/>
          <w:cols w:space="720"/>
          <w:docGrid w:linePitch="326"/>
        </w:sectPr>
        <w:pPrChange w:id="2618" w:author="Andries Pandia" w:date="2025-08-22T19:16:00Z">
          <w:pPr>
            <w:pStyle w:val="Heading1"/>
          </w:pPr>
        </w:pPrChange>
      </w:pPr>
      <w:ins w:id="2619" w:author="Andries Pandia" w:date="2025-08-22T19:15:00Z">
        <w:r w:rsidRPr="00BB0106">
          <w:rPr>
            <w:noProof/>
            <w:lang w:val="id-ID"/>
            <w:rPrChange w:id="2620" w:author="Andries Pandia" w:date="2025-08-26T08:27:00Z">
              <w:rPr>
                <w:rFonts w:eastAsiaTheme="majorEastAsia" w:cstheme="majorBidi"/>
                <w:b w:val="0"/>
                <w:bCs w:val="0"/>
                <w:spacing w:val="-10"/>
              </w:rPr>
            </w:rPrChange>
          </w:rPr>
          <w:fldChar w:fldCharType="end"/>
        </w:r>
      </w:ins>
    </w:p>
    <w:p w14:paraId="5150E3CB" w14:textId="534262FD" w:rsidR="00BE6C11" w:rsidRPr="00BB0106" w:rsidDel="00567C33" w:rsidRDefault="00BE6C11">
      <w:pPr>
        <w:pStyle w:val="Heading1"/>
        <w:rPr>
          <w:del w:id="2621" w:author="Andries Pandia" w:date="2025-08-21T15:30:00Z"/>
        </w:rPr>
      </w:pPr>
    </w:p>
    <w:p w14:paraId="291289AB" w14:textId="08275C58" w:rsidR="006B5570" w:rsidRPr="00A96BCD" w:rsidDel="00567C33" w:rsidRDefault="00BE6C11">
      <w:pPr>
        <w:pStyle w:val="Heading1"/>
        <w:rPr>
          <w:del w:id="2622" w:author="Andries Pandia" w:date="2025-08-21T15:30:00Z"/>
        </w:rPr>
        <w:pPrChange w:id="2623" w:author="Andries Pandia" w:date="2025-08-22T17:01:00Z">
          <w:pPr/>
        </w:pPrChange>
      </w:pPr>
      <w:del w:id="2624" w:author="Andries Pandia" w:date="2025-08-21T15:30:00Z">
        <w:r w:rsidRPr="00A96BCD" w:rsidDel="00567C33">
          <w:br/>
        </w:r>
        <w:r w:rsidRPr="00A96BCD" w:rsidDel="00567C33">
          <w:br/>
        </w:r>
      </w:del>
    </w:p>
    <w:p w14:paraId="7AB8745A" w14:textId="690E501E" w:rsidR="0035049D" w:rsidRPr="00A96BCD" w:rsidDel="00567C33" w:rsidRDefault="0035049D">
      <w:pPr>
        <w:pStyle w:val="Heading1"/>
        <w:rPr>
          <w:del w:id="2625" w:author="Andries Pandia" w:date="2025-08-21T15:30:00Z"/>
        </w:rPr>
        <w:pPrChange w:id="2626" w:author="Andries Pandia" w:date="2025-08-22T17:01:00Z">
          <w:pPr/>
        </w:pPrChange>
      </w:pPr>
    </w:p>
    <w:p w14:paraId="4963F866" w14:textId="652478EC" w:rsidR="002F1543" w:rsidRPr="00A96BCD" w:rsidDel="00567C33" w:rsidRDefault="002F1543">
      <w:pPr>
        <w:pStyle w:val="Heading1"/>
        <w:rPr>
          <w:del w:id="2627" w:author="Andries Pandia" w:date="2025-08-21T15:30:00Z"/>
        </w:rPr>
        <w:pPrChange w:id="2628" w:author="Andries Pandia" w:date="2025-08-22T17:01:00Z">
          <w:pPr/>
        </w:pPrChange>
      </w:pPr>
    </w:p>
    <w:p w14:paraId="00E9DF97" w14:textId="433FD066" w:rsidR="00AF4743" w:rsidRPr="00A96BCD" w:rsidDel="00567C33" w:rsidRDefault="00AF4743">
      <w:pPr>
        <w:pStyle w:val="Heading1"/>
        <w:rPr>
          <w:del w:id="2629" w:author="Andries Pandia" w:date="2025-08-21T15:30:00Z"/>
        </w:rPr>
        <w:pPrChange w:id="2630" w:author="Andries Pandia" w:date="2025-08-22T17:01:00Z">
          <w:pPr/>
        </w:pPrChange>
      </w:pPr>
    </w:p>
    <w:p w14:paraId="49224124" w14:textId="022AAAA8" w:rsidR="00AF4743" w:rsidRPr="00A96BCD" w:rsidDel="00567C33" w:rsidRDefault="00AF4743">
      <w:pPr>
        <w:pStyle w:val="Heading1"/>
        <w:rPr>
          <w:del w:id="2631" w:author="Andries Pandia" w:date="2025-08-21T15:30:00Z"/>
        </w:rPr>
        <w:pPrChange w:id="2632" w:author="Andries Pandia" w:date="2025-08-22T17:01:00Z">
          <w:pPr/>
        </w:pPrChange>
      </w:pPr>
    </w:p>
    <w:p w14:paraId="6B0650FF" w14:textId="39E19B17" w:rsidR="00AF4743" w:rsidRPr="00A96BCD" w:rsidDel="00567C33" w:rsidRDefault="00AF4743">
      <w:pPr>
        <w:pStyle w:val="Heading1"/>
        <w:rPr>
          <w:del w:id="2633" w:author="Andries Pandia" w:date="2025-08-21T15:30:00Z"/>
        </w:rPr>
        <w:pPrChange w:id="2634" w:author="Andries Pandia" w:date="2025-08-22T17:01:00Z">
          <w:pPr/>
        </w:pPrChange>
      </w:pPr>
    </w:p>
    <w:p w14:paraId="38213D0C" w14:textId="1F0793B5" w:rsidR="00AF4743" w:rsidRPr="00A96BCD" w:rsidDel="00567C33" w:rsidRDefault="00AF4743">
      <w:pPr>
        <w:pStyle w:val="Heading1"/>
        <w:rPr>
          <w:del w:id="2635" w:author="Andries Pandia" w:date="2025-08-21T15:30:00Z"/>
        </w:rPr>
        <w:pPrChange w:id="2636" w:author="Andries Pandia" w:date="2025-08-22T17:01:00Z">
          <w:pPr/>
        </w:pPrChange>
      </w:pPr>
    </w:p>
    <w:p w14:paraId="3C068BF4" w14:textId="00BA42C7" w:rsidR="00AF4743" w:rsidRPr="00A96BCD" w:rsidDel="00567C33" w:rsidRDefault="00AF4743">
      <w:pPr>
        <w:pStyle w:val="Heading1"/>
        <w:rPr>
          <w:del w:id="2637" w:author="Andries Pandia" w:date="2025-08-21T15:30:00Z"/>
        </w:rPr>
        <w:pPrChange w:id="2638" w:author="Andries Pandia" w:date="2025-08-22T17:01:00Z">
          <w:pPr/>
        </w:pPrChange>
      </w:pPr>
    </w:p>
    <w:p w14:paraId="33E8EC92" w14:textId="04A06C5E" w:rsidR="00AF4743" w:rsidRPr="00A96BCD" w:rsidDel="00567C33" w:rsidRDefault="00AF4743">
      <w:pPr>
        <w:pStyle w:val="Heading1"/>
        <w:rPr>
          <w:del w:id="2639" w:author="Andries Pandia" w:date="2025-08-21T15:30:00Z"/>
        </w:rPr>
        <w:pPrChange w:id="2640" w:author="Andries Pandia" w:date="2025-08-22T17:01:00Z">
          <w:pPr/>
        </w:pPrChange>
      </w:pPr>
    </w:p>
    <w:p w14:paraId="52193FF1" w14:textId="1969FBBD" w:rsidR="00AF4743" w:rsidRPr="00A96BCD" w:rsidDel="00567C33" w:rsidRDefault="00AF4743">
      <w:pPr>
        <w:pStyle w:val="Heading1"/>
        <w:rPr>
          <w:del w:id="2641" w:author="Andries Pandia" w:date="2025-08-21T15:30:00Z"/>
        </w:rPr>
        <w:pPrChange w:id="2642" w:author="Andries Pandia" w:date="2025-08-22T17:01:00Z">
          <w:pPr/>
        </w:pPrChange>
      </w:pPr>
    </w:p>
    <w:p w14:paraId="008E2A61" w14:textId="11EB395F" w:rsidR="00AF4743" w:rsidRPr="00A96BCD" w:rsidDel="00567C33" w:rsidRDefault="00AF4743">
      <w:pPr>
        <w:pStyle w:val="Heading1"/>
        <w:rPr>
          <w:del w:id="2643" w:author="Andries Pandia" w:date="2025-08-21T15:30:00Z"/>
        </w:rPr>
        <w:pPrChange w:id="2644" w:author="Andries Pandia" w:date="2025-08-22T17:01:00Z">
          <w:pPr/>
        </w:pPrChange>
      </w:pPr>
    </w:p>
    <w:p w14:paraId="12F67EE0" w14:textId="0804BA15" w:rsidR="00AF4743" w:rsidRPr="00A96BCD" w:rsidDel="00567C33" w:rsidRDefault="00AF4743">
      <w:pPr>
        <w:pStyle w:val="Heading1"/>
        <w:rPr>
          <w:del w:id="2645" w:author="Andries Pandia" w:date="2025-08-21T15:30:00Z"/>
        </w:rPr>
        <w:pPrChange w:id="2646" w:author="Andries Pandia" w:date="2025-08-22T17:01:00Z">
          <w:pPr/>
        </w:pPrChange>
      </w:pPr>
    </w:p>
    <w:p w14:paraId="425AEC37" w14:textId="38637B2D" w:rsidR="00AF4743" w:rsidRPr="00A96BCD" w:rsidDel="00567C33" w:rsidRDefault="00AF4743">
      <w:pPr>
        <w:pStyle w:val="Heading1"/>
        <w:rPr>
          <w:del w:id="2647" w:author="Andries Pandia" w:date="2025-08-21T15:30:00Z"/>
        </w:rPr>
        <w:pPrChange w:id="2648" w:author="Andries Pandia" w:date="2025-08-22T17:01:00Z">
          <w:pPr/>
        </w:pPrChange>
      </w:pPr>
    </w:p>
    <w:p w14:paraId="412E6BB4" w14:textId="5B7950BD" w:rsidR="00AF4743" w:rsidRPr="00A96BCD" w:rsidDel="00567C33" w:rsidRDefault="00AF4743">
      <w:pPr>
        <w:pStyle w:val="Heading1"/>
        <w:rPr>
          <w:del w:id="2649" w:author="Andries Pandia" w:date="2025-08-21T15:30:00Z"/>
        </w:rPr>
        <w:pPrChange w:id="2650" w:author="Andries Pandia" w:date="2025-08-22T17:01:00Z">
          <w:pPr/>
        </w:pPrChange>
      </w:pPr>
    </w:p>
    <w:p w14:paraId="0A6A2A59" w14:textId="581B4DA8" w:rsidR="00AF4743" w:rsidRPr="00A96BCD" w:rsidDel="00567C33" w:rsidRDefault="00AF4743">
      <w:pPr>
        <w:pStyle w:val="Heading1"/>
        <w:rPr>
          <w:del w:id="2651" w:author="Andries Pandia" w:date="2025-08-21T15:30:00Z"/>
        </w:rPr>
        <w:pPrChange w:id="2652" w:author="Andries Pandia" w:date="2025-08-22T17:01:00Z">
          <w:pPr/>
        </w:pPrChange>
      </w:pPr>
    </w:p>
    <w:p w14:paraId="4E9A5A15" w14:textId="2A7F0E8F" w:rsidR="00AF4743" w:rsidRPr="00A96BCD" w:rsidDel="00567C33" w:rsidRDefault="00AF4743">
      <w:pPr>
        <w:pStyle w:val="Heading1"/>
        <w:rPr>
          <w:del w:id="2653" w:author="Andries Pandia" w:date="2025-08-21T15:30:00Z"/>
        </w:rPr>
        <w:pPrChange w:id="2654" w:author="Andries Pandia" w:date="2025-08-22T17:01:00Z">
          <w:pPr/>
        </w:pPrChange>
      </w:pPr>
    </w:p>
    <w:p w14:paraId="69770440" w14:textId="675E4655" w:rsidR="00AF4743" w:rsidRPr="00A96BCD" w:rsidDel="00567C33" w:rsidRDefault="00AF4743">
      <w:pPr>
        <w:pStyle w:val="Heading1"/>
        <w:rPr>
          <w:del w:id="2655" w:author="Andries Pandia" w:date="2025-08-21T15:30:00Z"/>
        </w:rPr>
        <w:pPrChange w:id="2656" w:author="Andries Pandia" w:date="2025-08-22T17:01:00Z">
          <w:pPr/>
        </w:pPrChange>
      </w:pPr>
    </w:p>
    <w:p w14:paraId="29B0B585" w14:textId="26BD2889" w:rsidR="00AF4743" w:rsidRPr="00A96BCD" w:rsidDel="00567C33" w:rsidRDefault="00AF4743">
      <w:pPr>
        <w:pStyle w:val="Heading1"/>
        <w:rPr>
          <w:del w:id="2657" w:author="Andries Pandia" w:date="2025-08-21T15:30:00Z"/>
        </w:rPr>
        <w:pPrChange w:id="2658" w:author="Andries Pandia" w:date="2025-08-22T17:01:00Z">
          <w:pPr/>
        </w:pPrChange>
      </w:pPr>
    </w:p>
    <w:p w14:paraId="0B5BD937" w14:textId="41C8DAB3" w:rsidR="00AF4743" w:rsidRPr="00A96BCD" w:rsidDel="00567C33" w:rsidRDefault="00AF4743">
      <w:pPr>
        <w:pStyle w:val="Heading1"/>
        <w:rPr>
          <w:del w:id="2659" w:author="Andries Pandia" w:date="2025-08-21T15:30:00Z"/>
        </w:rPr>
        <w:pPrChange w:id="2660" w:author="Andries Pandia" w:date="2025-08-22T17:01:00Z">
          <w:pPr/>
        </w:pPrChange>
      </w:pPr>
    </w:p>
    <w:p w14:paraId="6881458A" w14:textId="517AD114" w:rsidR="00AF4743" w:rsidRPr="00A96BCD" w:rsidDel="00567C33" w:rsidRDefault="00AF4743">
      <w:pPr>
        <w:pStyle w:val="Heading1"/>
        <w:rPr>
          <w:del w:id="2661" w:author="Andries Pandia" w:date="2025-08-21T15:30:00Z"/>
        </w:rPr>
        <w:pPrChange w:id="2662" w:author="Andries Pandia" w:date="2025-08-22T17:01:00Z">
          <w:pPr/>
        </w:pPrChange>
      </w:pPr>
    </w:p>
    <w:p w14:paraId="0175D2D5" w14:textId="6FB3D41D" w:rsidR="00AF4743" w:rsidRPr="00A96BCD" w:rsidDel="00567C33" w:rsidRDefault="00AF4743">
      <w:pPr>
        <w:pStyle w:val="Heading1"/>
        <w:rPr>
          <w:del w:id="2663" w:author="Andries Pandia" w:date="2025-08-21T15:30:00Z"/>
        </w:rPr>
        <w:pPrChange w:id="2664" w:author="Andries Pandia" w:date="2025-08-22T17:01:00Z">
          <w:pPr/>
        </w:pPrChange>
      </w:pPr>
    </w:p>
    <w:p w14:paraId="6D627977" w14:textId="60DD534B" w:rsidR="00E06BD9" w:rsidRPr="00A96BCD" w:rsidDel="00567C33" w:rsidRDefault="00E06BD9">
      <w:pPr>
        <w:pStyle w:val="Heading1"/>
        <w:rPr>
          <w:del w:id="2665" w:author="Andries Pandia" w:date="2025-08-21T15:30:00Z"/>
        </w:rPr>
        <w:pPrChange w:id="2666" w:author="Andries Pandia" w:date="2025-08-22T17:01:00Z">
          <w:pPr/>
        </w:pPrChange>
      </w:pPr>
    </w:p>
    <w:p w14:paraId="4881831E" w14:textId="25D160B4" w:rsidR="00AF4743" w:rsidRPr="00A96BCD" w:rsidDel="00567C33" w:rsidRDefault="00AF4743">
      <w:pPr>
        <w:pStyle w:val="Heading1"/>
        <w:rPr>
          <w:del w:id="2667" w:author="Andries Pandia" w:date="2025-08-21T15:30:00Z"/>
        </w:rPr>
        <w:pPrChange w:id="2668" w:author="Andries Pandia" w:date="2025-08-22T17:01:00Z">
          <w:pPr/>
        </w:pPrChange>
      </w:pPr>
    </w:p>
    <w:p w14:paraId="54959B77" w14:textId="338E046E" w:rsidR="00AF4743" w:rsidRPr="00A96BCD" w:rsidDel="00567C33" w:rsidRDefault="00AF4743">
      <w:pPr>
        <w:pStyle w:val="Heading1"/>
        <w:rPr>
          <w:del w:id="2669" w:author="Andries Pandia" w:date="2025-08-21T15:30:00Z"/>
        </w:rPr>
        <w:pPrChange w:id="2670" w:author="Andries Pandia" w:date="2025-08-22T17:01:00Z">
          <w:pPr/>
        </w:pPrChange>
      </w:pPr>
    </w:p>
    <w:p w14:paraId="5F1F26DC" w14:textId="6108227F" w:rsidR="00BE6C11" w:rsidRPr="00BB0106" w:rsidRDefault="00610265">
      <w:pPr>
        <w:pStyle w:val="Heading1"/>
      </w:pPr>
      <w:bookmarkStart w:id="2671" w:name="_Toc205565580"/>
      <w:bookmarkStart w:id="2672" w:name="_Toc205823102"/>
      <w:bookmarkStart w:id="2673" w:name="_Toc205823174"/>
      <w:bookmarkStart w:id="2674" w:name="_Toc205823337"/>
      <w:bookmarkStart w:id="2675" w:name="_Toc205823444"/>
      <w:bookmarkStart w:id="2676" w:name="_Toc206166257"/>
      <w:bookmarkStart w:id="2677" w:name="_Toc206780688"/>
      <w:r w:rsidRPr="00BB0106">
        <w:t>1</w:t>
      </w:r>
      <w:ins w:id="2678" w:author="Andries Pandia" w:date="2025-08-22T17:34:00Z">
        <w:r w:rsidR="0062460C" w:rsidRPr="00BB0106">
          <w:t xml:space="preserve">. </w:t>
        </w:r>
      </w:ins>
      <w:ins w:id="2679" w:author="Andries Pandia" w:date="2025-08-22T17:57:00Z">
        <w:r w:rsidR="00CA78FC" w:rsidRPr="00BB0106">
          <w:tab/>
        </w:r>
      </w:ins>
      <w:del w:id="2680" w:author="Andries Pandia" w:date="2025-08-21T16:57:00Z">
        <w:r w:rsidR="00867577" w:rsidRPr="00BB0106" w:rsidDel="005021C3">
          <w:delText xml:space="preserve"> </w:delText>
        </w:r>
        <w:r w:rsidR="003F4AB1" w:rsidRPr="00BB0106" w:rsidDel="005021C3">
          <w:br/>
        </w:r>
      </w:del>
      <w:r w:rsidR="00BE6C11" w:rsidRPr="00BB0106">
        <w:t>PENDAHULUAN</w:t>
      </w:r>
      <w:bookmarkEnd w:id="2671"/>
      <w:bookmarkEnd w:id="2672"/>
      <w:bookmarkEnd w:id="2673"/>
      <w:bookmarkEnd w:id="2674"/>
      <w:bookmarkEnd w:id="2675"/>
      <w:bookmarkEnd w:id="2676"/>
      <w:bookmarkEnd w:id="2677"/>
    </w:p>
    <w:p w14:paraId="27F66D34" w14:textId="77777777" w:rsidR="00AF4743" w:rsidRPr="00BB0106" w:rsidRDefault="00AF4743">
      <w:pPr>
        <w:rPr>
          <w:lang w:val="id-ID"/>
          <w:rPrChange w:id="2681" w:author="Andries Pandia" w:date="2025-08-26T08:27:00Z">
            <w:rPr/>
          </w:rPrChange>
        </w:rPr>
        <w:pPrChange w:id="2682" w:author="Andries Pandia" w:date="2025-08-22T18:00:00Z">
          <w:pPr>
            <w:pStyle w:val="Heading2"/>
          </w:pPr>
        </w:pPrChange>
      </w:pPr>
      <w:bookmarkStart w:id="2683" w:name="_Toc205565581"/>
      <w:bookmarkStart w:id="2684" w:name="_Toc205823103"/>
      <w:bookmarkStart w:id="2685" w:name="_Toc205823175"/>
      <w:bookmarkStart w:id="2686" w:name="_Toc205823338"/>
      <w:bookmarkStart w:id="2687" w:name="_Toc205823445"/>
    </w:p>
    <w:p w14:paraId="3F6F792F" w14:textId="77777777" w:rsidR="00B30F9D" w:rsidRPr="00BB0106" w:rsidRDefault="00B30F9D">
      <w:pPr>
        <w:rPr>
          <w:ins w:id="2688" w:author="Andries Pandia" w:date="2025-08-21T15:49:00Z"/>
          <w:lang w:val="id-ID"/>
          <w:rPrChange w:id="2689" w:author="Andries Pandia" w:date="2025-08-26T08:27:00Z">
            <w:rPr>
              <w:ins w:id="2690" w:author="Andries Pandia" w:date="2025-08-21T15:49:00Z"/>
            </w:rPr>
          </w:rPrChange>
        </w:rPr>
        <w:pPrChange w:id="2691" w:author="Andries Pandia" w:date="2025-08-22T18:00:00Z">
          <w:pPr>
            <w:pStyle w:val="Heading2"/>
          </w:pPr>
        </w:pPrChange>
      </w:pPr>
      <w:bookmarkStart w:id="2692" w:name="_Toc206166258"/>
    </w:p>
    <w:p w14:paraId="5260161A" w14:textId="22A2F7C6" w:rsidR="00BE6C11" w:rsidRPr="00BB0106" w:rsidRDefault="00BE6C11">
      <w:pPr>
        <w:pStyle w:val="Heading2"/>
        <w:rPr>
          <w:lang w:val="id-ID"/>
          <w:rPrChange w:id="2693" w:author="Andries Pandia" w:date="2025-08-26T08:27:00Z">
            <w:rPr/>
          </w:rPrChange>
        </w:rPr>
      </w:pPr>
      <w:bookmarkStart w:id="2694" w:name="_Toc206780689"/>
      <w:r w:rsidRPr="00BB0106">
        <w:rPr>
          <w:lang w:val="id-ID"/>
          <w:rPrChange w:id="2695" w:author="Andries Pandia" w:date="2025-08-26T08:27:00Z">
            <w:rPr/>
          </w:rPrChange>
        </w:rPr>
        <w:t>1.1</w:t>
      </w:r>
      <w:ins w:id="2696" w:author="Andries Pandia" w:date="2025-08-21T15:32:00Z">
        <w:r w:rsidR="00567C33" w:rsidRPr="00BB0106">
          <w:rPr>
            <w:color w:val="auto"/>
            <w:lang w:val="id-ID"/>
            <w:rPrChange w:id="2697" w:author="Andries Pandia" w:date="2025-08-26T08:27:00Z">
              <w:rPr>
                <w:bCs/>
                <w:spacing w:val="-10"/>
                <w:kern w:val="0"/>
                <w:sz w:val="28"/>
                <w14:ligatures w14:val="none"/>
              </w:rPr>
            </w:rPrChange>
          </w:rPr>
          <w:t>.</w:t>
        </w:r>
      </w:ins>
      <w:ins w:id="2698" w:author="Andries Pandia" w:date="2025-08-22T17:57:00Z">
        <w:r w:rsidR="00CA78FC" w:rsidRPr="00BB0106">
          <w:rPr>
            <w:color w:val="auto"/>
            <w:lang w:val="id-ID"/>
            <w:rPrChange w:id="2699" w:author="Andries Pandia" w:date="2025-08-26T08:27:00Z">
              <w:rPr/>
            </w:rPrChange>
          </w:rPr>
          <w:tab/>
        </w:r>
      </w:ins>
      <w:del w:id="2700" w:author="Andries Pandia" w:date="2025-08-21T16:38:00Z">
        <w:r w:rsidRPr="00BB0106" w:rsidDel="00E11D63">
          <w:rPr>
            <w:lang w:val="id-ID"/>
            <w:rPrChange w:id="2701" w:author="Andries Pandia" w:date="2025-08-26T08:27:00Z">
              <w:rPr/>
            </w:rPrChange>
          </w:rPr>
          <w:delText xml:space="preserve"> </w:delText>
        </w:r>
        <w:r w:rsidR="00610265" w:rsidRPr="00BB0106" w:rsidDel="00E11D63">
          <w:rPr>
            <w:lang w:val="id-ID"/>
            <w:rPrChange w:id="2702" w:author="Andries Pandia" w:date="2025-08-26T08:27:00Z">
              <w:rPr/>
            </w:rPrChange>
          </w:rPr>
          <w:tab/>
        </w:r>
      </w:del>
      <w:r w:rsidRPr="00BB0106">
        <w:rPr>
          <w:lang w:val="id-ID"/>
          <w:rPrChange w:id="2703" w:author="Andries Pandia" w:date="2025-08-26T08:27:00Z">
            <w:rPr/>
          </w:rPrChange>
        </w:rPr>
        <w:t>Latar Belakang</w:t>
      </w:r>
      <w:bookmarkEnd w:id="2683"/>
      <w:bookmarkEnd w:id="2684"/>
      <w:bookmarkEnd w:id="2685"/>
      <w:bookmarkEnd w:id="2686"/>
      <w:bookmarkEnd w:id="2687"/>
      <w:bookmarkEnd w:id="2692"/>
      <w:bookmarkEnd w:id="2694"/>
    </w:p>
    <w:p w14:paraId="7E00DB8A" w14:textId="52496186" w:rsidR="0010116E" w:rsidRPr="00BB0106" w:rsidRDefault="0010116E" w:rsidP="00AF4743">
      <w:pPr>
        <w:ind w:firstLine="709"/>
        <w:rPr>
          <w:noProof/>
          <w:kern w:val="2"/>
          <w:lang w:val="id-ID"/>
          <w14:ligatures w14:val="standardContextual"/>
          <w:rPrChange w:id="2704" w:author="Andries Pandia" w:date="2025-08-26T08:27:00Z">
            <w:rPr/>
          </w:rPrChange>
        </w:rPr>
      </w:pPr>
      <w:r w:rsidRPr="00BB0106">
        <w:rPr>
          <w:noProof/>
          <w:color w:val="000000"/>
          <w:lang w:val="id-ID"/>
          <w:rPrChange w:id="2705" w:author="Andries Pandia" w:date="2025-08-26T08:27:00Z">
            <w:rPr>
              <w:rFonts w:eastAsiaTheme="majorEastAsia" w:cstheme="majorBidi"/>
              <w:b/>
              <w:bCs/>
              <w:color w:val="000000"/>
              <w:spacing w:val="-10"/>
              <w:sz w:val="28"/>
              <w:szCs w:val="28"/>
              <w:lang w:val="en-US"/>
            </w:rPr>
          </w:rPrChange>
        </w:rPr>
        <w:t>Perdagangan manusia (</w:t>
      </w:r>
      <w:r w:rsidRPr="00BB0106">
        <w:rPr>
          <w:i/>
          <w:noProof/>
          <w:color w:val="000000"/>
          <w:lang w:val="id-ID"/>
          <w:rPrChange w:id="2706" w:author="Andries Pandia" w:date="2025-08-26T08:27:00Z">
            <w:rPr>
              <w:rFonts w:eastAsiaTheme="majorEastAsia" w:cstheme="majorBidi"/>
              <w:b/>
              <w:bCs/>
              <w:color w:val="000000"/>
              <w:spacing w:val="-10"/>
              <w:sz w:val="28"/>
              <w:szCs w:val="28"/>
              <w:lang w:val="en-US"/>
            </w:rPr>
          </w:rPrChange>
        </w:rPr>
        <w:t>human trafficking</w:t>
      </w:r>
      <w:r w:rsidRPr="00BB0106">
        <w:rPr>
          <w:color w:val="000000"/>
          <w:lang w:val="en-ID"/>
          <w:rPrChange w:id="270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08" w:author="Andries Pandia" w:date="2025-08-26T08:27:00Z">
            <w:rPr>
              <w:rFonts w:eastAsiaTheme="majorEastAsia" w:cstheme="majorBidi"/>
              <w:b/>
              <w:bCs/>
              <w:color w:val="000000"/>
              <w:spacing w:val="-10"/>
              <w:sz w:val="28"/>
              <w:szCs w:val="28"/>
              <w:lang w:val="en-US"/>
            </w:rPr>
          </w:rPrChange>
        </w:rPr>
        <w:t>merupakan</w:t>
      </w:r>
      <w:proofErr w:type="spellEnd"/>
      <w:r w:rsidRPr="00BB0106">
        <w:rPr>
          <w:color w:val="000000"/>
          <w:rPrChange w:id="2709"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10" w:author="Andries Pandia" w:date="2025-08-26T08:27:00Z">
            <w:rPr>
              <w:rFonts w:eastAsiaTheme="majorEastAsia" w:cstheme="majorBidi"/>
              <w:b/>
              <w:bCs/>
              <w:color w:val="000000"/>
              <w:spacing w:val="-10"/>
              <w:sz w:val="28"/>
              <w:szCs w:val="28"/>
              <w:lang w:val="en-US"/>
            </w:rPr>
          </w:rPrChange>
        </w:rPr>
        <w:t>kejahatan</w:t>
      </w:r>
      <w:proofErr w:type="spellEnd"/>
      <w:r w:rsidRPr="00BB0106">
        <w:rPr>
          <w:color w:val="000000"/>
          <w:rPrChange w:id="2711"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12" w:author="Andries Pandia" w:date="2025-08-26T08:27:00Z">
            <w:rPr>
              <w:rFonts w:eastAsiaTheme="majorEastAsia" w:cstheme="majorBidi"/>
              <w:b/>
              <w:bCs/>
              <w:color w:val="000000"/>
              <w:spacing w:val="-10"/>
              <w:sz w:val="28"/>
              <w:szCs w:val="28"/>
              <w:lang w:val="en-US"/>
            </w:rPr>
          </w:rPrChange>
        </w:rPr>
        <w:t>lintas</w:t>
      </w:r>
      <w:proofErr w:type="spellEnd"/>
      <w:r w:rsidRPr="00BB0106">
        <w:rPr>
          <w:color w:val="000000"/>
          <w:rPrChange w:id="2713" w:author="Andries Pandia" w:date="2025-08-26T08:27:00Z">
            <w:rPr>
              <w:rFonts w:eastAsiaTheme="majorEastAsia" w:cstheme="majorBidi"/>
              <w:b/>
              <w:bCs/>
              <w:color w:val="000000"/>
              <w:spacing w:val="-10"/>
              <w:sz w:val="28"/>
              <w:szCs w:val="28"/>
              <w:lang w:val="en-US"/>
            </w:rPr>
          </w:rPrChange>
        </w:rPr>
        <w:t xml:space="preserve"> negara yang </w:t>
      </w:r>
      <w:proofErr w:type="spellStart"/>
      <w:r w:rsidRPr="00BB0106">
        <w:rPr>
          <w:color w:val="000000"/>
          <w:rPrChange w:id="2714" w:author="Andries Pandia" w:date="2025-08-26T08:27:00Z">
            <w:rPr>
              <w:rFonts w:eastAsiaTheme="majorEastAsia" w:cstheme="majorBidi"/>
              <w:b/>
              <w:bCs/>
              <w:color w:val="000000"/>
              <w:spacing w:val="-10"/>
              <w:sz w:val="28"/>
              <w:szCs w:val="28"/>
              <w:lang w:val="en-US"/>
            </w:rPr>
          </w:rPrChange>
        </w:rPr>
        <w:t>masih</w:t>
      </w:r>
      <w:proofErr w:type="spellEnd"/>
      <w:r w:rsidRPr="00BB0106">
        <w:rPr>
          <w:color w:val="000000"/>
          <w:rPrChange w:id="2715"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16" w:author="Andries Pandia" w:date="2025-08-26T08:27:00Z">
            <w:rPr>
              <w:rFonts w:eastAsiaTheme="majorEastAsia" w:cstheme="majorBidi"/>
              <w:b/>
              <w:bCs/>
              <w:color w:val="000000"/>
              <w:spacing w:val="-10"/>
              <w:sz w:val="28"/>
              <w:szCs w:val="28"/>
              <w:lang w:val="en-US"/>
            </w:rPr>
          </w:rPrChange>
        </w:rPr>
        <w:t>menjadi</w:t>
      </w:r>
      <w:proofErr w:type="spellEnd"/>
      <w:r w:rsidRPr="00BB0106">
        <w:rPr>
          <w:color w:val="000000"/>
          <w:rPrChange w:id="271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18" w:author="Andries Pandia" w:date="2025-08-26T08:27:00Z">
            <w:rPr>
              <w:rFonts w:eastAsiaTheme="majorEastAsia" w:cstheme="majorBidi"/>
              <w:b/>
              <w:bCs/>
              <w:color w:val="000000"/>
              <w:spacing w:val="-10"/>
              <w:sz w:val="28"/>
              <w:szCs w:val="28"/>
              <w:lang w:val="en-US"/>
            </w:rPr>
          </w:rPrChange>
        </w:rPr>
        <w:t>persoalan</w:t>
      </w:r>
      <w:proofErr w:type="spellEnd"/>
      <w:r w:rsidRPr="00BB0106">
        <w:rPr>
          <w:color w:val="000000"/>
          <w:rPrChange w:id="2719"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20" w:author="Andries Pandia" w:date="2025-08-26T08:27:00Z">
            <w:rPr>
              <w:rFonts w:eastAsiaTheme="majorEastAsia" w:cstheme="majorBidi"/>
              <w:b/>
              <w:bCs/>
              <w:color w:val="000000"/>
              <w:spacing w:val="-10"/>
              <w:sz w:val="28"/>
              <w:szCs w:val="28"/>
              <w:lang w:val="en-US"/>
            </w:rPr>
          </w:rPrChange>
        </w:rPr>
        <w:t>serius</w:t>
      </w:r>
      <w:proofErr w:type="spellEnd"/>
      <w:r w:rsidRPr="00BB0106">
        <w:rPr>
          <w:color w:val="000000"/>
          <w:rPrChange w:id="2721" w:author="Andries Pandia" w:date="2025-08-26T08:27:00Z">
            <w:rPr>
              <w:rFonts w:eastAsiaTheme="majorEastAsia" w:cstheme="majorBidi"/>
              <w:b/>
              <w:bCs/>
              <w:color w:val="000000"/>
              <w:spacing w:val="-10"/>
              <w:sz w:val="28"/>
              <w:szCs w:val="28"/>
              <w:lang w:val="en-US"/>
            </w:rPr>
          </w:rPrChange>
        </w:rPr>
        <w:t xml:space="preserve"> di </w:t>
      </w:r>
      <w:proofErr w:type="spellStart"/>
      <w:r w:rsidRPr="00BB0106">
        <w:rPr>
          <w:color w:val="000000"/>
          <w:rPrChange w:id="2722" w:author="Andries Pandia" w:date="2025-08-26T08:27:00Z">
            <w:rPr>
              <w:rFonts w:eastAsiaTheme="majorEastAsia" w:cstheme="majorBidi"/>
              <w:b/>
              <w:bCs/>
              <w:color w:val="000000"/>
              <w:spacing w:val="-10"/>
              <w:sz w:val="28"/>
              <w:szCs w:val="28"/>
              <w:lang w:val="en-US"/>
            </w:rPr>
          </w:rPrChange>
        </w:rPr>
        <w:t>berbagai</w:t>
      </w:r>
      <w:proofErr w:type="spellEnd"/>
      <w:r w:rsidRPr="00BB0106">
        <w:rPr>
          <w:color w:val="000000"/>
          <w:rPrChange w:id="272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24" w:author="Andries Pandia" w:date="2025-08-26T08:27:00Z">
            <w:rPr>
              <w:rFonts w:eastAsiaTheme="majorEastAsia" w:cstheme="majorBidi"/>
              <w:b/>
              <w:bCs/>
              <w:color w:val="000000"/>
              <w:spacing w:val="-10"/>
              <w:sz w:val="28"/>
              <w:szCs w:val="28"/>
              <w:lang w:val="en-US"/>
            </w:rPr>
          </w:rPrChange>
        </w:rPr>
        <w:t>belahan</w:t>
      </w:r>
      <w:proofErr w:type="spellEnd"/>
      <w:r w:rsidRPr="00BB0106">
        <w:rPr>
          <w:color w:val="000000"/>
          <w:rPrChange w:id="2725" w:author="Andries Pandia" w:date="2025-08-26T08:27:00Z">
            <w:rPr>
              <w:rFonts w:eastAsiaTheme="majorEastAsia" w:cstheme="majorBidi"/>
              <w:b/>
              <w:bCs/>
              <w:color w:val="000000"/>
              <w:spacing w:val="-10"/>
              <w:sz w:val="28"/>
              <w:szCs w:val="28"/>
              <w:lang w:val="en-US"/>
            </w:rPr>
          </w:rPrChange>
        </w:rPr>
        <w:t xml:space="preserve"> dunia. </w:t>
      </w:r>
      <w:proofErr w:type="spellStart"/>
      <w:r w:rsidRPr="00BB0106">
        <w:rPr>
          <w:color w:val="000000"/>
          <w:rPrChange w:id="2726" w:author="Andries Pandia" w:date="2025-08-26T08:27:00Z">
            <w:rPr>
              <w:rFonts w:eastAsiaTheme="majorEastAsia" w:cstheme="majorBidi"/>
              <w:b/>
              <w:bCs/>
              <w:color w:val="000000"/>
              <w:spacing w:val="-10"/>
              <w:sz w:val="28"/>
              <w:szCs w:val="28"/>
              <w:lang w:val="en-US"/>
            </w:rPr>
          </w:rPrChange>
        </w:rPr>
        <w:t>Kejahatan</w:t>
      </w:r>
      <w:proofErr w:type="spellEnd"/>
      <w:r w:rsidRPr="00BB0106">
        <w:rPr>
          <w:color w:val="000000"/>
          <w:rPrChange w:id="272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28" w:author="Andries Pandia" w:date="2025-08-26T08:27:00Z">
            <w:rPr>
              <w:rFonts w:eastAsiaTheme="majorEastAsia" w:cstheme="majorBidi"/>
              <w:b/>
              <w:bCs/>
              <w:color w:val="000000"/>
              <w:spacing w:val="-10"/>
              <w:sz w:val="28"/>
              <w:szCs w:val="28"/>
              <w:lang w:val="en-US"/>
            </w:rPr>
          </w:rPrChange>
        </w:rPr>
        <w:t>ini</w:t>
      </w:r>
      <w:proofErr w:type="spellEnd"/>
      <w:r w:rsidRPr="00BB0106">
        <w:rPr>
          <w:color w:val="000000"/>
          <w:rPrChange w:id="2729"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30" w:author="Andries Pandia" w:date="2025-08-26T08:27:00Z">
            <w:rPr>
              <w:rFonts w:eastAsiaTheme="majorEastAsia" w:cstheme="majorBidi"/>
              <w:b/>
              <w:bCs/>
              <w:color w:val="000000"/>
              <w:spacing w:val="-10"/>
              <w:sz w:val="28"/>
              <w:szCs w:val="28"/>
              <w:lang w:val="en-US"/>
            </w:rPr>
          </w:rPrChange>
        </w:rPr>
        <w:t>tidak</w:t>
      </w:r>
      <w:proofErr w:type="spellEnd"/>
      <w:r w:rsidRPr="00BB0106">
        <w:rPr>
          <w:color w:val="000000"/>
          <w:rPrChange w:id="2731"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32" w:author="Andries Pandia" w:date="2025-08-26T08:27:00Z">
            <w:rPr>
              <w:rFonts w:eastAsiaTheme="majorEastAsia" w:cstheme="majorBidi"/>
              <w:b/>
              <w:bCs/>
              <w:color w:val="000000"/>
              <w:spacing w:val="-10"/>
              <w:sz w:val="28"/>
              <w:szCs w:val="28"/>
              <w:lang w:val="en-US"/>
            </w:rPr>
          </w:rPrChange>
        </w:rPr>
        <w:t>hanya</w:t>
      </w:r>
      <w:proofErr w:type="spellEnd"/>
      <w:r w:rsidRPr="00BB0106">
        <w:rPr>
          <w:color w:val="000000"/>
          <w:rPrChange w:id="273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34" w:author="Andries Pandia" w:date="2025-08-26T08:27:00Z">
            <w:rPr>
              <w:rFonts w:eastAsiaTheme="majorEastAsia" w:cstheme="majorBidi"/>
              <w:b/>
              <w:bCs/>
              <w:color w:val="000000"/>
              <w:spacing w:val="-10"/>
              <w:sz w:val="28"/>
              <w:szCs w:val="28"/>
              <w:lang w:val="en-US"/>
            </w:rPr>
          </w:rPrChange>
        </w:rPr>
        <w:t>merampas</w:t>
      </w:r>
      <w:proofErr w:type="spellEnd"/>
      <w:r w:rsidRPr="00BB0106">
        <w:rPr>
          <w:color w:val="000000"/>
          <w:rPrChange w:id="2735"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36" w:author="Andries Pandia" w:date="2025-08-26T08:27:00Z">
            <w:rPr>
              <w:rFonts w:eastAsiaTheme="majorEastAsia" w:cstheme="majorBidi"/>
              <w:b/>
              <w:bCs/>
              <w:color w:val="000000"/>
              <w:spacing w:val="-10"/>
              <w:sz w:val="28"/>
              <w:szCs w:val="28"/>
              <w:lang w:val="en-US"/>
            </w:rPr>
          </w:rPrChange>
        </w:rPr>
        <w:t>hak-hak</w:t>
      </w:r>
      <w:proofErr w:type="spellEnd"/>
      <w:r w:rsidRPr="00BB0106">
        <w:rPr>
          <w:color w:val="000000"/>
          <w:rPrChange w:id="273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38" w:author="Andries Pandia" w:date="2025-08-26T08:27:00Z">
            <w:rPr>
              <w:rFonts w:eastAsiaTheme="majorEastAsia" w:cstheme="majorBidi"/>
              <w:b/>
              <w:bCs/>
              <w:color w:val="000000"/>
              <w:spacing w:val="-10"/>
              <w:sz w:val="28"/>
              <w:szCs w:val="28"/>
              <w:lang w:val="en-US"/>
            </w:rPr>
          </w:rPrChange>
        </w:rPr>
        <w:t>dasar</w:t>
      </w:r>
      <w:proofErr w:type="spellEnd"/>
      <w:r w:rsidRPr="00BB0106">
        <w:rPr>
          <w:color w:val="000000"/>
          <w:rPrChange w:id="2739" w:author="Andries Pandia" w:date="2025-08-26T08:27:00Z">
            <w:rPr>
              <w:rFonts w:eastAsiaTheme="majorEastAsia" w:cstheme="majorBidi"/>
              <w:b/>
              <w:bCs/>
              <w:color w:val="000000"/>
              <w:spacing w:val="-10"/>
              <w:sz w:val="28"/>
              <w:szCs w:val="28"/>
              <w:lang w:val="en-US"/>
            </w:rPr>
          </w:rPrChange>
        </w:rPr>
        <w:t xml:space="preserve"> korban, </w:t>
      </w:r>
      <w:proofErr w:type="spellStart"/>
      <w:r w:rsidRPr="00BB0106">
        <w:rPr>
          <w:color w:val="000000"/>
          <w:rPrChange w:id="2740" w:author="Andries Pandia" w:date="2025-08-26T08:27:00Z">
            <w:rPr>
              <w:rFonts w:eastAsiaTheme="majorEastAsia" w:cstheme="majorBidi"/>
              <w:b/>
              <w:bCs/>
              <w:color w:val="000000"/>
              <w:spacing w:val="-10"/>
              <w:sz w:val="28"/>
              <w:szCs w:val="28"/>
              <w:lang w:val="en-US"/>
            </w:rPr>
          </w:rPrChange>
        </w:rPr>
        <w:t>tetapi</w:t>
      </w:r>
      <w:proofErr w:type="spellEnd"/>
      <w:r w:rsidRPr="00BB0106">
        <w:rPr>
          <w:color w:val="000000"/>
          <w:rPrChange w:id="2741" w:author="Andries Pandia" w:date="2025-08-26T08:27:00Z">
            <w:rPr>
              <w:rFonts w:eastAsiaTheme="majorEastAsia" w:cstheme="majorBidi"/>
              <w:b/>
              <w:bCs/>
              <w:color w:val="000000"/>
              <w:spacing w:val="-10"/>
              <w:sz w:val="28"/>
              <w:szCs w:val="28"/>
              <w:lang w:val="en-US"/>
            </w:rPr>
          </w:rPrChange>
        </w:rPr>
        <w:t xml:space="preserve"> juga </w:t>
      </w:r>
      <w:proofErr w:type="spellStart"/>
      <w:r w:rsidRPr="00BB0106">
        <w:rPr>
          <w:color w:val="000000"/>
          <w:rPrChange w:id="2742" w:author="Andries Pandia" w:date="2025-08-26T08:27:00Z">
            <w:rPr>
              <w:rFonts w:eastAsiaTheme="majorEastAsia" w:cstheme="majorBidi"/>
              <w:b/>
              <w:bCs/>
              <w:color w:val="000000"/>
              <w:spacing w:val="-10"/>
              <w:sz w:val="28"/>
              <w:szCs w:val="28"/>
              <w:lang w:val="en-US"/>
            </w:rPr>
          </w:rPrChange>
        </w:rPr>
        <w:t>mencerminkan</w:t>
      </w:r>
      <w:proofErr w:type="spellEnd"/>
      <w:r w:rsidRPr="00BB0106">
        <w:rPr>
          <w:color w:val="000000"/>
          <w:rPrChange w:id="274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44" w:author="Andries Pandia" w:date="2025-08-26T08:27:00Z">
            <w:rPr>
              <w:rFonts w:eastAsiaTheme="majorEastAsia" w:cstheme="majorBidi"/>
              <w:b/>
              <w:bCs/>
              <w:color w:val="000000"/>
              <w:spacing w:val="-10"/>
              <w:sz w:val="28"/>
              <w:szCs w:val="28"/>
              <w:lang w:val="en-US"/>
            </w:rPr>
          </w:rPrChange>
        </w:rPr>
        <w:t>lemahnya</w:t>
      </w:r>
      <w:proofErr w:type="spellEnd"/>
      <w:r w:rsidRPr="00BB0106">
        <w:rPr>
          <w:color w:val="000000"/>
          <w:rPrChange w:id="2745"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46" w:author="Andries Pandia" w:date="2025-08-26T08:27:00Z">
            <w:rPr>
              <w:rFonts w:eastAsiaTheme="majorEastAsia" w:cstheme="majorBidi"/>
              <w:b/>
              <w:bCs/>
              <w:color w:val="000000"/>
              <w:spacing w:val="-10"/>
              <w:sz w:val="28"/>
              <w:szCs w:val="28"/>
              <w:lang w:val="en-US"/>
            </w:rPr>
          </w:rPrChange>
        </w:rPr>
        <w:t>pengawasan</w:t>
      </w:r>
      <w:proofErr w:type="spellEnd"/>
      <w:r w:rsidRPr="00BB0106">
        <w:rPr>
          <w:color w:val="000000"/>
          <w:rPrChange w:id="274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48" w:author="Andries Pandia" w:date="2025-08-26T08:27:00Z">
            <w:rPr>
              <w:rFonts w:eastAsiaTheme="majorEastAsia" w:cstheme="majorBidi"/>
              <w:b/>
              <w:bCs/>
              <w:color w:val="000000"/>
              <w:spacing w:val="-10"/>
              <w:sz w:val="28"/>
              <w:szCs w:val="28"/>
              <w:lang w:val="en-US"/>
            </w:rPr>
          </w:rPrChange>
        </w:rPr>
        <w:t>hukum</w:t>
      </w:r>
      <w:proofErr w:type="spellEnd"/>
      <w:r w:rsidRPr="00BB0106">
        <w:rPr>
          <w:color w:val="000000"/>
          <w:rPrChange w:id="2749" w:author="Andries Pandia" w:date="2025-08-26T08:27:00Z">
            <w:rPr>
              <w:rFonts w:eastAsiaTheme="majorEastAsia" w:cstheme="majorBidi"/>
              <w:b/>
              <w:bCs/>
              <w:color w:val="000000"/>
              <w:spacing w:val="-10"/>
              <w:sz w:val="28"/>
              <w:szCs w:val="28"/>
              <w:lang w:val="en-US"/>
            </w:rPr>
          </w:rPrChange>
        </w:rPr>
        <w:t xml:space="preserve">, dan </w:t>
      </w:r>
      <w:proofErr w:type="spellStart"/>
      <w:r w:rsidRPr="00BB0106">
        <w:rPr>
          <w:color w:val="000000"/>
          <w:rPrChange w:id="2750" w:author="Andries Pandia" w:date="2025-08-26T08:27:00Z">
            <w:rPr>
              <w:rFonts w:eastAsiaTheme="majorEastAsia" w:cstheme="majorBidi"/>
              <w:b/>
              <w:bCs/>
              <w:color w:val="000000"/>
              <w:spacing w:val="-10"/>
              <w:sz w:val="28"/>
              <w:szCs w:val="28"/>
              <w:lang w:val="en-US"/>
            </w:rPr>
          </w:rPrChange>
        </w:rPr>
        <w:t>edukasi</w:t>
      </w:r>
      <w:proofErr w:type="spellEnd"/>
      <w:r w:rsidRPr="00BB0106">
        <w:rPr>
          <w:color w:val="000000"/>
          <w:rPrChange w:id="2751" w:author="Andries Pandia" w:date="2025-08-26T08:27:00Z">
            <w:rPr>
              <w:rFonts w:eastAsiaTheme="majorEastAsia" w:cstheme="majorBidi"/>
              <w:b/>
              <w:bCs/>
              <w:color w:val="000000"/>
              <w:spacing w:val="-10"/>
              <w:sz w:val="28"/>
              <w:szCs w:val="28"/>
              <w:lang w:val="en-US"/>
            </w:rPr>
          </w:rPrChange>
        </w:rPr>
        <w:t xml:space="preserve"> di </w:t>
      </w:r>
      <w:proofErr w:type="spellStart"/>
      <w:r w:rsidRPr="00BB0106">
        <w:rPr>
          <w:color w:val="000000"/>
          <w:rPrChange w:id="2752" w:author="Andries Pandia" w:date="2025-08-26T08:27:00Z">
            <w:rPr>
              <w:rFonts w:eastAsiaTheme="majorEastAsia" w:cstheme="majorBidi"/>
              <w:b/>
              <w:bCs/>
              <w:color w:val="000000"/>
              <w:spacing w:val="-10"/>
              <w:sz w:val="28"/>
              <w:szCs w:val="28"/>
              <w:lang w:val="en-US"/>
            </w:rPr>
          </w:rPrChange>
        </w:rPr>
        <w:t>banyak</w:t>
      </w:r>
      <w:proofErr w:type="spellEnd"/>
      <w:r w:rsidRPr="00BB0106">
        <w:rPr>
          <w:color w:val="000000"/>
          <w:rPrChange w:id="2753" w:author="Andries Pandia" w:date="2025-08-26T08:27:00Z">
            <w:rPr>
              <w:rFonts w:eastAsiaTheme="majorEastAsia" w:cstheme="majorBidi"/>
              <w:b/>
              <w:bCs/>
              <w:color w:val="000000"/>
              <w:spacing w:val="-10"/>
              <w:sz w:val="28"/>
              <w:szCs w:val="28"/>
              <w:lang w:val="en-US"/>
            </w:rPr>
          </w:rPrChange>
        </w:rPr>
        <w:t xml:space="preserve"> negara </w:t>
      </w:r>
      <w:proofErr w:type="spellStart"/>
      <w:r w:rsidRPr="00BB0106">
        <w:rPr>
          <w:color w:val="000000"/>
          <w:rPrChange w:id="2754" w:author="Andries Pandia" w:date="2025-08-26T08:27:00Z">
            <w:rPr>
              <w:rFonts w:eastAsiaTheme="majorEastAsia" w:cstheme="majorBidi"/>
              <w:b/>
              <w:bCs/>
              <w:color w:val="000000"/>
              <w:spacing w:val="-10"/>
              <w:sz w:val="28"/>
              <w:szCs w:val="28"/>
              <w:lang w:val="en-US"/>
            </w:rPr>
          </w:rPrChange>
        </w:rPr>
        <w:t>berkembang</w:t>
      </w:r>
      <w:proofErr w:type="spellEnd"/>
      <w:r w:rsidRPr="00BB0106">
        <w:rPr>
          <w:color w:val="000000"/>
          <w:rPrChange w:id="2755" w:author="Andries Pandia" w:date="2025-08-26T08:27:00Z">
            <w:rPr>
              <w:rFonts w:eastAsiaTheme="majorEastAsia" w:cstheme="majorBidi"/>
              <w:b/>
              <w:bCs/>
              <w:color w:val="000000"/>
              <w:spacing w:val="-10"/>
              <w:sz w:val="28"/>
              <w:szCs w:val="28"/>
              <w:lang w:val="en-US"/>
            </w:rPr>
          </w:rPrChange>
        </w:rPr>
        <w:t xml:space="preserve">. Korban </w:t>
      </w:r>
      <w:proofErr w:type="spellStart"/>
      <w:r w:rsidRPr="00BB0106">
        <w:rPr>
          <w:color w:val="000000"/>
          <w:rPrChange w:id="2756" w:author="Andries Pandia" w:date="2025-08-26T08:27:00Z">
            <w:rPr>
              <w:rFonts w:eastAsiaTheme="majorEastAsia" w:cstheme="majorBidi"/>
              <w:b/>
              <w:bCs/>
              <w:color w:val="000000"/>
              <w:spacing w:val="-10"/>
              <w:sz w:val="28"/>
              <w:szCs w:val="28"/>
              <w:lang w:val="en-US"/>
            </w:rPr>
          </w:rPrChange>
        </w:rPr>
        <w:t>perdagangan</w:t>
      </w:r>
      <w:proofErr w:type="spellEnd"/>
      <w:r w:rsidRPr="00BB0106">
        <w:rPr>
          <w:color w:val="000000"/>
          <w:rPrChange w:id="275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58" w:author="Andries Pandia" w:date="2025-08-26T08:27:00Z">
            <w:rPr>
              <w:rFonts w:eastAsiaTheme="majorEastAsia" w:cstheme="majorBidi"/>
              <w:b/>
              <w:bCs/>
              <w:color w:val="000000"/>
              <w:spacing w:val="-10"/>
              <w:sz w:val="28"/>
              <w:szCs w:val="28"/>
              <w:lang w:val="en-US"/>
            </w:rPr>
          </w:rPrChange>
        </w:rPr>
        <w:t>manusia</w:t>
      </w:r>
      <w:proofErr w:type="spellEnd"/>
      <w:r w:rsidRPr="00BB0106">
        <w:rPr>
          <w:color w:val="000000"/>
          <w:rPrChange w:id="2759"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60" w:author="Andries Pandia" w:date="2025-08-26T08:27:00Z">
            <w:rPr>
              <w:rFonts w:eastAsiaTheme="majorEastAsia" w:cstheme="majorBidi"/>
              <w:b/>
              <w:bCs/>
              <w:color w:val="000000"/>
              <w:spacing w:val="-10"/>
              <w:sz w:val="28"/>
              <w:szCs w:val="28"/>
              <w:lang w:val="en-US"/>
            </w:rPr>
          </w:rPrChange>
        </w:rPr>
        <w:t>umumnya</w:t>
      </w:r>
      <w:proofErr w:type="spellEnd"/>
      <w:r w:rsidRPr="00BB0106">
        <w:rPr>
          <w:color w:val="000000"/>
          <w:rPrChange w:id="2761"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62" w:author="Andries Pandia" w:date="2025-08-26T08:27:00Z">
            <w:rPr>
              <w:rFonts w:eastAsiaTheme="majorEastAsia" w:cstheme="majorBidi"/>
              <w:b/>
              <w:bCs/>
              <w:color w:val="000000"/>
              <w:spacing w:val="-10"/>
              <w:sz w:val="28"/>
              <w:szCs w:val="28"/>
              <w:lang w:val="en-US"/>
            </w:rPr>
          </w:rPrChange>
        </w:rPr>
        <w:t>terjebak</w:t>
      </w:r>
      <w:proofErr w:type="spellEnd"/>
      <w:r w:rsidRPr="00BB0106">
        <w:rPr>
          <w:color w:val="000000"/>
          <w:rPrChange w:id="276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64" w:author="Andries Pandia" w:date="2025-08-26T08:27:00Z">
            <w:rPr>
              <w:rFonts w:eastAsiaTheme="majorEastAsia" w:cstheme="majorBidi"/>
              <w:b/>
              <w:bCs/>
              <w:color w:val="000000"/>
              <w:spacing w:val="-10"/>
              <w:sz w:val="28"/>
              <w:szCs w:val="28"/>
              <w:lang w:val="en-US"/>
            </w:rPr>
          </w:rPrChange>
        </w:rPr>
        <w:t>dalam</w:t>
      </w:r>
      <w:proofErr w:type="spellEnd"/>
      <w:r w:rsidRPr="00BB0106">
        <w:rPr>
          <w:color w:val="000000"/>
          <w:rPrChange w:id="2765"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66" w:author="Andries Pandia" w:date="2025-08-26T08:27:00Z">
            <w:rPr>
              <w:rFonts w:eastAsiaTheme="majorEastAsia" w:cstheme="majorBidi"/>
              <w:b/>
              <w:bCs/>
              <w:color w:val="000000"/>
              <w:spacing w:val="-10"/>
              <w:sz w:val="28"/>
              <w:szCs w:val="28"/>
              <w:lang w:val="en-US"/>
            </w:rPr>
          </w:rPrChange>
        </w:rPr>
        <w:t>situasi</w:t>
      </w:r>
      <w:proofErr w:type="spellEnd"/>
      <w:r w:rsidRPr="00BB0106">
        <w:rPr>
          <w:color w:val="000000"/>
          <w:rPrChange w:id="276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68" w:author="Andries Pandia" w:date="2025-08-26T08:27:00Z">
            <w:rPr>
              <w:rFonts w:eastAsiaTheme="majorEastAsia" w:cstheme="majorBidi"/>
              <w:b/>
              <w:bCs/>
              <w:color w:val="000000"/>
              <w:spacing w:val="-10"/>
              <w:sz w:val="28"/>
              <w:szCs w:val="28"/>
              <w:lang w:val="en-US"/>
            </w:rPr>
          </w:rPrChange>
        </w:rPr>
        <w:t>eksploitasi</w:t>
      </w:r>
      <w:proofErr w:type="spellEnd"/>
      <w:r w:rsidRPr="00BB0106">
        <w:rPr>
          <w:color w:val="000000"/>
          <w:rPrChange w:id="2769"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70" w:author="Andries Pandia" w:date="2025-08-26T08:27:00Z">
            <w:rPr>
              <w:rFonts w:eastAsiaTheme="majorEastAsia" w:cstheme="majorBidi"/>
              <w:b/>
              <w:bCs/>
              <w:color w:val="000000"/>
              <w:spacing w:val="-10"/>
              <w:sz w:val="28"/>
              <w:szCs w:val="28"/>
              <w:lang w:val="en-US"/>
            </w:rPr>
          </w:rPrChange>
        </w:rPr>
        <w:t>seksual</w:t>
      </w:r>
      <w:proofErr w:type="spellEnd"/>
      <w:r w:rsidRPr="00BB0106">
        <w:rPr>
          <w:color w:val="000000"/>
          <w:rPrChange w:id="2771"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72" w:author="Andries Pandia" w:date="2025-08-26T08:27:00Z">
            <w:rPr>
              <w:rFonts w:eastAsiaTheme="majorEastAsia" w:cstheme="majorBidi"/>
              <w:b/>
              <w:bCs/>
              <w:color w:val="000000"/>
              <w:spacing w:val="-10"/>
              <w:sz w:val="28"/>
              <w:szCs w:val="28"/>
              <w:lang w:val="en-US"/>
            </w:rPr>
          </w:rPrChange>
        </w:rPr>
        <w:t>kerja</w:t>
      </w:r>
      <w:proofErr w:type="spellEnd"/>
      <w:r w:rsidRPr="00BB0106">
        <w:rPr>
          <w:color w:val="000000"/>
          <w:rPrChange w:id="277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74" w:author="Andries Pandia" w:date="2025-08-26T08:27:00Z">
            <w:rPr>
              <w:rFonts w:eastAsiaTheme="majorEastAsia" w:cstheme="majorBidi"/>
              <w:b/>
              <w:bCs/>
              <w:color w:val="000000"/>
              <w:spacing w:val="-10"/>
              <w:sz w:val="28"/>
              <w:szCs w:val="28"/>
              <w:lang w:val="en-US"/>
            </w:rPr>
          </w:rPrChange>
        </w:rPr>
        <w:t>paksa</w:t>
      </w:r>
      <w:proofErr w:type="spellEnd"/>
      <w:r w:rsidRPr="00BB0106">
        <w:rPr>
          <w:color w:val="000000"/>
          <w:rPrChange w:id="2775"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76" w:author="Andries Pandia" w:date="2025-08-26T08:27:00Z">
            <w:rPr>
              <w:rFonts w:eastAsiaTheme="majorEastAsia" w:cstheme="majorBidi"/>
              <w:b/>
              <w:bCs/>
              <w:color w:val="000000"/>
              <w:spacing w:val="-10"/>
              <w:sz w:val="28"/>
              <w:szCs w:val="28"/>
              <w:lang w:val="en-US"/>
            </w:rPr>
          </w:rPrChange>
        </w:rPr>
        <w:t>hingga</w:t>
      </w:r>
      <w:proofErr w:type="spellEnd"/>
      <w:r w:rsidRPr="00BB0106">
        <w:rPr>
          <w:color w:val="000000"/>
          <w:rPrChange w:id="277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78" w:author="Andries Pandia" w:date="2025-08-26T08:27:00Z">
            <w:rPr>
              <w:rFonts w:eastAsiaTheme="majorEastAsia" w:cstheme="majorBidi"/>
              <w:b/>
              <w:bCs/>
              <w:color w:val="000000"/>
              <w:spacing w:val="-10"/>
              <w:sz w:val="28"/>
              <w:szCs w:val="28"/>
              <w:lang w:val="en-US"/>
            </w:rPr>
          </w:rPrChange>
        </w:rPr>
        <w:t>perdagangan</w:t>
      </w:r>
      <w:proofErr w:type="spellEnd"/>
      <w:r w:rsidRPr="00BB0106">
        <w:rPr>
          <w:color w:val="000000"/>
          <w:rPrChange w:id="2779" w:author="Andries Pandia" w:date="2025-08-26T08:27:00Z">
            <w:rPr>
              <w:rFonts w:eastAsiaTheme="majorEastAsia" w:cstheme="majorBidi"/>
              <w:b/>
              <w:bCs/>
              <w:color w:val="000000"/>
              <w:spacing w:val="-10"/>
              <w:sz w:val="28"/>
              <w:szCs w:val="28"/>
              <w:lang w:val="en-US"/>
            </w:rPr>
          </w:rPrChange>
        </w:rPr>
        <w:t xml:space="preserve"> organ </w:t>
      </w:r>
      <w:proofErr w:type="spellStart"/>
      <w:r w:rsidRPr="00BB0106">
        <w:rPr>
          <w:color w:val="000000"/>
          <w:rPrChange w:id="2780" w:author="Andries Pandia" w:date="2025-08-26T08:27:00Z">
            <w:rPr>
              <w:rFonts w:eastAsiaTheme="majorEastAsia" w:cstheme="majorBidi"/>
              <w:b/>
              <w:bCs/>
              <w:color w:val="000000"/>
              <w:spacing w:val="-10"/>
              <w:sz w:val="28"/>
              <w:szCs w:val="28"/>
              <w:lang w:val="en-US"/>
            </w:rPr>
          </w:rPrChange>
        </w:rPr>
        <w:t>tubuh</w:t>
      </w:r>
      <w:proofErr w:type="spellEnd"/>
      <w:r w:rsidRPr="00BB0106">
        <w:rPr>
          <w:color w:val="000000"/>
          <w:rPrChange w:id="2781"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782" w:author="Andries Pandia" w:date="2025-08-26T08:27:00Z">
            <w:rPr>
              <w:rFonts w:eastAsiaTheme="majorEastAsia" w:cstheme="majorBidi"/>
              <w:b/>
              <w:bCs/>
              <w:color w:val="000000"/>
              <w:spacing w:val="-10"/>
              <w:sz w:val="28"/>
              <w:szCs w:val="28"/>
              <w:lang w:val="en-US"/>
            </w:rPr>
          </w:rPrChange>
        </w:rPr>
        <w:t>Laporan</w:t>
      </w:r>
      <w:proofErr w:type="spellEnd"/>
      <w:r w:rsidRPr="00BB0106">
        <w:rPr>
          <w:color w:val="000000"/>
          <w:rPrChange w:id="2783" w:author="Andries Pandia" w:date="2025-08-26T08:27:00Z">
            <w:rPr>
              <w:rFonts w:eastAsiaTheme="majorEastAsia" w:cstheme="majorBidi"/>
              <w:b/>
              <w:bCs/>
              <w:color w:val="000000"/>
              <w:spacing w:val="-10"/>
              <w:sz w:val="28"/>
              <w:szCs w:val="28"/>
              <w:lang w:val="en-US"/>
            </w:rPr>
          </w:rPrChange>
        </w:rPr>
        <w:t xml:space="preserve"> </w:t>
      </w:r>
      <w:r w:rsidRPr="00BB0106">
        <w:rPr>
          <w:i/>
          <w:color w:val="000000"/>
          <w:rPrChange w:id="2784" w:author="Andries Pandia" w:date="2025-08-26T08:27:00Z">
            <w:rPr>
              <w:rFonts w:eastAsiaTheme="majorEastAsia" w:cstheme="majorBidi"/>
              <w:b/>
              <w:bCs/>
              <w:color w:val="000000"/>
              <w:spacing w:val="-10"/>
              <w:sz w:val="28"/>
              <w:szCs w:val="28"/>
              <w:lang w:val="en-US"/>
            </w:rPr>
          </w:rPrChange>
        </w:rPr>
        <w:t>Global Report on Trafficking in Persons</w:t>
      </w:r>
      <w:r w:rsidRPr="00BB0106">
        <w:rPr>
          <w:color w:val="000000"/>
          <w:lang w:val="en-ID"/>
          <w:rPrChange w:id="2785" w:author="Andries Pandia" w:date="2025-08-26T08:27:00Z">
            <w:rPr>
              <w:rFonts w:eastAsiaTheme="majorEastAsia" w:cstheme="majorBidi"/>
              <w:b/>
              <w:bCs/>
              <w:color w:val="000000"/>
              <w:spacing w:val="-10"/>
              <w:sz w:val="28"/>
              <w:szCs w:val="28"/>
              <w:lang w:val="en-US"/>
            </w:rPr>
          </w:rPrChange>
        </w:rPr>
        <w:t xml:space="preserve"> oleh United Nations Office on Drugs and Crime</w:t>
      </w:r>
      <w:r w:rsidR="004928D1" w:rsidRPr="00BB0106">
        <w:rPr>
          <w:color w:val="000000"/>
          <w:lang w:val="en-ID"/>
          <w:rPrChange w:id="2786" w:author="Andries Pandia" w:date="2025-08-26T08:27:00Z">
            <w:rPr>
              <w:color w:val="000000"/>
              <w:lang w:val="en-US"/>
            </w:rPr>
          </w:rPrChange>
        </w:rPr>
        <w:t xml:space="preserve"> </w:t>
      </w:r>
      <w:r w:rsidR="00FF12A3" w:rsidRPr="00BB0106">
        <w:rPr>
          <w:noProof/>
          <w:color w:val="000000"/>
          <w:lang w:val="id-ID"/>
          <w:rPrChange w:id="2787" w:author="Andries Pandia" w:date="2025-08-26T08:27:00Z">
            <w:rPr>
              <w:color w:val="000000"/>
              <w:lang w:val="en-US"/>
            </w:rPr>
          </w:rPrChange>
        </w:rPr>
        <w:t>(UNODC)</w:t>
      </w:r>
      <w:r w:rsidRPr="00BB0106">
        <w:rPr>
          <w:color w:val="000000"/>
          <w:lang w:val="en-ID"/>
          <w:rPrChange w:id="2788" w:author="Andries Pandia" w:date="2025-08-26T08:27:00Z">
            <w:rPr>
              <w:rFonts w:eastAsiaTheme="majorEastAsia" w:cstheme="majorBidi"/>
              <w:b/>
              <w:bCs/>
              <w:color w:val="000000"/>
              <w:spacing w:val="-10"/>
              <w:sz w:val="28"/>
              <w:szCs w:val="28"/>
              <w:lang w:val="en-US"/>
            </w:rPr>
          </w:rPrChange>
        </w:rPr>
        <w:t xml:space="preserve"> </w:t>
      </w:r>
      <w:del w:id="2789" w:author="Andries Pandia" w:date="2025-08-21T17:13:00Z">
        <w:r w:rsidR="002929BB" w:rsidRPr="00BB0106" w:rsidDel="001F2670">
          <w:rPr>
            <w:noProof/>
            <w:color w:val="000000"/>
            <w:lang w:val="id-ID"/>
            <w:rPrChange w:id="2790" w:author="Andries Pandia" w:date="2025-08-26T08:27:00Z">
              <w:rPr>
                <w:rFonts w:eastAsiaTheme="majorEastAsia" w:cstheme="majorBidi"/>
                <w:b/>
                <w:bCs/>
                <w:color w:val="000000"/>
                <w:spacing w:val="-10"/>
                <w:sz w:val="28"/>
                <w:szCs w:val="28"/>
                <w:lang w:val="en-US"/>
              </w:rPr>
            </w:rPrChange>
          </w:rPr>
          <w:fldChar w:fldCharType="begin"/>
        </w:r>
        <w:r w:rsidR="002929BB" w:rsidRPr="00BB0106" w:rsidDel="001F2670">
          <w:rPr>
            <w:noProof/>
            <w:color w:val="000000"/>
            <w:lang w:val="id-ID"/>
            <w:rPrChange w:id="2791" w:author="Andries Pandia" w:date="2025-08-26T08:27:00Z">
              <w:rPr>
                <w:rFonts w:eastAsiaTheme="majorEastAsia" w:cstheme="majorBidi"/>
                <w:b/>
                <w:bCs/>
                <w:color w:val="000000"/>
                <w:spacing w:val="-10"/>
                <w:sz w:val="28"/>
                <w:szCs w:val="28"/>
                <w:lang w:val="en-US"/>
              </w:rPr>
            </w:rPrChange>
          </w:rPr>
          <w:delInstrText xml:space="preserve"> ADDIN ZOTERO_ITEM CSL_CITATION {"citationID":"ltlazIff","properties":{"formattedCitation":"(UNODC, 2023)","plainCitation":"(UNODC, 2023)","noteIndex":0},"citationItems":[{"id":255,"uris":["http://zotero.org/users/16668876/items/8NTPKIUG"],"itemData":{"id":255,"type":"book","edition":"2022","ISBN":"978-92-1-002335-1","publisher":"United Nations publication","title":"Global Report on Trafficking in Persons 2022","URL":"https://www.unodc.org/documents/data-and-analysis/glotip/2022/GLOTiP_2022_web.pdf","author</w:delInstrText>
        </w:r>
        <w:r w:rsidR="002929BB" w:rsidRPr="00BB0106" w:rsidDel="001F2670">
          <w:rPr>
            <w:color w:val="000000"/>
            <w:lang w:val="en-ID"/>
            <w:rPrChange w:id="2792" w:author="Andries Pandia" w:date="2025-08-26T08:27:00Z">
              <w:rPr>
                <w:rFonts w:eastAsiaTheme="majorEastAsia" w:cstheme="majorBidi"/>
                <w:b/>
                <w:bCs/>
                <w:color w:val="000000"/>
                <w:spacing w:val="-10"/>
                <w:sz w:val="28"/>
                <w:szCs w:val="28"/>
                <w:lang w:val="en-US"/>
              </w:rPr>
            </w:rPrChange>
          </w:rPr>
          <w:delInstrText xml:space="preserve">":[{"literal":"UNODC"}],"issued":{"date-parts":[["2023",1]]}}}],"schema":"https://github.com/citation-style-language/schema/raw/master/csl-citation.json"} </w:delInstrText>
        </w:r>
        <w:r w:rsidR="002929BB" w:rsidRPr="00BB0106" w:rsidDel="001F2670">
          <w:rPr>
            <w:color w:val="000000"/>
            <w:lang w:val="en-ID"/>
            <w:rPrChange w:id="2793" w:author="Andries Pandia" w:date="2025-08-26T08:27:00Z">
              <w:rPr>
                <w:rFonts w:eastAsiaTheme="majorEastAsia" w:cstheme="majorBidi"/>
                <w:b/>
                <w:bCs/>
                <w:color w:val="000000"/>
                <w:spacing w:val="-10"/>
                <w:sz w:val="28"/>
                <w:szCs w:val="28"/>
                <w:lang w:val="en-US"/>
              </w:rPr>
            </w:rPrChange>
          </w:rPr>
          <w:fldChar w:fldCharType="separate"/>
        </w:r>
        <w:r w:rsidR="002929BB" w:rsidRPr="00BB0106" w:rsidDel="001F2670">
          <w:rPr>
            <w:noProof/>
            <w:kern w:val="2"/>
            <w:lang w:val="id-ID"/>
            <w14:ligatures w14:val="standardContextual"/>
            <w:rPrChange w:id="2794" w:author="Andries Pandia" w:date="2025-08-26T08:27:00Z">
              <w:rPr>
                <w:rFonts w:eastAsiaTheme="majorEastAsia" w:cstheme="majorBidi"/>
                <w:b/>
                <w:bCs/>
                <w:color w:val="000000"/>
                <w:spacing w:val="-10"/>
                <w:sz w:val="28"/>
                <w:szCs w:val="28"/>
                <w:lang w:val="en-US"/>
              </w:rPr>
            </w:rPrChange>
          </w:rPr>
          <w:delText>(UNODC, 2023)</w:delText>
        </w:r>
        <w:r w:rsidR="002929BB" w:rsidRPr="00BB0106" w:rsidDel="001F2670">
          <w:rPr>
            <w:color w:val="000000"/>
            <w:lang w:val="en-ID"/>
            <w:rPrChange w:id="2795" w:author="Andries Pandia" w:date="2025-08-26T08:27:00Z">
              <w:rPr>
                <w:rFonts w:eastAsiaTheme="majorEastAsia" w:cstheme="majorBidi"/>
                <w:b/>
                <w:bCs/>
                <w:color w:val="000000"/>
                <w:spacing w:val="-10"/>
                <w:sz w:val="28"/>
                <w:szCs w:val="28"/>
                <w:lang w:val="en-US"/>
              </w:rPr>
            </w:rPrChange>
          </w:rPr>
          <w:fldChar w:fldCharType="end"/>
        </w:r>
      </w:del>
      <w:ins w:id="2796" w:author="Andries Pandia" w:date="2025-08-21T17:14:00Z">
        <w:r w:rsidR="001F2670" w:rsidRPr="00BB0106">
          <w:rPr>
            <w:noProof/>
            <w:color w:val="000000"/>
            <w:lang w:val="id-ID"/>
            <w:rPrChange w:id="2797" w:author="Andries Pandia" w:date="2025-08-26T08:27:00Z">
              <w:rPr>
                <w:rFonts w:eastAsiaTheme="majorEastAsia" w:cstheme="majorBidi"/>
                <w:b/>
                <w:bCs/>
                <w:color w:val="000000"/>
                <w:spacing w:val="-10"/>
                <w:sz w:val="28"/>
                <w:szCs w:val="28"/>
                <w:lang w:val="en-US"/>
              </w:rPr>
            </w:rPrChange>
          </w:rPr>
          <w:t>tahun</w:t>
        </w:r>
      </w:ins>
      <w:r w:rsidR="004928D1" w:rsidRPr="00BB0106">
        <w:rPr>
          <w:color w:val="000000"/>
          <w:lang w:val="en-ID"/>
          <w:rPrChange w:id="2798" w:author="Andries Pandia" w:date="2025-08-26T08:27:00Z">
            <w:rPr>
              <w:color w:val="000000"/>
              <w:lang w:val="en-US"/>
            </w:rPr>
          </w:rPrChange>
        </w:rPr>
        <w:t xml:space="preserve"> </w:t>
      </w:r>
      <w:commentRangeStart w:id="2799"/>
      <w:ins w:id="2800" w:author="Andries Pandia" w:date="2025-08-21T17:14:00Z">
        <w:r w:rsidR="001F2670" w:rsidRPr="00BB0106">
          <w:rPr>
            <w:noProof/>
            <w:color w:val="000000"/>
            <w:lang w:val="id-ID"/>
            <w:rPrChange w:id="2801" w:author="Andries Pandia" w:date="2025-08-26T08:27:00Z">
              <w:rPr>
                <w:rFonts w:eastAsiaTheme="majorEastAsia" w:cstheme="majorBidi"/>
                <w:b/>
                <w:bCs/>
                <w:color w:val="000000"/>
                <w:spacing w:val="-10"/>
                <w:sz w:val="28"/>
                <w:szCs w:val="28"/>
                <w:lang w:val="en-US"/>
              </w:rPr>
            </w:rPrChange>
          </w:rPr>
          <w:t>2022</w:t>
        </w:r>
        <w:commentRangeEnd w:id="2799"/>
        <w:r w:rsidR="001F2670" w:rsidRPr="00BB0106">
          <w:rPr>
            <w:rStyle w:val="CommentReference"/>
            <w:noProof/>
            <w:lang w:val="id-ID"/>
            <w:rPrChange w:id="2802" w:author="Andries Pandia" w:date="2025-08-26T08:27:00Z">
              <w:rPr>
                <w:rStyle w:val="CommentReference"/>
                <w:rFonts w:eastAsiaTheme="majorEastAsia" w:cstheme="majorBidi"/>
                <w:b/>
                <w:color w:val="000000"/>
                <w:spacing w:val="15"/>
                <w:lang w:val="en-US"/>
              </w:rPr>
            </w:rPrChange>
          </w:rPr>
          <w:commentReference w:id="2799"/>
        </w:r>
      </w:ins>
      <w:r w:rsidRPr="00BB0106">
        <w:rPr>
          <w:noProof/>
          <w:color w:val="000000"/>
          <w:lang w:val="id-ID"/>
          <w:rPrChange w:id="2803" w:author="Andries Pandia" w:date="2025-08-26T08:27:00Z">
            <w:rPr>
              <w:rFonts w:eastAsiaTheme="majorEastAsia" w:cstheme="majorBidi"/>
              <w:b/>
              <w:bCs/>
              <w:color w:val="000000"/>
              <w:spacing w:val="-10"/>
              <w:sz w:val="28"/>
              <w:szCs w:val="28"/>
              <w:lang w:val="en-US"/>
            </w:rPr>
          </w:rPrChange>
        </w:rPr>
        <w:t xml:space="preserve"> menyebutkan bahwa lebih dari 50.000 korban teridentifikasi</w:t>
      </w:r>
      <w:del w:id="2804" w:author="Andries Pandia" w:date="2025-08-21T17:15:00Z">
        <w:r w:rsidRPr="00BB0106" w:rsidDel="001F2670">
          <w:rPr>
            <w:color w:val="000000"/>
            <w:lang w:val="en-ID"/>
            <w:rPrChange w:id="2805" w:author="Andries Pandia" w:date="2025-08-26T08:27:00Z">
              <w:rPr>
                <w:rFonts w:eastAsiaTheme="majorEastAsia" w:cstheme="majorBidi"/>
                <w:b/>
                <w:bCs/>
                <w:color w:val="000000"/>
                <w:spacing w:val="-10"/>
                <w:sz w:val="28"/>
                <w:szCs w:val="28"/>
                <w:lang w:val="en-US"/>
              </w:rPr>
            </w:rPrChange>
          </w:rPr>
          <w:delText>,</w:delText>
        </w:r>
      </w:del>
      <w:r w:rsidRPr="00BB0106">
        <w:rPr>
          <w:noProof/>
          <w:color w:val="000000"/>
          <w:lang w:val="id-ID"/>
          <w:rPrChange w:id="2806" w:author="Andries Pandia" w:date="2025-08-26T08:27:00Z">
            <w:rPr>
              <w:rFonts w:eastAsiaTheme="majorEastAsia" w:cstheme="majorBidi"/>
              <w:b/>
              <w:bCs/>
              <w:color w:val="000000"/>
              <w:spacing w:val="-10"/>
              <w:sz w:val="28"/>
              <w:szCs w:val="28"/>
              <w:lang w:val="en-US"/>
            </w:rPr>
          </w:rPrChange>
        </w:rPr>
        <w:t xml:space="preserve"> tersebar di 148 negara, dengan mayoritas berasal dari kalangan perempuan dan anak-anak. Sayangnya, masih banyak kasus yang tidak terlaporkan karena korban merasa takut atau tidak tahu harus mengadu ke mana, sehingga menghambat proses pengumpulan informasi yang dapat dijadikan dasar dalam pengambilan kebijakan.</w:t>
      </w:r>
    </w:p>
    <w:p w14:paraId="0E1B0C16" w14:textId="77777777" w:rsidR="00E11D63" w:rsidRPr="00BB0106" w:rsidRDefault="0010116E" w:rsidP="00AF4743">
      <w:pPr>
        <w:ind w:firstLine="709"/>
        <w:rPr>
          <w:ins w:id="2807" w:author="Andries Pandia" w:date="2025-08-21T16:40:00Z"/>
          <w:noProof/>
          <w:color w:val="000000"/>
          <w:kern w:val="2"/>
          <w:lang w:val="id-ID"/>
          <w14:ligatures w14:val="standardContextual"/>
          <w:rPrChange w:id="2808" w:author="Andries Pandia" w:date="2025-08-26T08:27:00Z">
            <w:rPr>
              <w:ins w:id="2809" w:author="Andries Pandia" w:date="2025-08-21T16:40:00Z"/>
              <w:color w:val="000000"/>
              <w:lang w:val="en-US"/>
            </w:rPr>
          </w:rPrChange>
        </w:rPr>
      </w:pPr>
      <w:r w:rsidRPr="00BB0106">
        <w:rPr>
          <w:noProof/>
          <w:color w:val="000000"/>
          <w:lang w:val="id-ID"/>
          <w:rPrChange w:id="2810" w:author="Andries Pandia" w:date="2025-08-26T08:27:00Z">
            <w:rPr>
              <w:rFonts w:eastAsiaTheme="majorEastAsia" w:cstheme="majorBidi"/>
              <w:b/>
              <w:bCs/>
              <w:color w:val="000000"/>
              <w:spacing w:val="-10"/>
              <w:sz w:val="28"/>
              <w:szCs w:val="28"/>
              <w:lang w:val="en-US"/>
            </w:rPr>
          </w:rPrChange>
        </w:rPr>
        <w:t>Dalam konteks ini, pemanfaatan data statistik global menjadi sangat penting untuk memahami pola dan karakteristik kasus perdagangan manusia. Di era digital saat ini, pengolahan data besar (</w:t>
      </w:r>
      <w:r w:rsidRPr="00BB0106">
        <w:rPr>
          <w:i/>
          <w:noProof/>
          <w:color w:val="000000"/>
          <w:lang w:val="id-ID"/>
          <w:rPrChange w:id="2811" w:author="Andries Pandia" w:date="2025-08-26T08:27:00Z">
            <w:rPr>
              <w:rFonts w:eastAsiaTheme="majorEastAsia" w:cstheme="majorBidi"/>
              <w:b/>
              <w:bCs/>
              <w:color w:val="000000"/>
              <w:spacing w:val="-10"/>
              <w:sz w:val="28"/>
              <w:szCs w:val="28"/>
              <w:lang w:val="en-US"/>
            </w:rPr>
          </w:rPrChange>
        </w:rPr>
        <w:t>big data</w:t>
      </w:r>
      <w:r w:rsidRPr="00BB0106">
        <w:rPr>
          <w:color w:val="000000"/>
          <w:lang w:val="en-ID"/>
          <w:rPrChange w:id="2812" w:author="Andries Pandia" w:date="2025-08-26T08:27:00Z">
            <w:rPr>
              <w:rFonts w:eastAsiaTheme="majorEastAsia" w:cstheme="majorBidi"/>
              <w:b/>
              <w:bCs/>
              <w:color w:val="000000"/>
              <w:spacing w:val="-10"/>
              <w:sz w:val="28"/>
              <w:szCs w:val="28"/>
              <w:lang w:val="en-US"/>
            </w:rPr>
          </w:rPrChange>
        </w:rPr>
        <w:t xml:space="preserve">) dan </w:t>
      </w:r>
      <w:proofErr w:type="spellStart"/>
      <w:r w:rsidRPr="00BB0106">
        <w:rPr>
          <w:color w:val="000000"/>
          <w:rPrChange w:id="2813" w:author="Andries Pandia" w:date="2025-08-26T08:27:00Z">
            <w:rPr>
              <w:rFonts w:eastAsiaTheme="majorEastAsia" w:cstheme="majorBidi"/>
              <w:b/>
              <w:bCs/>
              <w:color w:val="000000"/>
              <w:spacing w:val="-10"/>
              <w:sz w:val="28"/>
              <w:szCs w:val="28"/>
              <w:lang w:val="en-US"/>
            </w:rPr>
          </w:rPrChange>
        </w:rPr>
        <w:t>visualisasi</w:t>
      </w:r>
      <w:proofErr w:type="spellEnd"/>
      <w:r w:rsidRPr="00BB0106">
        <w:rPr>
          <w:color w:val="000000"/>
          <w:rPrChange w:id="2814"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15" w:author="Andries Pandia" w:date="2025-08-26T08:27:00Z">
            <w:rPr>
              <w:rFonts w:eastAsiaTheme="majorEastAsia" w:cstheme="majorBidi"/>
              <w:b/>
              <w:bCs/>
              <w:color w:val="000000"/>
              <w:spacing w:val="-10"/>
              <w:sz w:val="28"/>
              <w:szCs w:val="28"/>
              <w:lang w:val="en-US"/>
            </w:rPr>
          </w:rPrChange>
        </w:rPr>
        <w:t>statistik</w:t>
      </w:r>
      <w:proofErr w:type="spellEnd"/>
      <w:r w:rsidRPr="00BB0106">
        <w:rPr>
          <w:color w:val="000000"/>
          <w:rPrChange w:id="2816"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17" w:author="Andries Pandia" w:date="2025-08-26T08:27:00Z">
            <w:rPr>
              <w:rFonts w:eastAsiaTheme="majorEastAsia" w:cstheme="majorBidi"/>
              <w:b/>
              <w:bCs/>
              <w:color w:val="000000"/>
              <w:spacing w:val="-10"/>
              <w:sz w:val="28"/>
              <w:szCs w:val="28"/>
              <w:lang w:val="en-US"/>
            </w:rPr>
          </w:rPrChange>
        </w:rPr>
        <w:t>menjadi</w:t>
      </w:r>
      <w:proofErr w:type="spellEnd"/>
      <w:r w:rsidRPr="00BB0106">
        <w:rPr>
          <w:color w:val="000000"/>
          <w:rPrChange w:id="2818"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19" w:author="Andries Pandia" w:date="2025-08-26T08:27:00Z">
            <w:rPr>
              <w:rFonts w:eastAsiaTheme="majorEastAsia" w:cstheme="majorBidi"/>
              <w:b/>
              <w:bCs/>
              <w:color w:val="000000"/>
              <w:spacing w:val="-10"/>
              <w:sz w:val="28"/>
              <w:szCs w:val="28"/>
              <w:lang w:val="en-US"/>
            </w:rPr>
          </w:rPrChange>
        </w:rPr>
        <w:t>sarana</w:t>
      </w:r>
      <w:proofErr w:type="spellEnd"/>
      <w:r w:rsidRPr="00BB0106">
        <w:rPr>
          <w:color w:val="000000"/>
          <w:rPrChange w:id="2820"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21" w:author="Andries Pandia" w:date="2025-08-26T08:27:00Z">
            <w:rPr>
              <w:rFonts w:eastAsiaTheme="majorEastAsia" w:cstheme="majorBidi"/>
              <w:b/>
              <w:bCs/>
              <w:color w:val="000000"/>
              <w:spacing w:val="-10"/>
              <w:sz w:val="28"/>
              <w:szCs w:val="28"/>
              <w:lang w:val="en-US"/>
            </w:rPr>
          </w:rPrChange>
        </w:rPr>
        <w:t>efektif</w:t>
      </w:r>
      <w:proofErr w:type="spellEnd"/>
      <w:r w:rsidRPr="00BB0106">
        <w:rPr>
          <w:color w:val="000000"/>
          <w:rPrChange w:id="2822"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23" w:author="Andries Pandia" w:date="2025-08-26T08:27:00Z">
            <w:rPr>
              <w:rFonts w:eastAsiaTheme="majorEastAsia" w:cstheme="majorBidi"/>
              <w:b/>
              <w:bCs/>
              <w:color w:val="000000"/>
              <w:spacing w:val="-10"/>
              <w:sz w:val="28"/>
              <w:szCs w:val="28"/>
              <w:lang w:val="en-US"/>
            </w:rPr>
          </w:rPrChange>
        </w:rPr>
        <w:t>untuk</w:t>
      </w:r>
      <w:proofErr w:type="spellEnd"/>
      <w:r w:rsidRPr="00BB0106">
        <w:rPr>
          <w:color w:val="000000"/>
          <w:rPrChange w:id="2824"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25" w:author="Andries Pandia" w:date="2025-08-26T08:27:00Z">
            <w:rPr>
              <w:rFonts w:eastAsiaTheme="majorEastAsia" w:cstheme="majorBidi"/>
              <w:b/>
              <w:bCs/>
              <w:color w:val="000000"/>
              <w:spacing w:val="-10"/>
              <w:sz w:val="28"/>
              <w:szCs w:val="28"/>
              <w:lang w:val="en-US"/>
            </w:rPr>
          </w:rPrChange>
        </w:rPr>
        <w:t>menyampaikan</w:t>
      </w:r>
      <w:proofErr w:type="spellEnd"/>
      <w:r w:rsidRPr="00BB0106">
        <w:rPr>
          <w:color w:val="000000"/>
          <w:rPrChange w:id="2826"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27" w:author="Andries Pandia" w:date="2025-08-26T08:27:00Z">
            <w:rPr>
              <w:rFonts w:eastAsiaTheme="majorEastAsia" w:cstheme="majorBidi"/>
              <w:b/>
              <w:bCs/>
              <w:color w:val="000000"/>
              <w:spacing w:val="-10"/>
              <w:sz w:val="28"/>
              <w:szCs w:val="28"/>
              <w:lang w:val="en-US"/>
            </w:rPr>
          </w:rPrChange>
        </w:rPr>
        <w:t>informasi</w:t>
      </w:r>
      <w:proofErr w:type="spellEnd"/>
      <w:r w:rsidRPr="00BB0106">
        <w:rPr>
          <w:color w:val="000000"/>
          <w:rPrChange w:id="2828"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29" w:author="Andries Pandia" w:date="2025-08-26T08:27:00Z">
            <w:rPr>
              <w:rFonts w:eastAsiaTheme="majorEastAsia" w:cstheme="majorBidi"/>
              <w:b/>
              <w:bCs/>
              <w:color w:val="000000"/>
              <w:spacing w:val="-10"/>
              <w:sz w:val="28"/>
              <w:szCs w:val="28"/>
              <w:lang w:val="en-US"/>
            </w:rPr>
          </w:rPrChange>
        </w:rPr>
        <w:t>kompleks</w:t>
      </w:r>
      <w:proofErr w:type="spellEnd"/>
      <w:r w:rsidRPr="00BB0106">
        <w:rPr>
          <w:color w:val="000000"/>
          <w:rPrChange w:id="2830" w:author="Andries Pandia" w:date="2025-08-26T08:27:00Z">
            <w:rPr>
              <w:rFonts w:eastAsiaTheme="majorEastAsia" w:cstheme="majorBidi"/>
              <w:b/>
              <w:bCs/>
              <w:color w:val="000000"/>
              <w:spacing w:val="-10"/>
              <w:sz w:val="28"/>
              <w:szCs w:val="28"/>
              <w:lang w:val="en-US"/>
            </w:rPr>
          </w:rPrChange>
        </w:rPr>
        <w:t xml:space="preserve"> agar </w:t>
      </w:r>
      <w:proofErr w:type="spellStart"/>
      <w:r w:rsidRPr="00BB0106">
        <w:rPr>
          <w:color w:val="000000"/>
          <w:rPrChange w:id="2831" w:author="Andries Pandia" w:date="2025-08-26T08:27:00Z">
            <w:rPr>
              <w:rFonts w:eastAsiaTheme="majorEastAsia" w:cstheme="majorBidi"/>
              <w:b/>
              <w:bCs/>
              <w:color w:val="000000"/>
              <w:spacing w:val="-10"/>
              <w:sz w:val="28"/>
              <w:szCs w:val="28"/>
              <w:lang w:val="en-US"/>
            </w:rPr>
          </w:rPrChange>
        </w:rPr>
        <w:t>lebih</w:t>
      </w:r>
      <w:proofErr w:type="spellEnd"/>
      <w:r w:rsidRPr="00BB0106">
        <w:rPr>
          <w:color w:val="000000"/>
          <w:rPrChange w:id="2832"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33" w:author="Andries Pandia" w:date="2025-08-26T08:27:00Z">
            <w:rPr>
              <w:rFonts w:eastAsiaTheme="majorEastAsia" w:cstheme="majorBidi"/>
              <w:b/>
              <w:bCs/>
              <w:color w:val="000000"/>
              <w:spacing w:val="-10"/>
              <w:sz w:val="28"/>
              <w:szCs w:val="28"/>
              <w:lang w:val="en-US"/>
            </w:rPr>
          </w:rPrChange>
        </w:rPr>
        <w:t>mudah</w:t>
      </w:r>
      <w:proofErr w:type="spellEnd"/>
      <w:r w:rsidRPr="00BB0106">
        <w:rPr>
          <w:color w:val="000000"/>
          <w:rPrChange w:id="2834"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35" w:author="Andries Pandia" w:date="2025-08-26T08:27:00Z">
            <w:rPr>
              <w:rFonts w:eastAsiaTheme="majorEastAsia" w:cstheme="majorBidi"/>
              <w:b/>
              <w:bCs/>
              <w:color w:val="000000"/>
              <w:spacing w:val="-10"/>
              <w:sz w:val="28"/>
              <w:szCs w:val="28"/>
              <w:lang w:val="en-US"/>
            </w:rPr>
          </w:rPrChange>
        </w:rPr>
        <w:t>dipahami</w:t>
      </w:r>
      <w:proofErr w:type="spellEnd"/>
      <w:r w:rsidRPr="00BB0106">
        <w:rPr>
          <w:color w:val="000000"/>
          <w:rPrChange w:id="2836"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37" w:author="Andries Pandia" w:date="2025-08-26T08:27:00Z">
            <w:rPr>
              <w:rFonts w:eastAsiaTheme="majorEastAsia" w:cstheme="majorBidi"/>
              <w:b/>
              <w:bCs/>
              <w:color w:val="000000"/>
              <w:spacing w:val="-10"/>
              <w:sz w:val="28"/>
              <w:szCs w:val="28"/>
              <w:lang w:val="en-US"/>
            </w:rPr>
          </w:rPrChange>
        </w:rPr>
        <w:t>Dengan</w:t>
      </w:r>
      <w:proofErr w:type="spellEnd"/>
      <w:r w:rsidRPr="00BB0106">
        <w:rPr>
          <w:color w:val="000000"/>
          <w:rPrChange w:id="2838"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39" w:author="Andries Pandia" w:date="2025-08-26T08:27:00Z">
            <w:rPr>
              <w:rFonts w:eastAsiaTheme="majorEastAsia" w:cstheme="majorBidi"/>
              <w:b/>
              <w:bCs/>
              <w:color w:val="000000"/>
              <w:spacing w:val="-10"/>
              <w:sz w:val="28"/>
              <w:szCs w:val="28"/>
              <w:lang w:val="en-US"/>
            </w:rPr>
          </w:rPrChange>
        </w:rPr>
        <w:t>menggunakan</w:t>
      </w:r>
      <w:proofErr w:type="spellEnd"/>
      <w:r w:rsidRPr="00BB0106">
        <w:rPr>
          <w:color w:val="000000"/>
          <w:rPrChange w:id="2840" w:author="Andries Pandia" w:date="2025-08-26T08:27:00Z">
            <w:rPr>
              <w:rFonts w:eastAsiaTheme="majorEastAsia" w:cstheme="majorBidi"/>
              <w:b/>
              <w:bCs/>
              <w:color w:val="000000"/>
              <w:spacing w:val="-10"/>
              <w:sz w:val="28"/>
              <w:szCs w:val="28"/>
              <w:lang w:val="en-US"/>
            </w:rPr>
          </w:rPrChange>
        </w:rPr>
        <w:t xml:space="preserve"> </w:t>
      </w:r>
      <w:commentRangeStart w:id="2841"/>
      <w:r w:rsidRPr="00BB0106">
        <w:rPr>
          <w:noProof/>
          <w:color w:val="000000"/>
          <w:lang w:val="id-ID"/>
          <w:rPrChange w:id="2842" w:author="Andries Pandia" w:date="2025-08-26T08:27:00Z">
            <w:rPr>
              <w:rFonts w:eastAsiaTheme="majorEastAsia" w:cstheme="majorBidi"/>
              <w:b/>
              <w:bCs/>
              <w:color w:val="000000"/>
              <w:spacing w:val="-10"/>
              <w:sz w:val="28"/>
              <w:szCs w:val="28"/>
              <w:lang w:val="en-US"/>
            </w:rPr>
          </w:rPrChange>
        </w:rPr>
        <w:t xml:space="preserve">perangkat dan </w:t>
      </w:r>
      <w:r w:rsidRPr="00BB0106">
        <w:rPr>
          <w:i/>
          <w:color w:val="000000"/>
          <w:lang w:val="en-ID"/>
          <w:rPrChange w:id="2843" w:author="Andries Pandia" w:date="2025-08-26T08:27:00Z">
            <w:rPr>
              <w:rFonts w:eastAsiaTheme="majorEastAsia" w:cstheme="majorBidi"/>
              <w:b/>
              <w:bCs/>
              <w:color w:val="000000"/>
              <w:spacing w:val="-10"/>
              <w:sz w:val="28"/>
              <w:szCs w:val="28"/>
              <w:lang w:val="en-US"/>
            </w:rPr>
          </w:rPrChange>
        </w:rPr>
        <w:t>software</w:t>
      </w:r>
      <w:commentRangeEnd w:id="2841"/>
      <w:r w:rsidR="00804B12" w:rsidRPr="00BB0106">
        <w:rPr>
          <w:rStyle w:val="CommentReference"/>
          <w:noProof/>
          <w:lang w:val="id-ID"/>
          <w:rPrChange w:id="2844" w:author="Andries Pandia" w:date="2025-08-26T08:27:00Z">
            <w:rPr>
              <w:rStyle w:val="CommentReference"/>
            </w:rPr>
          </w:rPrChange>
        </w:rPr>
        <w:commentReference w:id="2841"/>
      </w:r>
      <w:r w:rsidRPr="00BB0106">
        <w:rPr>
          <w:noProof/>
          <w:color w:val="000000"/>
          <w:lang w:val="id-ID"/>
          <w:rPrChange w:id="2845" w:author="Andries Pandia" w:date="2025-08-26T08:27:00Z">
            <w:rPr>
              <w:rFonts w:eastAsiaTheme="majorEastAsia" w:cstheme="majorBidi"/>
              <w:b/>
              <w:bCs/>
              <w:color w:val="000000"/>
              <w:spacing w:val="-10"/>
              <w:sz w:val="28"/>
              <w:szCs w:val="28"/>
              <w:lang w:val="en-US"/>
            </w:rPr>
          </w:rPrChange>
        </w:rPr>
        <w:t xml:space="preserve"> analisis data, informasi terkait korban, asal negara, dan bentuk eksploitasi dapat dipetakan secara terstruktur. Python sebagai salah satu bahasa pemrograman populer dalam </w:t>
      </w:r>
      <w:r w:rsidRPr="00BB0106">
        <w:rPr>
          <w:i/>
          <w:color w:val="000000"/>
          <w:lang w:val="en-ID"/>
          <w:rPrChange w:id="2846" w:author="Andries Pandia" w:date="2025-08-26T08:27:00Z">
            <w:rPr>
              <w:rFonts w:eastAsiaTheme="majorEastAsia" w:cstheme="majorBidi"/>
              <w:b/>
              <w:bCs/>
              <w:color w:val="000000"/>
              <w:spacing w:val="-10"/>
              <w:sz w:val="28"/>
              <w:szCs w:val="28"/>
              <w:lang w:val="en-US"/>
            </w:rPr>
          </w:rPrChange>
        </w:rPr>
        <w:t>data science</w:t>
      </w:r>
      <w:r w:rsidRPr="00BB0106">
        <w:rPr>
          <w:color w:val="000000"/>
          <w:lang w:val="en-ID"/>
          <w:rPrChange w:id="284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48" w:author="Andries Pandia" w:date="2025-08-26T08:27:00Z">
            <w:rPr>
              <w:rFonts w:eastAsiaTheme="majorEastAsia" w:cstheme="majorBidi"/>
              <w:b/>
              <w:bCs/>
              <w:color w:val="000000"/>
              <w:spacing w:val="-10"/>
              <w:sz w:val="28"/>
              <w:szCs w:val="28"/>
              <w:lang w:val="en-US"/>
            </w:rPr>
          </w:rPrChange>
        </w:rPr>
        <w:t>memiliki</w:t>
      </w:r>
      <w:proofErr w:type="spellEnd"/>
      <w:r w:rsidRPr="00BB0106">
        <w:rPr>
          <w:color w:val="000000"/>
          <w:rPrChange w:id="2849"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50" w:author="Andries Pandia" w:date="2025-08-26T08:27:00Z">
            <w:rPr>
              <w:rFonts w:eastAsiaTheme="majorEastAsia" w:cstheme="majorBidi"/>
              <w:b/>
              <w:bCs/>
              <w:color w:val="000000"/>
              <w:spacing w:val="-10"/>
              <w:sz w:val="28"/>
              <w:szCs w:val="28"/>
              <w:lang w:val="en-US"/>
            </w:rPr>
          </w:rPrChange>
        </w:rPr>
        <w:t>berbagai</w:t>
      </w:r>
      <w:proofErr w:type="spellEnd"/>
      <w:r w:rsidRPr="00BB0106">
        <w:rPr>
          <w:color w:val="000000"/>
          <w:rPrChange w:id="2851" w:author="Andries Pandia" w:date="2025-08-26T08:27:00Z">
            <w:rPr>
              <w:rFonts w:eastAsiaTheme="majorEastAsia" w:cstheme="majorBidi"/>
              <w:b/>
              <w:bCs/>
              <w:color w:val="000000"/>
              <w:spacing w:val="-10"/>
              <w:sz w:val="28"/>
              <w:szCs w:val="28"/>
              <w:lang w:val="en-US"/>
            </w:rPr>
          </w:rPrChange>
        </w:rPr>
        <w:t xml:space="preserve"> </w:t>
      </w:r>
      <w:r w:rsidRPr="00BB0106">
        <w:rPr>
          <w:i/>
          <w:color w:val="000000"/>
          <w:rPrChange w:id="2852" w:author="Andries Pandia" w:date="2025-08-26T08:27:00Z">
            <w:rPr>
              <w:rFonts w:eastAsiaTheme="majorEastAsia" w:cstheme="majorBidi"/>
              <w:b/>
              <w:bCs/>
              <w:color w:val="000000"/>
              <w:spacing w:val="-10"/>
              <w:sz w:val="28"/>
              <w:szCs w:val="28"/>
              <w:lang w:val="en-US"/>
            </w:rPr>
          </w:rPrChange>
        </w:rPr>
        <w:t>library</w:t>
      </w:r>
      <w:r w:rsidRPr="00BB0106">
        <w:rPr>
          <w:color w:val="000000"/>
          <w:lang w:val="en-ID"/>
          <w:rPrChange w:id="285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54" w:author="Andries Pandia" w:date="2025-08-26T08:27:00Z">
            <w:rPr>
              <w:rFonts w:eastAsiaTheme="majorEastAsia" w:cstheme="majorBidi"/>
              <w:b/>
              <w:bCs/>
              <w:color w:val="000000"/>
              <w:spacing w:val="-10"/>
              <w:sz w:val="28"/>
              <w:szCs w:val="28"/>
              <w:lang w:val="en-US"/>
            </w:rPr>
          </w:rPrChange>
        </w:rPr>
        <w:t>seperti</w:t>
      </w:r>
      <w:proofErr w:type="spellEnd"/>
      <w:r w:rsidRPr="00BB0106">
        <w:rPr>
          <w:color w:val="000000"/>
          <w:rPrChange w:id="2855" w:author="Andries Pandia" w:date="2025-08-26T08:27:00Z">
            <w:rPr>
              <w:rFonts w:eastAsiaTheme="majorEastAsia" w:cstheme="majorBidi"/>
              <w:b/>
              <w:bCs/>
              <w:color w:val="000000"/>
              <w:spacing w:val="-10"/>
              <w:sz w:val="28"/>
              <w:szCs w:val="28"/>
              <w:lang w:val="en-US"/>
            </w:rPr>
          </w:rPrChange>
        </w:rPr>
        <w:t xml:space="preserve"> Pandas, Seaborn, dan Matplotlib yang </w:t>
      </w:r>
      <w:proofErr w:type="spellStart"/>
      <w:r w:rsidRPr="00BB0106">
        <w:rPr>
          <w:color w:val="000000"/>
          <w:rPrChange w:id="2856" w:author="Andries Pandia" w:date="2025-08-26T08:27:00Z">
            <w:rPr>
              <w:rFonts w:eastAsiaTheme="majorEastAsia" w:cstheme="majorBidi"/>
              <w:b/>
              <w:bCs/>
              <w:color w:val="000000"/>
              <w:spacing w:val="-10"/>
              <w:sz w:val="28"/>
              <w:szCs w:val="28"/>
              <w:lang w:val="en-US"/>
            </w:rPr>
          </w:rPrChange>
        </w:rPr>
        <w:t>mendukung</w:t>
      </w:r>
      <w:proofErr w:type="spellEnd"/>
      <w:r w:rsidRPr="00BB0106">
        <w:rPr>
          <w:color w:val="000000"/>
          <w:rPrChange w:id="2857"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58" w:author="Andries Pandia" w:date="2025-08-26T08:27:00Z">
            <w:rPr>
              <w:rFonts w:eastAsiaTheme="majorEastAsia" w:cstheme="majorBidi"/>
              <w:b/>
              <w:bCs/>
              <w:color w:val="000000"/>
              <w:spacing w:val="-10"/>
              <w:sz w:val="28"/>
              <w:szCs w:val="28"/>
              <w:lang w:val="en-US"/>
            </w:rPr>
          </w:rPrChange>
        </w:rPr>
        <w:t>analisis</w:t>
      </w:r>
      <w:proofErr w:type="spellEnd"/>
      <w:r w:rsidRPr="00BB0106">
        <w:rPr>
          <w:color w:val="000000"/>
          <w:rPrChange w:id="2859" w:author="Andries Pandia" w:date="2025-08-26T08:27:00Z">
            <w:rPr>
              <w:rFonts w:eastAsiaTheme="majorEastAsia" w:cstheme="majorBidi"/>
              <w:b/>
              <w:bCs/>
              <w:color w:val="000000"/>
              <w:spacing w:val="-10"/>
              <w:sz w:val="28"/>
              <w:szCs w:val="28"/>
              <w:lang w:val="en-US"/>
            </w:rPr>
          </w:rPrChange>
        </w:rPr>
        <w:t xml:space="preserve"> dan </w:t>
      </w:r>
      <w:proofErr w:type="spellStart"/>
      <w:r w:rsidRPr="00BB0106">
        <w:rPr>
          <w:color w:val="000000"/>
          <w:rPrChange w:id="2860" w:author="Andries Pandia" w:date="2025-08-26T08:27:00Z">
            <w:rPr>
              <w:rFonts w:eastAsiaTheme="majorEastAsia" w:cstheme="majorBidi"/>
              <w:b/>
              <w:bCs/>
              <w:color w:val="000000"/>
              <w:spacing w:val="-10"/>
              <w:sz w:val="28"/>
              <w:szCs w:val="28"/>
              <w:lang w:val="en-US"/>
            </w:rPr>
          </w:rPrChange>
        </w:rPr>
        <w:t>visualisasi</w:t>
      </w:r>
      <w:proofErr w:type="spellEnd"/>
      <w:r w:rsidRPr="00BB0106">
        <w:rPr>
          <w:color w:val="000000"/>
          <w:rPrChange w:id="2861"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62" w:author="Andries Pandia" w:date="2025-08-26T08:27:00Z">
            <w:rPr>
              <w:rFonts w:eastAsiaTheme="majorEastAsia" w:cstheme="majorBidi"/>
              <w:b/>
              <w:bCs/>
              <w:color w:val="000000"/>
              <w:spacing w:val="-10"/>
              <w:sz w:val="28"/>
              <w:szCs w:val="28"/>
              <w:lang w:val="en-US"/>
            </w:rPr>
          </w:rPrChange>
        </w:rPr>
        <w:t>secara</w:t>
      </w:r>
      <w:proofErr w:type="spellEnd"/>
      <w:r w:rsidRPr="00BB0106">
        <w:rPr>
          <w:color w:val="000000"/>
          <w:rPrChange w:id="2863" w:author="Andries Pandia" w:date="2025-08-26T08:27:00Z">
            <w:rPr>
              <w:rFonts w:eastAsiaTheme="majorEastAsia" w:cstheme="majorBidi"/>
              <w:b/>
              <w:bCs/>
              <w:color w:val="000000"/>
              <w:spacing w:val="-10"/>
              <w:sz w:val="28"/>
              <w:szCs w:val="28"/>
              <w:lang w:val="en-US"/>
            </w:rPr>
          </w:rPrChange>
        </w:rPr>
        <w:t xml:space="preserve"> </w:t>
      </w:r>
      <w:proofErr w:type="spellStart"/>
      <w:r w:rsidRPr="00BB0106">
        <w:rPr>
          <w:color w:val="000000"/>
          <w:rPrChange w:id="2864" w:author="Andries Pandia" w:date="2025-08-26T08:27:00Z">
            <w:rPr>
              <w:rFonts w:eastAsiaTheme="majorEastAsia" w:cstheme="majorBidi"/>
              <w:b/>
              <w:bCs/>
              <w:color w:val="000000"/>
              <w:spacing w:val="-10"/>
              <w:sz w:val="28"/>
              <w:szCs w:val="28"/>
              <w:lang w:val="en-US"/>
            </w:rPr>
          </w:rPrChange>
        </w:rPr>
        <w:t>efisien</w:t>
      </w:r>
      <w:proofErr w:type="spellEnd"/>
      <w:r w:rsidRPr="00BB0106">
        <w:rPr>
          <w:color w:val="000000"/>
          <w:rPrChange w:id="2865" w:author="Andries Pandia" w:date="2025-08-26T08:27:00Z">
            <w:rPr>
              <w:rFonts w:eastAsiaTheme="majorEastAsia" w:cstheme="majorBidi"/>
              <w:b/>
              <w:bCs/>
              <w:color w:val="000000"/>
              <w:spacing w:val="-10"/>
              <w:sz w:val="28"/>
              <w:szCs w:val="28"/>
              <w:lang w:val="en-US"/>
            </w:rPr>
          </w:rPrChange>
        </w:rPr>
        <w:t xml:space="preserve">. </w:t>
      </w:r>
    </w:p>
    <w:p w14:paraId="01F32A88" w14:textId="6E6403EF" w:rsidR="0010116E" w:rsidRPr="00BB0106" w:rsidDel="009C6C36" w:rsidRDefault="0010116E" w:rsidP="00AF4743">
      <w:pPr>
        <w:ind w:firstLine="709"/>
        <w:rPr>
          <w:del w:id="2866" w:author="Andries Pandia" w:date="2025-08-21T16:40:00Z"/>
          <w:noProof/>
          <w:color w:val="000000"/>
          <w:kern w:val="2"/>
          <w:lang w:val="id-ID"/>
          <w14:ligatures w14:val="standardContextual"/>
          <w:rPrChange w:id="2867" w:author="Andries Pandia" w:date="2025-08-26T08:27:00Z">
            <w:rPr>
              <w:del w:id="2868" w:author="Andries Pandia" w:date="2025-08-21T16:40:00Z"/>
              <w:color w:val="000000"/>
              <w:lang w:val="en-US"/>
            </w:rPr>
          </w:rPrChange>
        </w:rPr>
      </w:pPr>
      <w:r w:rsidRPr="00BB0106">
        <w:rPr>
          <w:noProof/>
          <w:color w:val="000000"/>
          <w:lang w:val="id-ID"/>
          <w:rPrChange w:id="2869" w:author="Andries Pandia" w:date="2025-08-26T08:27:00Z">
            <w:rPr>
              <w:rFonts w:eastAsiaTheme="majorEastAsia" w:cstheme="majorBidi"/>
              <w:b/>
              <w:color w:val="000000"/>
              <w:spacing w:val="15"/>
              <w:szCs w:val="28"/>
              <w:lang w:val="en-US"/>
            </w:rPr>
          </w:rPrChange>
        </w:rPr>
        <w:t xml:space="preserve">Penelitian ini bertujuan untuk menjawab kebutuhan akan informasi berbasis data terkait perdagangan manusia, dengan cara melakukan eksplorasi dan analisis terhadap </w:t>
      </w:r>
      <w:r w:rsidRPr="00BB0106">
        <w:rPr>
          <w:i/>
          <w:noProof/>
          <w:color w:val="000000"/>
          <w:lang w:val="id-ID"/>
          <w:rPrChange w:id="2870" w:author="Andries Pandia" w:date="2025-08-26T08:27:00Z">
            <w:rPr>
              <w:rFonts w:eastAsiaTheme="majorEastAsia" w:cstheme="majorBidi"/>
              <w:b/>
              <w:color w:val="000000"/>
              <w:spacing w:val="15"/>
              <w:szCs w:val="28"/>
              <w:lang w:val="en-US"/>
            </w:rPr>
          </w:rPrChange>
        </w:rPr>
        <w:t>dataset</w:t>
      </w:r>
      <w:r w:rsidRPr="00BB0106">
        <w:rPr>
          <w:color w:val="000000"/>
          <w:lang w:val="en-ID"/>
          <w:rPrChange w:id="2871" w:author="Andries Pandia" w:date="2025-08-26T08:27:00Z">
            <w:rPr>
              <w:rFonts w:eastAsiaTheme="majorEastAsia" w:cstheme="majorBidi"/>
              <w:b/>
              <w:color w:val="000000"/>
              <w:spacing w:val="15"/>
              <w:szCs w:val="28"/>
              <w:lang w:val="en-US"/>
            </w:rPr>
          </w:rPrChange>
        </w:rPr>
        <w:t xml:space="preserve"> global. </w:t>
      </w:r>
      <w:proofErr w:type="spellStart"/>
      <w:r w:rsidRPr="00BB0106">
        <w:rPr>
          <w:color w:val="000000"/>
          <w:rPrChange w:id="2872" w:author="Andries Pandia" w:date="2025-08-26T08:27:00Z">
            <w:rPr>
              <w:rFonts w:eastAsiaTheme="majorEastAsia" w:cstheme="majorBidi"/>
              <w:b/>
              <w:color w:val="000000"/>
              <w:spacing w:val="15"/>
              <w:szCs w:val="28"/>
              <w:lang w:val="en-US"/>
            </w:rPr>
          </w:rPrChange>
        </w:rPr>
        <w:t>Diharapkan</w:t>
      </w:r>
      <w:proofErr w:type="spellEnd"/>
      <w:r w:rsidRPr="00BB0106">
        <w:rPr>
          <w:color w:val="000000"/>
          <w:rPrChange w:id="2873"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74" w:author="Andries Pandia" w:date="2025-08-26T08:27:00Z">
            <w:rPr>
              <w:rFonts w:eastAsiaTheme="majorEastAsia" w:cstheme="majorBidi"/>
              <w:b/>
              <w:color w:val="000000"/>
              <w:spacing w:val="15"/>
              <w:szCs w:val="28"/>
              <w:lang w:val="en-US"/>
            </w:rPr>
          </w:rPrChange>
        </w:rPr>
        <w:t>hasil</w:t>
      </w:r>
      <w:proofErr w:type="spellEnd"/>
      <w:r w:rsidRPr="00BB0106">
        <w:rPr>
          <w:color w:val="000000"/>
          <w:rPrChange w:id="2875"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76" w:author="Andries Pandia" w:date="2025-08-26T08:27:00Z">
            <w:rPr>
              <w:rFonts w:eastAsiaTheme="majorEastAsia" w:cstheme="majorBidi"/>
              <w:b/>
              <w:color w:val="000000"/>
              <w:spacing w:val="15"/>
              <w:szCs w:val="28"/>
              <w:lang w:val="en-US"/>
            </w:rPr>
          </w:rPrChange>
        </w:rPr>
        <w:t>dari</w:t>
      </w:r>
      <w:proofErr w:type="spellEnd"/>
      <w:r w:rsidRPr="00BB0106">
        <w:rPr>
          <w:color w:val="000000"/>
          <w:rPrChange w:id="2877"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78" w:author="Andries Pandia" w:date="2025-08-26T08:27:00Z">
            <w:rPr>
              <w:rFonts w:eastAsiaTheme="majorEastAsia" w:cstheme="majorBidi"/>
              <w:b/>
              <w:color w:val="000000"/>
              <w:spacing w:val="15"/>
              <w:szCs w:val="28"/>
              <w:lang w:val="en-US"/>
            </w:rPr>
          </w:rPrChange>
        </w:rPr>
        <w:t>penelitian</w:t>
      </w:r>
      <w:proofErr w:type="spellEnd"/>
      <w:r w:rsidRPr="00BB0106">
        <w:rPr>
          <w:color w:val="000000"/>
          <w:rPrChange w:id="2879"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80" w:author="Andries Pandia" w:date="2025-08-26T08:27:00Z">
            <w:rPr>
              <w:rFonts w:eastAsiaTheme="majorEastAsia" w:cstheme="majorBidi"/>
              <w:b/>
              <w:color w:val="000000"/>
              <w:spacing w:val="15"/>
              <w:szCs w:val="28"/>
              <w:lang w:val="en-US"/>
            </w:rPr>
          </w:rPrChange>
        </w:rPr>
        <w:t>ini</w:t>
      </w:r>
      <w:proofErr w:type="spellEnd"/>
      <w:r w:rsidRPr="00BB0106">
        <w:rPr>
          <w:color w:val="000000"/>
          <w:rPrChange w:id="2881"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82" w:author="Andries Pandia" w:date="2025-08-26T08:27:00Z">
            <w:rPr>
              <w:rFonts w:eastAsiaTheme="majorEastAsia" w:cstheme="majorBidi"/>
              <w:b/>
              <w:color w:val="000000"/>
              <w:spacing w:val="15"/>
              <w:szCs w:val="28"/>
              <w:lang w:val="en-US"/>
            </w:rPr>
          </w:rPrChange>
        </w:rPr>
        <w:t>dapat</w:t>
      </w:r>
      <w:proofErr w:type="spellEnd"/>
      <w:r w:rsidRPr="00BB0106">
        <w:rPr>
          <w:color w:val="000000"/>
          <w:rPrChange w:id="2883"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84" w:author="Andries Pandia" w:date="2025-08-26T08:27:00Z">
            <w:rPr>
              <w:rFonts w:eastAsiaTheme="majorEastAsia" w:cstheme="majorBidi"/>
              <w:b/>
              <w:color w:val="000000"/>
              <w:spacing w:val="15"/>
              <w:szCs w:val="28"/>
              <w:lang w:val="en-US"/>
            </w:rPr>
          </w:rPrChange>
        </w:rPr>
        <w:t>memberikan</w:t>
      </w:r>
      <w:proofErr w:type="spellEnd"/>
      <w:r w:rsidRPr="00BB0106">
        <w:rPr>
          <w:color w:val="000000"/>
          <w:rPrChange w:id="2885"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86" w:author="Andries Pandia" w:date="2025-08-26T08:27:00Z">
            <w:rPr>
              <w:rFonts w:eastAsiaTheme="majorEastAsia" w:cstheme="majorBidi"/>
              <w:b/>
              <w:color w:val="000000"/>
              <w:spacing w:val="15"/>
              <w:szCs w:val="28"/>
              <w:lang w:val="en-US"/>
            </w:rPr>
          </w:rPrChange>
        </w:rPr>
        <w:t>kontribusi</w:t>
      </w:r>
      <w:proofErr w:type="spellEnd"/>
      <w:r w:rsidRPr="00BB0106">
        <w:rPr>
          <w:color w:val="000000"/>
          <w:rPrChange w:id="2887"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88" w:author="Andries Pandia" w:date="2025-08-26T08:27:00Z">
            <w:rPr>
              <w:rFonts w:eastAsiaTheme="majorEastAsia" w:cstheme="majorBidi"/>
              <w:b/>
              <w:color w:val="000000"/>
              <w:spacing w:val="15"/>
              <w:szCs w:val="28"/>
              <w:lang w:val="en-US"/>
            </w:rPr>
          </w:rPrChange>
        </w:rPr>
        <w:t>akademik</w:t>
      </w:r>
      <w:proofErr w:type="spellEnd"/>
      <w:r w:rsidRPr="00BB0106">
        <w:rPr>
          <w:color w:val="000000"/>
          <w:rPrChange w:id="2889" w:author="Andries Pandia" w:date="2025-08-26T08:27:00Z">
            <w:rPr>
              <w:rFonts w:eastAsiaTheme="majorEastAsia" w:cstheme="majorBidi"/>
              <w:b/>
              <w:color w:val="000000"/>
              <w:spacing w:val="15"/>
              <w:szCs w:val="28"/>
              <w:lang w:val="en-US"/>
            </w:rPr>
          </w:rPrChange>
        </w:rPr>
        <w:t xml:space="preserve"> dan </w:t>
      </w:r>
      <w:proofErr w:type="spellStart"/>
      <w:r w:rsidRPr="00BB0106">
        <w:rPr>
          <w:color w:val="000000"/>
          <w:rPrChange w:id="2890" w:author="Andries Pandia" w:date="2025-08-26T08:27:00Z">
            <w:rPr>
              <w:rFonts w:eastAsiaTheme="majorEastAsia" w:cstheme="majorBidi"/>
              <w:b/>
              <w:color w:val="000000"/>
              <w:spacing w:val="15"/>
              <w:szCs w:val="28"/>
              <w:lang w:val="en-US"/>
            </w:rPr>
          </w:rPrChange>
        </w:rPr>
        <w:t>praktis</w:t>
      </w:r>
      <w:proofErr w:type="spellEnd"/>
      <w:r w:rsidRPr="00BB0106">
        <w:rPr>
          <w:color w:val="000000"/>
          <w:rPrChange w:id="2891"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92" w:author="Andries Pandia" w:date="2025-08-26T08:27:00Z">
            <w:rPr>
              <w:rFonts w:eastAsiaTheme="majorEastAsia" w:cstheme="majorBidi"/>
              <w:b/>
              <w:color w:val="000000"/>
              <w:spacing w:val="15"/>
              <w:szCs w:val="28"/>
              <w:lang w:val="en-US"/>
            </w:rPr>
          </w:rPrChange>
        </w:rPr>
        <w:t>dalam</w:t>
      </w:r>
      <w:proofErr w:type="spellEnd"/>
      <w:r w:rsidRPr="00BB0106">
        <w:rPr>
          <w:color w:val="000000"/>
          <w:rPrChange w:id="2893"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94" w:author="Andries Pandia" w:date="2025-08-26T08:27:00Z">
            <w:rPr>
              <w:rFonts w:eastAsiaTheme="majorEastAsia" w:cstheme="majorBidi"/>
              <w:b/>
              <w:color w:val="000000"/>
              <w:spacing w:val="15"/>
              <w:szCs w:val="28"/>
              <w:lang w:val="en-US"/>
            </w:rPr>
          </w:rPrChange>
        </w:rPr>
        <w:t>upaya</w:t>
      </w:r>
      <w:proofErr w:type="spellEnd"/>
      <w:r w:rsidRPr="00BB0106">
        <w:rPr>
          <w:color w:val="000000"/>
          <w:rPrChange w:id="2895"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96" w:author="Andries Pandia" w:date="2025-08-26T08:27:00Z">
            <w:rPr>
              <w:rFonts w:eastAsiaTheme="majorEastAsia" w:cstheme="majorBidi"/>
              <w:b/>
              <w:color w:val="000000"/>
              <w:spacing w:val="15"/>
              <w:szCs w:val="28"/>
              <w:lang w:val="en-US"/>
            </w:rPr>
          </w:rPrChange>
        </w:rPr>
        <w:t>penanggulangan</w:t>
      </w:r>
      <w:proofErr w:type="spellEnd"/>
      <w:r w:rsidRPr="00BB0106">
        <w:rPr>
          <w:color w:val="000000"/>
          <w:rPrChange w:id="2897"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898" w:author="Andries Pandia" w:date="2025-08-26T08:27:00Z">
            <w:rPr>
              <w:rFonts w:eastAsiaTheme="majorEastAsia" w:cstheme="majorBidi"/>
              <w:b/>
              <w:color w:val="000000"/>
              <w:spacing w:val="15"/>
              <w:szCs w:val="28"/>
              <w:lang w:val="en-US"/>
            </w:rPr>
          </w:rPrChange>
        </w:rPr>
        <w:t>perdagangan</w:t>
      </w:r>
      <w:proofErr w:type="spellEnd"/>
      <w:r w:rsidRPr="00BB0106">
        <w:rPr>
          <w:color w:val="000000"/>
          <w:rPrChange w:id="2899" w:author="Andries Pandia" w:date="2025-08-26T08:27:00Z">
            <w:rPr>
              <w:rFonts w:eastAsiaTheme="majorEastAsia" w:cstheme="majorBidi"/>
              <w:b/>
              <w:color w:val="000000"/>
              <w:spacing w:val="15"/>
              <w:szCs w:val="28"/>
              <w:lang w:val="en-US"/>
            </w:rPr>
          </w:rPrChange>
        </w:rPr>
        <w:t xml:space="preserve"> </w:t>
      </w:r>
      <w:r w:rsidRPr="00BB0106">
        <w:rPr>
          <w:noProof/>
          <w:color w:val="000000"/>
          <w:lang w:val="id-ID"/>
          <w:rPrChange w:id="2900" w:author="Andries Pandia" w:date="2025-08-26T08:27:00Z">
            <w:rPr>
              <w:rFonts w:eastAsiaTheme="majorEastAsia" w:cstheme="majorBidi"/>
              <w:b/>
              <w:color w:val="000000"/>
              <w:spacing w:val="15"/>
              <w:szCs w:val="28"/>
              <w:lang w:val="en-US"/>
            </w:rPr>
          </w:rPrChange>
        </w:rPr>
        <w:lastRenderedPageBreak/>
        <w:t xml:space="preserve">manusia, serta meningkatkan kesadaran mahasiswa terhadap peran </w:t>
      </w:r>
      <w:r w:rsidRPr="00BB0106">
        <w:rPr>
          <w:i/>
          <w:color w:val="000000"/>
          <w:lang w:val="en-ID"/>
          <w:rPrChange w:id="2901" w:author="Andries Pandia" w:date="2025-08-26T08:27:00Z">
            <w:rPr>
              <w:rFonts w:eastAsiaTheme="majorEastAsia" w:cstheme="majorBidi"/>
              <w:b/>
              <w:color w:val="000000"/>
              <w:spacing w:val="15"/>
              <w:szCs w:val="28"/>
              <w:lang w:val="en-US"/>
            </w:rPr>
          </w:rPrChange>
        </w:rPr>
        <w:t>data science</w:t>
      </w:r>
      <w:r w:rsidRPr="00BB0106">
        <w:rPr>
          <w:color w:val="000000"/>
          <w:lang w:val="en-ID"/>
          <w:rPrChange w:id="2902"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903" w:author="Andries Pandia" w:date="2025-08-26T08:27:00Z">
            <w:rPr>
              <w:rFonts w:eastAsiaTheme="majorEastAsia" w:cstheme="majorBidi"/>
              <w:b/>
              <w:color w:val="000000"/>
              <w:spacing w:val="15"/>
              <w:szCs w:val="28"/>
              <w:lang w:val="en-US"/>
            </w:rPr>
          </w:rPrChange>
        </w:rPr>
        <w:t>dalam</w:t>
      </w:r>
      <w:proofErr w:type="spellEnd"/>
      <w:r w:rsidRPr="00BB0106">
        <w:rPr>
          <w:color w:val="000000"/>
          <w:rPrChange w:id="2904"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905" w:author="Andries Pandia" w:date="2025-08-26T08:27:00Z">
            <w:rPr>
              <w:rFonts w:eastAsiaTheme="majorEastAsia" w:cstheme="majorBidi"/>
              <w:b/>
              <w:color w:val="000000"/>
              <w:spacing w:val="15"/>
              <w:szCs w:val="28"/>
              <w:lang w:val="en-US"/>
            </w:rPr>
          </w:rPrChange>
        </w:rPr>
        <w:t>isu-isu</w:t>
      </w:r>
      <w:proofErr w:type="spellEnd"/>
      <w:r w:rsidRPr="00BB0106">
        <w:rPr>
          <w:color w:val="000000"/>
          <w:rPrChange w:id="2906" w:author="Andries Pandia" w:date="2025-08-26T08:27:00Z">
            <w:rPr>
              <w:rFonts w:eastAsiaTheme="majorEastAsia" w:cstheme="majorBidi"/>
              <w:b/>
              <w:color w:val="000000"/>
              <w:spacing w:val="15"/>
              <w:szCs w:val="28"/>
              <w:lang w:val="en-US"/>
            </w:rPr>
          </w:rPrChange>
        </w:rPr>
        <w:t xml:space="preserve"> </w:t>
      </w:r>
      <w:proofErr w:type="spellStart"/>
      <w:r w:rsidRPr="00BB0106">
        <w:rPr>
          <w:color w:val="000000"/>
          <w:rPrChange w:id="2907" w:author="Andries Pandia" w:date="2025-08-26T08:27:00Z">
            <w:rPr>
              <w:rFonts w:eastAsiaTheme="majorEastAsia" w:cstheme="majorBidi"/>
              <w:b/>
              <w:color w:val="000000"/>
              <w:spacing w:val="15"/>
              <w:szCs w:val="28"/>
              <w:lang w:val="en-US"/>
            </w:rPr>
          </w:rPrChange>
        </w:rPr>
        <w:t>sosial</w:t>
      </w:r>
      <w:proofErr w:type="spellEnd"/>
      <w:r w:rsidRPr="00BB0106">
        <w:rPr>
          <w:color w:val="000000"/>
          <w:rPrChange w:id="2908" w:author="Andries Pandia" w:date="2025-08-26T08:27:00Z">
            <w:rPr>
              <w:rFonts w:eastAsiaTheme="majorEastAsia" w:cstheme="majorBidi"/>
              <w:b/>
              <w:color w:val="000000"/>
              <w:spacing w:val="15"/>
              <w:szCs w:val="28"/>
              <w:lang w:val="en-US"/>
            </w:rPr>
          </w:rPrChange>
        </w:rPr>
        <w:t xml:space="preserve"> global</w:t>
      </w:r>
      <w:ins w:id="2909" w:author="Andries Pandia" w:date="2025-08-21T16:40:00Z">
        <w:r w:rsidR="00E11D63" w:rsidRPr="00BB0106">
          <w:rPr>
            <w:color w:val="000000"/>
            <w:lang w:val="en-ID"/>
            <w:rPrChange w:id="2910" w:author="Andries Pandia" w:date="2025-08-26T08:27:00Z">
              <w:rPr>
                <w:rFonts w:eastAsiaTheme="majorEastAsia" w:cstheme="majorBidi"/>
                <w:b/>
                <w:color w:val="000000"/>
                <w:spacing w:val="15"/>
                <w:szCs w:val="28"/>
                <w:lang w:val="en-US"/>
              </w:rPr>
            </w:rPrChange>
          </w:rPr>
          <w:t>.</w:t>
        </w:r>
      </w:ins>
    </w:p>
    <w:p w14:paraId="7ACCB847" w14:textId="77777777" w:rsidR="009C6C36" w:rsidRPr="00BB0106" w:rsidRDefault="009C6C36">
      <w:pPr>
        <w:rPr>
          <w:ins w:id="2911" w:author="Andries Pandia" w:date="2025-08-25T20:41:00Z"/>
          <w:lang w:val="id-ID"/>
          <w:rPrChange w:id="2912" w:author="Andries Pandia" w:date="2025-08-26T08:27:00Z">
            <w:rPr>
              <w:ins w:id="2913" w:author="Andries Pandia" w:date="2025-08-25T20:41:00Z"/>
            </w:rPr>
          </w:rPrChange>
        </w:rPr>
        <w:pPrChange w:id="2914" w:author="Andries Pandia" w:date="2025-08-21T16:40:00Z">
          <w:pPr>
            <w:pStyle w:val="Heading2"/>
          </w:pPr>
        </w:pPrChange>
      </w:pPr>
    </w:p>
    <w:p w14:paraId="1A8672B0" w14:textId="77777777" w:rsidR="00E11D63" w:rsidRPr="00BB0106" w:rsidRDefault="00E11D63" w:rsidP="00AF4743">
      <w:pPr>
        <w:ind w:firstLine="709"/>
        <w:rPr>
          <w:ins w:id="2915" w:author="Andries Pandia" w:date="2025-08-21T16:40:00Z"/>
          <w:noProof/>
          <w:color w:val="000000"/>
          <w:lang w:val="id-ID"/>
          <w:rPrChange w:id="2916" w:author="Andries Pandia" w:date="2025-08-26T08:27:00Z">
            <w:rPr>
              <w:ins w:id="2917" w:author="Andries Pandia" w:date="2025-08-21T16:40:00Z"/>
              <w:color w:val="000000"/>
              <w:lang w:val="en-US"/>
            </w:rPr>
          </w:rPrChange>
        </w:rPr>
      </w:pPr>
    </w:p>
    <w:p w14:paraId="19B192EC" w14:textId="663D8972" w:rsidR="006B5570" w:rsidRPr="00BB0106" w:rsidDel="00E11D63" w:rsidRDefault="006B5570">
      <w:pPr>
        <w:pStyle w:val="Heading2"/>
        <w:rPr>
          <w:del w:id="2918" w:author="Andries Pandia" w:date="2025-08-21T16:35:00Z"/>
          <w:lang w:val="id-ID"/>
          <w:rPrChange w:id="2919" w:author="Andries Pandia" w:date="2025-08-26T08:27:00Z">
            <w:rPr>
              <w:del w:id="2920" w:author="Andries Pandia" w:date="2025-08-21T16:35:00Z"/>
            </w:rPr>
          </w:rPrChange>
        </w:rPr>
      </w:pPr>
      <w:bookmarkStart w:id="2921" w:name="_Toc205565582"/>
    </w:p>
    <w:p w14:paraId="54ADB11A" w14:textId="32A34D11" w:rsidR="006B5570" w:rsidRPr="00BB0106" w:rsidDel="00E11D63" w:rsidRDefault="006B5570">
      <w:pPr>
        <w:pStyle w:val="Heading2"/>
        <w:rPr>
          <w:del w:id="2922" w:author="Andries Pandia" w:date="2025-08-21T16:35:00Z"/>
          <w:lang w:val="id-ID"/>
          <w:rPrChange w:id="2923" w:author="Andries Pandia" w:date="2025-08-26T08:27:00Z">
            <w:rPr>
              <w:del w:id="2924" w:author="Andries Pandia" w:date="2025-08-21T16:35:00Z"/>
            </w:rPr>
          </w:rPrChange>
        </w:rPr>
      </w:pPr>
    </w:p>
    <w:p w14:paraId="5BFDEE3E" w14:textId="04A3F6B6" w:rsidR="00BE6C11" w:rsidRPr="00BB0106" w:rsidRDefault="00BE6C11">
      <w:pPr>
        <w:pStyle w:val="Heading2"/>
        <w:rPr>
          <w:lang w:val="id-ID"/>
          <w:rPrChange w:id="2925" w:author="Andries Pandia" w:date="2025-08-26T08:27:00Z">
            <w:rPr/>
          </w:rPrChange>
        </w:rPr>
      </w:pPr>
      <w:bookmarkStart w:id="2926" w:name="_Toc205823104"/>
      <w:bookmarkStart w:id="2927" w:name="_Toc205823176"/>
      <w:bookmarkStart w:id="2928" w:name="_Toc205823339"/>
      <w:bookmarkStart w:id="2929" w:name="_Toc205823446"/>
      <w:bookmarkStart w:id="2930" w:name="_Toc206166259"/>
      <w:bookmarkStart w:id="2931" w:name="_Toc206780690"/>
      <w:r w:rsidRPr="00BB0106">
        <w:rPr>
          <w:lang w:val="id-ID"/>
          <w:rPrChange w:id="2932" w:author="Andries Pandia" w:date="2025-08-26T08:27:00Z">
            <w:rPr/>
          </w:rPrChange>
        </w:rPr>
        <w:t>1.2</w:t>
      </w:r>
      <w:ins w:id="2933" w:author="Andries Pandia" w:date="2025-08-21T16:35:00Z">
        <w:r w:rsidR="00E11D63" w:rsidRPr="00BB0106">
          <w:rPr>
            <w:lang w:val="id-ID"/>
            <w:rPrChange w:id="2934" w:author="Andries Pandia" w:date="2025-08-26T08:27:00Z">
              <w:rPr/>
            </w:rPrChange>
          </w:rPr>
          <w:t>.</w:t>
        </w:r>
      </w:ins>
      <w:ins w:id="2935" w:author="Andries Pandia" w:date="2025-08-22T17:57:00Z">
        <w:r w:rsidR="00CA78FC" w:rsidRPr="00BB0106">
          <w:rPr>
            <w:lang w:val="id-ID"/>
            <w:rPrChange w:id="2936" w:author="Andries Pandia" w:date="2025-08-26T08:27:00Z">
              <w:rPr/>
            </w:rPrChange>
          </w:rPr>
          <w:tab/>
        </w:r>
      </w:ins>
      <w:del w:id="2937" w:author="Andries Pandia" w:date="2025-08-21T16:38:00Z">
        <w:r w:rsidRPr="00BB0106" w:rsidDel="00E11D63">
          <w:rPr>
            <w:lang w:val="id-ID"/>
            <w:rPrChange w:id="2938" w:author="Andries Pandia" w:date="2025-08-26T08:27:00Z">
              <w:rPr/>
            </w:rPrChange>
          </w:rPr>
          <w:delText xml:space="preserve"> </w:delText>
        </w:r>
        <w:r w:rsidR="00610265" w:rsidRPr="00BB0106" w:rsidDel="00E11D63">
          <w:rPr>
            <w:lang w:val="id-ID"/>
            <w:rPrChange w:id="2939" w:author="Andries Pandia" w:date="2025-08-26T08:27:00Z">
              <w:rPr/>
            </w:rPrChange>
          </w:rPr>
          <w:tab/>
        </w:r>
      </w:del>
      <w:r w:rsidRPr="00BB0106">
        <w:rPr>
          <w:lang w:val="id-ID"/>
          <w:rPrChange w:id="2940" w:author="Andries Pandia" w:date="2025-08-26T08:27:00Z">
            <w:rPr/>
          </w:rPrChange>
        </w:rPr>
        <w:t>Ruang Lingkup</w:t>
      </w:r>
      <w:bookmarkEnd w:id="2921"/>
      <w:bookmarkEnd w:id="2926"/>
      <w:bookmarkEnd w:id="2927"/>
      <w:bookmarkEnd w:id="2928"/>
      <w:bookmarkEnd w:id="2929"/>
      <w:bookmarkEnd w:id="2930"/>
      <w:bookmarkEnd w:id="2931"/>
    </w:p>
    <w:p w14:paraId="7DB7A8A9" w14:textId="1CD7E4ED" w:rsidR="0010116E" w:rsidRPr="00BB0106" w:rsidRDefault="0010116E">
      <w:pPr>
        <w:contextualSpacing/>
        <w:rPr>
          <w:noProof/>
          <w:kern w:val="2"/>
          <w:lang w:val="id-ID"/>
          <w14:ligatures w14:val="standardContextual"/>
          <w:rPrChange w:id="2941" w:author="Andries Pandia" w:date="2025-08-26T08:27:00Z">
            <w:rPr/>
          </w:rPrChange>
        </w:rPr>
        <w:pPrChange w:id="2942" w:author="Andries Pandia" w:date="2025-08-21T17:08:00Z">
          <w:pPr>
            <w:ind w:firstLine="709"/>
          </w:pPr>
        </w:pPrChange>
      </w:pPr>
      <w:r w:rsidRPr="00BB0106">
        <w:rPr>
          <w:noProof/>
          <w:kern w:val="2"/>
          <w:lang w:val="id-ID"/>
          <w14:ligatures w14:val="standardContextual"/>
          <w:rPrChange w:id="2943" w:author="Andries Pandia" w:date="2025-08-26T08:27:00Z">
            <w:rPr>
              <w:color w:val="000000"/>
            </w:rPr>
          </w:rPrChange>
        </w:rPr>
        <w:t xml:space="preserve">Penelitian ini berfokus pada analisis statistik deskriptif terhadap </w:t>
      </w:r>
      <w:commentRangeStart w:id="2944"/>
      <w:r w:rsidRPr="00BB0106">
        <w:rPr>
          <w:i/>
          <w:noProof/>
          <w:kern w:val="2"/>
          <w:lang w:val="id-ID"/>
          <w14:ligatures w14:val="standardContextual"/>
          <w:rPrChange w:id="2945" w:author="Andries Pandia" w:date="2025-08-26T08:27:00Z">
            <w:rPr>
              <w:color w:val="000000"/>
            </w:rPr>
          </w:rPrChange>
        </w:rPr>
        <w:t>dataset</w:t>
      </w:r>
      <w:r w:rsidRPr="00BB0106">
        <w:rPr>
          <w:rPrChange w:id="2946" w:author="Andries Pandia" w:date="2025-08-26T08:27:00Z">
            <w:rPr>
              <w:color w:val="000000"/>
            </w:rPr>
          </w:rPrChange>
        </w:rPr>
        <w:t xml:space="preserve"> korban </w:t>
      </w:r>
      <w:proofErr w:type="spellStart"/>
      <w:r w:rsidRPr="00BB0106">
        <w:rPr>
          <w:rPrChange w:id="2947" w:author="Andries Pandia" w:date="2025-08-26T08:27:00Z">
            <w:rPr>
              <w:color w:val="000000"/>
            </w:rPr>
          </w:rPrChange>
        </w:rPr>
        <w:t>perdagangan</w:t>
      </w:r>
      <w:proofErr w:type="spellEnd"/>
      <w:r w:rsidRPr="00BB0106">
        <w:rPr>
          <w:rPrChange w:id="2948" w:author="Andries Pandia" w:date="2025-08-26T08:27:00Z">
            <w:rPr>
              <w:color w:val="000000"/>
            </w:rPr>
          </w:rPrChange>
        </w:rPr>
        <w:t xml:space="preserve"> </w:t>
      </w:r>
      <w:proofErr w:type="spellStart"/>
      <w:r w:rsidRPr="00BB0106">
        <w:rPr>
          <w:rPrChange w:id="2949" w:author="Andries Pandia" w:date="2025-08-26T08:27:00Z">
            <w:rPr>
              <w:color w:val="000000"/>
            </w:rPr>
          </w:rPrChange>
        </w:rPr>
        <w:t>manusia</w:t>
      </w:r>
      <w:proofErr w:type="spellEnd"/>
      <w:r w:rsidRPr="00BB0106">
        <w:rPr>
          <w:rPrChange w:id="2950" w:author="Andries Pandia" w:date="2025-08-26T08:27:00Z">
            <w:rPr>
              <w:color w:val="000000"/>
            </w:rPr>
          </w:rPrChange>
        </w:rPr>
        <w:t xml:space="preserve"> yang </w:t>
      </w:r>
      <w:proofErr w:type="spellStart"/>
      <w:r w:rsidRPr="00BB0106">
        <w:rPr>
          <w:rPrChange w:id="2951" w:author="Andries Pandia" w:date="2025-08-26T08:27:00Z">
            <w:rPr>
              <w:color w:val="000000"/>
            </w:rPr>
          </w:rPrChange>
        </w:rPr>
        <w:t>diperoleh</w:t>
      </w:r>
      <w:proofErr w:type="spellEnd"/>
      <w:r w:rsidRPr="00BB0106">
        <w:rPr>
          <w:rPrChange w:id="2952" w:author="Andries Pandia" w:date="2025-08-26T08:27:00Z">
            <w:rPr>
              <w:color w:val="000000"/>
            </w:rPr>
          </w:rPrChange>
        </w:rPr>
        <w:t xml:space="preserve"> </w:t>
      </w:r>
      <w:proofErr w:type="spellStart"/>
      <w:r w:rsidRPr="00BB0106">
        <w:rPr>
          <w:rPrChange w:id="2953" w:author="Andries Pandia" w:date="2025-08-26T08:27:00Z">
            <w:rPr>
              <w:color w:val="000000"/>
            </w:rPr>
          </w:rPrChange>
        </w:rPr>
        <w:t>dari</w:t>
      </w:r>
      <w:proofErr w:type="spellEnd"/>
      <w:r w:rsidRPr="00BB0106">
        <w:rPr>
          <w:rPrChange w:id="2954" w:author="Andries Pandia" w:date="2025-08-26T08:27:00Z">
            <w:rPr>
              <w:color w:val="000000"/>
            </w:rPr>
          </w:rPrChange>
        </w:rPr>
        <w:t xml:space="preserve"> United Nations Office on Drugs and Crime (UNODC)</w:t>
      </w:r>
      <w:commentRangeEnd w:id="2944"/>
      <w:r w:rsidR="001F2670" w:rsidRPr="00BB0106">
        <w:rPr>
          <w:rStyle w:val="CommentReference"/>
          <w:noProof/>
          <w:lang w:val="id-ID"/>
          <w:rPrChange w:id="2955" w:author="Andries Pandia" w:date="2025-08-26T08:27:00Z">
            <w:rPr>
              <w:rStyle w:val="CommentReference"/>
            </w:rPr>
          </w:rPrChange>
        </w:rPr>
        <w:commentReference w:id="2944"/>
      </w:r>
      <w:r w:rsidRPr="00BB0106">
        <w:rPr>
          <w:noProof/>
          <w:kern w:val="2"/>
          <w:lang w:val="id-ID"/>
          <w14:ligatures w14:val="standardContextual"/>
          <w:rPrChange w:id="2956" w:author="Andries Pandia" w:date="2025-08-26T08:27:00Z">
            <w:rPr>
              <w:color w:val="000000"/>
            </w:rPr>
          </w:rPrChange>
        </w:rPr>
        <w:t>. Data yang dianalisis mencakup karakteristik demografis korban, seperti jenis kelamin, usia, wilayah asal, serta bentuk eksploitasi yang dialami, seperti eksploitasi seksual dan kerja paksa. Proses pembersihan dan pengolahan data dilakukan menggunakan Python, sedangkan visualisasi data disajikan menggunakan Tableau untuk memperjelas pola-pola yang ditemukan.</w:t>
      </w:r>
    </w:p>
    <w:p w14:paraId="09CE54EF" w14:textId="77777777" w:rsidR="0010116E" w:rsidRPr="00BB0106" w:rsidRDefault="0010116E">
      <w:pPr>
        <w:contextualSpacing/>
        <w:rPr>
          <w:noProof/>
          <w:kern w:val="2"/>
          <w:lang w:val="id-ID"/>
          <w14:ligatures w14:val="standardContextual"/>
          <w:rPrChange w:id="2957" w:author="Andries Pandia" w:date="2025-08-26T08:27:00Z">
            <w:rPr/>
          </w:rPrChange>
        </w:rPr>
        <w:pPrChange w:id="2958" w:author="Andries Pandia" w:date="2025-08-21T17:08:00Z">
          <w:pPr>
            <w:ind w:firstLine="709"/>
          </w:pPr>
        </w:pPrChange>
      </w:pPr>
      <w:r w:rsidRPr="00BB0106">
        <w:rPr>
          <w:noProof/>
          <w:kern w:val="2"/>
          <w:lang w:val="id-ID"/>
          <w14:ligatures w14:val="standardContextual"/>
          <w:rPrChange w:id="2959" w:author="Andries Pandia" w:date="2025-08-26T08:27:00Z">
            <w:rPr>
              <w:color w:val="000000"/>
            </w:rPr>
          </w:rPrChange>
        </w:rPr>
        <w:t>Penelitian ini dibatasi pada analisis karakteristik korban berdasarkan data yang tersedia, tanpa membahas aspek hukum, perilaku pelaku, atau pengaruh sosial-politik secara mendalam. Fokus penelitian ini adalah pada pemahaman pola data secara kuantitatif melalui analisis sekunder tanpa melakukan studi lapangan.</w:t>
      </w:r>
    </w:p>
    <w:p w14:paraId="4B9CF9C3" w14:textId="57C411FF" w:rsidR="0010116E" w:rsidRPr="00BB0106" w:rsidDel="00CA78FC" w:rsidRDefault="0010116E">
      <w:pPr>
        <w:pStyle w:val="Heading2"/>
        <w:rPr>
          <w:del w:id="2960" w:author="Andries Pandia" w:date="2025-08-22T17:59:00Z"/>
          <w:color w:val="auto"/>
          <w:spacing w:val="0"/>
          <w:lang w:val="id-ID"/>
          <w:rPrChange w:id="2961" w:author="Andries Pandia" w:date="2025-08-26T08:27:00Z">
            <w:rPr>
              <w:del w:id="2962" w:author="Andries Pandia" w:date="2025-08-22T17:59:00Z"/>
            </w:rPr>
          </w:rPrChange>
        </w:rPr>
      </w:pPr>
      <w:r w:rsidRPr="00BB0106">
        <w:rPr>
          <w:b w:val="0"/>
          <w:color w:val="auto"/>
          <w:spacing w:val="0"/>
          <w:lang w:val="id-ID"/>
          <w:rPrChange w:id="2963" w:author="Andries Pandia" w:date="2025-08-26T08:27:00Z">
            <w:rPr>
              <w:rFonts w:eastAsiaTheme="majorEastAsia" w:cstheme="majorBidi"/>
              <w:b/>
              <w:color w:val="000000"/>
              <w:spacing w:val="15"/>
              <w:lang w:val="en-US"/>
            </w:rPr>
          </w:rPrChange>
        </w:rPr>
        <w:t xml:space="preserve">Studi ini diarahkan pada proses pengolahan data dan penerapan metode statistik serta visualisasi untuk mengekstraksi pola-pola dan kecenderungan yang terdapat dalam </w:t>
      </w:r>
      <w:r w:rsidRPr="00BB0106">
        <w:rPr>
          <w:b w:val="0"/>
          <w:i/>
          <w:color w:val="auto"/>
          <w:spacing w:val="0"/>
          <w:lang w:val="id-ID"/>
          <w:rPrChange w:id="2964" w:author="Andries Pandia" w:date="2025-08-26T08:27:00Z">
            <w:rPr>
              <w:rFonts w:eastAsiaTheme="majorEastAsia" w:cstheme="majorBidi"/>
              <w:b/>
              <w:color w:val="000000"/>
              <w:spacing w:val="15"/>
              <w:lang w:val="en-US"/>
            </w:rPr>
          </w:rPrChange>
        </w:rPr>
        <w:t>dataset</w:t>
      </w:r>
      <w:r w:rsidRPr="00BB0106">
        <w:rPr>
          <w:b w:val="0"/>
          <w:color w:val="auto"/>
          <w:spacing w:val="0"/>
          <w:lang w:val="id-ID"/>
          <w:rPrChange w:id="2965" w:author="Andries Pandia" w:date="2025-08-26T08:27:00Z">
            <w:rPr>
              <w:rFonts w:eastAsiaTheme="majorEastAsia" w:cstheme="majorBidi"/>
              <w:b/>
              <w:color w:val="000000"/>
              <w:spacing w:val="15"/>
              <w:lang w:val="en-US"/>
            </w:rPr>
          </w:rPrChange>
        </w:rPr>
        <w:t>.</w:t>
      </w:r>
    </w:p>
    <w:p w14:paraId="69706427" w14:textId="77777777" w:rsidR="00CA78FC" w:rsidRPr="00BB0106" w:rsidRDefault="00CA78FC">
      <w:pPr>
        <w:contextualSpacing/>
        <w:rPr>
          <w:ins w:id="2966" w:author="Andries Pandia" w:date="2025-08-22T17:59:00Z"/>
          <w:rFonts w:eastAsiaTheme="majorEastAsia" w:cstheme="majorBidi"/>
          <w:b/>
          <w:noProof/>
          <w:lang w:val="id-ID"/>
          <w:rPrChange w:id="2967" w:author="Andries Pandia" w:date="2025-08-26T08:27:00Z">
            <w:rPr>
              <w:ins w:id="2968" w:author="Andries Pandia" w:date="2025-08-22T17:59:00Z"/>
              <w:rFonts w:eastAsiaTheme="majorEastAsia" w:cstheme="majorBidi"/>
              <w:b/>
              <w:spacing w:val="15"/>
            </w:rPr>
          </w:rPrChange>
        </w:rPr>
        <w:pPrChange w:id="2969" w:author="Andries Pandia" w:date="2025-08-21T17:08:00Z">
          <w:pPr>
            <w:tabs>
              <w:tab w:val="left" w:pos="567"/>
            </w:tabs>
            <w:ind w:firstLine="709"/>
          </w:pPr>
        </w:pPrChange>
      </w:pPr>
    </w:p>
    <w:p w14:paraId="17BF2AA6" w14:textId="77777777" w:rsidR="00CA78FC" w:rsidRPr="00BB0106" w:rsidRDefault="00CA78FC">
      <w:pPr>
        <w:contextualSpacing/>
        <w:rPr>
          <w:ins w:id="2970" w:author="Andries Pandia" w:date="2025-08-22T17:59:00Z"/>
          <w:noProof/>
          <w:kern w:val="2"/>
          <w:lang w:val="id-ID"/>
          <w14:ligatures w14:val="standardContextual"/>
          <w:rPrChange w:id="2971" w:author="Andries Pandia" w:date="2025-08-26T08:27:00Z">
            <w:rPr>
              <w:ins w:id="2972" w:author="Andries Pandia" w:date="2025-08-22T17:59:00Z"/>
            </w:rPr>
          </w:rPrChange>
        </w:rPr>
        <w:pPrChange w:id="2973" w:author="Andries Pandia" w:date="2025-08-21T17:08:00Z">
          <w:pPr>
            <w:tabs>
              <w:tab w:val="left" w:pos="567"/>
            </w:tabs>
            <w:ind w:firstLine="709"/>
          </w:pPr>
        </w:pPrChange>
      </w:pPr>
    </w:p>
    <w:p w14:paraId="1920CF39" w14:textId="17F33CCE" w:rsidR="006B5570" w:rsidRPr="00BB0106" w:rsidDel="00CA78FC" w:rsidRDefault="006B5570">
      <w:pPr>
        <w:rPr>
          <w:del w:id="2974" w:author="Andries Pandia" w:date="2025-08-22T17:59:00Z"/>
          <w:lang w:val="id-ID"/>
          <w:rPrChange w:id="2975" w:author="Andries Pandia" w:date="2025-08-26T08:27:00Z">
            <w:rPr>
              <w:del w:id="2976" w:author="Andries Pandia" w:date="2025-08-22T17:59:00Z"/>
            </w:rPr>
          </w:rPrChange>
        </w:rPr>
        <w:pPrChange w:id="2977" w:author="Andries Pandia" w:date="2025-08-22T17:59:00Z">
          <w:pPr>
            <w:pStyle w:val="Heading2"/>
          </w:pPr>
        </w:pPrChange>
      </w:pPr>
      <w:bookmarkStart w:id="2978" w:name="_Toc205565583"/>
    </w:p>
    <w:p w14:paraId="7E1923CB" w14:textId="6FE79D9F" w:rsidR="006B5570" w:rsidRPr="00BB0106" w:rsidDel="00E11D63" w:rsidRDefault="006B5570">
      <w:pPr>
        <w:pStyle w:val="Heading2"/>
        <w:rPr>
          <w:del w:id="2979" w:author="Andries Pandia" w:date="2025-08-21T16:36:00Z"/>
          <w:lang w:val="id-ID"/>
          <w:rPrChange w:id="2980" w:author="Andries Pandia" w:date="2025-08-26T08:27:00Z">
            <w:rPr>
              <w:del w:id="2981" w:author="Andries Pandia" w:date="2025-08-21T16:36:00Z"/>
            </w:rPr>
          </w:rPrChange>
        </w:rPr>
      </w:pPr>
    </w:p>
    <w:p w14:paraId="674711DD" w14:textId="10D77469" w:rsidR="00BE6C11" w:rsidRPr="00BB0106" w:rsidRDefault="00BE6C11">
      <w:pPr>
        <w:pStyle w:val="Heading2"/>
        <w:rPr>
          <w:lang w:val="id-ID"/>
          <w:rPrChange w:id="2982" w:author="Andries Pandia" w:date="2025-08-26T08:27:00Z">
            <w:rPr/>
          </w:rPrChange>
        </w:rPr>
      </w:pPr>
      <w:bookmarkStart w:id="2983" w:name="_Toc205823105"/>
      <w:bookmarkStart w:id="2984" w:name="_Toc205823177"/>
      <w:bookmarkStart w:id="2985" w:name="_Toc205823340"/>
      <w:bookmarkStart w:id="2986" w:name="_Toc205823447"/>
      <w:bookmarkStart w:id="2987" w:name="_Toc206166260"/>
      <w:bookmarkStart w:id="2988" w:name="_Toc206780691"/>
      <w:r w:rsidRPr="00BB0106">
        <w:rPr>
          <w:lang w:val="id-ID"/>
          <w:rPrChange w:id="2989" w:author="Andries Pandia" w:date="2025-08-26T08:27:00Z">
            <w:rPr/>
          </w:rPrChange>
        </w:rPr>
        <w:t>1.3</w:t>
      </w:r>
      <w:ins w:id="2990" w:author="Andries Pandia" w:date="2025-08-21T16:37:00Z">
        <w:r w:rsidR="00E11D63" w:rsidRPr="00BB0106">
          <w:rPr>
            <w:lang w:val="id-ID"/>
            <w:rPrChange w:id="2991" w:author="Andries Pandia" w:date="2025-08-26T08:27:00Z">
              <w:rPr/>
            </w:rPrChange>
          </w:rPr>
          <w:t>.</w:t>
        </w:r>
      </w:ins>
      <w:ins w:id="2992" w:author="Andries Pandia" w:date="2025-08-22T17:57:00Z">
        <w:r w:rsidR="00CA78FC" w:rsidRPr="00BB0106">
          <w:rPr>
            <w:lang w:val="id-ID"/>
            <w:rPrChange w:id="2993" w:author="Andries Pandia" w:date="2025-08-26T08:27:00Z">
              <w:rPr/>
            </w:rPrChange>
          </w:rPr>
          <w:tab/>
        </w:r>
      </w:ins>
      <w:del w:id="2994" w:author="Andries Pandia" w:date="2025-08-21T16:38:00Z">
        <w:r w:rsidRPr="00BB0106" w:rsidDel="00E11D63">
          <w:rPr>
            <w:lang w:val="id-ID"/>
            <w:rPrChange w:id="2995" w:author="Andries Pandia" w:date="2025-08-26T08:27:00Z">
              <w:rPr/>
            </w:rPrChange>
          </w:rPr>
          <w:delText xml:space="preserve"> </w:delText>
        </w:r>
        <w:r w:rsidR="00610265" w:rsidRPr="00BB0106" w:rsidDel="00E11D63">
          <w:rPr>
            <w:lang w:val="id-ID"/>
            <w:rPrChange w:id="2996" w:author="Andries Pandia" w:date="2025-08-26T08:27:00Z">
              <w:rPr/>
            </w:rPrChange>
          </w:rPr>
          <w:tab/>
        </w:r>
      </w:del>
      <w:r w:rsidRPr="00BB0106">
        <w:rPr>
          <w:lang w:val="id-ID"/>
          <w:rPrChange w:id="2997" w:author="Andries Pandia" w:date="2025-08-26T08:27:00Z">
            <w:rPr/>
          </w:rPrChange>
        </w:rPr>
        <w:t>Tujuan Penelitian</w:t>
      </w:r>
      <w:bookmarkEnd w:id="2978"/>
      <w:bookmarkEnd w:id="2983"/>
      <w:bookmarkEnd w:id="2984"/>
      <w:bookmarkEnd w:id="2985"/>
      <w:bookmarkEnd w:id="2986"/>
      <w:bookmarkEnd w:id="2987"/>
      <w:bookmarkEnd w:id="2988"/>
    </w:p>
    <w:p w14:paraId="228DBB10" w14:textId="15327E3A" w:rsidR="0010116E" w:rsidRPr="00BB0106" w:rsidDel="00E11D63" w:rsidRDefault="0010116E">
      <w:pPr>
        <w:contextualSpacing/>
        <w:rPr>
          <w:del w:id="2998" w:author="Andries Pandia" w:date="2025-08-21T16:39:00Z"/>
          <w:noProof/>
          <w:kern w:val="2"/>
          <w:lang w:val="id-ID"/>
          <w14:ligatures w14:val="standardContextual"/>
          <w:rPrChange w:id="2999" w:author="Andries Pandia" w:date="2025-08-26T08:27:00Z">
            <w:rPr>
              <w:del w:id="3000" w:author="Andries Pandia" w:date="2025-08-21T16:39:00Z"/>
            </w:rPr>
          </w:rPrChange>
        </w:rPr>
        <w:pPrChange w:id="3001" w:author="Andries Pandia" w:date="2025-08-22T18:00:00Z">
          <w:pPr>
            <w:ind w:firstLine="540"/>
          </w:pPr>
        </w:pPrChange>
      </w:pPr>
      <w:r w:rsidRPr="00BB0106">
        <w:rPr>
          <w:noProof/>
          <w:kern w:val="2"/>
          <w:lang w:val="id-ID"/>
          <w14:ligatures w14:val="standardContextual"/>
          <w:rPrChange w:id="3002" w:author="Andries Pandia" w:date="2025-08-26T08:27:00Z">
            <w:rPr>
              <w:color w:val="000000"/>
            </w:rPr>
          </w:rPrChange>
        </w:rPr>
        <w:t>Tujuan dari penelitian ini adalah untuk menganalisis secara statistik data global mengenai perdagangan manusia guna memperoleh pemahaman yang lebih mendalam mengenai karakteristik korban, wilayah dengan kasus tertinggi, serta bentuk eksploitasi yang paling sering terjadi. Melalui pendekatan kuantitatif deskriptif, penelitian ini diharapkan dapat menyajikan informasi yang bersifat objektif dan berbasis data, yang nantinya dapat divisualisasikan dalam bentuk grafik atau peta tematik. Dengan demikian, hasil penelitian ini dapat digunakan sebagai dasar pertimbangan bagi akademisi, pemerhati isu kemanusiaan, maupun pengambil kebijakan dalam merancang strategi pencegahan dan penanggulangan perdagangan manusia secara lebih efektif.</w:t>
      </w:r>
    </w:p>
    <w:p w14:paraId="6C95389A" w14:textId="69E9D3BE" w:rsidR="006B5570" w:rsidRPr="00BB0106" w:rsidDel="00E11D63" w:rsidRDefault="006B5570">
      <w:pPr>
        <w:rPr>
          <w:del w:id="3003" w:author="Andries Pandia" w:date="2025-08-21T16:39:00Z"/>
          <w:lang w:val="id-ID"/>
          <w:rPrChange w:id="3004" w:author="Andries Pandia" w:date="2025-08-26T08:27:00Z">
            <w:rPr>
              <w:del w:id="3005" w:author="Andries Pandia" w:date="2025-08-21T16:39:00Z"/>
            </w:rPr>
          </w:rPrChange>
        </w:rPr>
        <w:pPrChange w:id="3006" w:author="Andries Pandia" w:date="2025-08-22T18:00:00Z">
          <w:pPr>
            <w:pStyle w:val="Heading2"/>
          </w:pPr>
        </w:pPrChange>
      </w:pPr>
      <w:bookmarkStart w:id="3007" w:name="_Toc205565584"/>
    </w:p>
    <w:p w14:paraId="1E7B3EDA" w14:textId="1B8EDE78" w:rsidR="006B5570" w:rsidRPr="00BB0106" w:rsidDel="00E11D63" w:rsidRDefault="006B5570">
      <w:pPr>
        <w:rPr>
          <w:del w:id="3008" w:author="Andries Pandia" w:date="2025-08-21T16:39:00Z"/>
          <w:noProof/>
          <w:lang w:val="id-ID"/>
          <w:rPrChange w:id="3009" w:author="Andries Pandia" w:date="2025-08-26T08:27:00Z">
            <w:rPr>
              <w:del w:id="3010" w:author="Andries Pandia" w:date="2025-08-21T16:39:00Z"/>
            </w:rPr>
          </w:rPrChange>
        </w:rPr>
      </w:pPr>
    </w:p>
    <w:p w14:paraId="675B46E9" w14:textId="759B5864" w:rsidR="006B5570" w:rsidRPr="00BB0106" w:rsidDel="00E11D63" w:rsidRDefault="006B5570">
      <w:pPr>
        <w:rPr>
          <w:del w:id="3011" w:author="Andries Pandia" w:date="2025-08-21T16:39:00Z"/>
          <w:noProof/>
          <w:lang w:val="id-ID"/>
          <w:rPrChange w:id="3012" w:author="Andries Pandia" w:date="2025-08-26T08:27:00Z">
            <w:rPr>
              <w:del w:id="3013" w:author="Andries Pandia" w:date="2025-08-21T16:39:00Z"/>
            </w:rPr>
          </w:rPrChange>
        </w:rPr>
      </w:pPr>
    </w:p>
    <w:p w14:paraId="1BD3ED29" w14:textId="77777777" w:rsidR="00CA78FC" w:rsidRPr="00BB0106" w:rsidRDefault="00CA78FC">
      <w:pPr>
        <w:rPr>
          <w:ins w:id="3014" w:author="Andries Pandia" w:date="2025-08-22T17:59:00Z"/>
          <w:lang w:val="id-ID"/>
          <w:rPrChange w:id="3015" w:author="Andries Pandia" w:date="2025-08-26T08:27:00Z">
            <w:rPr>
              <w:ins w:id="3016" w:author="Andries Pandia" w:date="2025-08-22T17:59:00Z"/>
            </w:rPr>
          </w:rPrChange>
        </w:rPr>
        <w:pPrChange w:id="3017" w:author="Andries Pandia" w:date="2025-08-22T18:00:00Z">
          <w:pPr>
            <w:pStyle w:val="Heading2"/>
          </w:pPr>
        </w:pPrChange>
      </w:pPr>
      <w:bookmarkStart w:id="3018" w:name="_Toc205823106"/>
      <w:bookmarkStart w:id="3019" w:name="_Toc205823178"/>
      <w:bookmarkStart w:id="3020" w:name="_Toc205823341"/>
      <w:bookmarkStart w:id="3021" w:name="_Toc205823448"/>
      <w:bookmarkStart w:id="3022" w:name="_Toc206166261"/>
    </w:p>
    <w:p w14:paraId="1D867299" w14:textId="133C4B77" w:rsidR="002364EA" w:rsidRPr="00BB0106" w:rsidRDefault="00026C2F" w:rsidP="00F547C2">
      <w:pPr>
        <w:pStyle w:val="Heading2"/>
        <w:rPr>
          <w:lang w:val="id-ID"/>
          <w:rPrChange w:id="3023" w:author="Andries Pandia" w:date="2025-08-26T08:27:00Z">
            <w:rPr/>
          </w:rPrChange>
        </w:rPr>
      </w:pPr>
      <w:bookmarkStart w:id="3024" w:name="_Toc206780692"/>
      <w:r w:rsidRPr="00BB0106">
        <w:rPr>
          <w:lang w:val="id-ID"/>
          <w:rPrChange w:id="3025" w:author="Andries Pandia" w:date="2025-08-26T08:27:00Z">
            <w:rPr/>
          </w:rPrChange>
        </w:rPr>
        <w:lastRenderedPageBreak/>
        <w:t>1.4</w:t>
      </w:r>
      <w:ins w:id="3026" w:author="Andries Pandia" w:date="2025-08-21T16:39:00Z">
        <w:r w:rsidR="00E11D63" w:rsidRPr="00BB0106">
          <w:rPr>
            <w:lang w:val="id-ID"/>
            <w:rPrChange w:id="3027" w:author="Andries Pandia" w:date="2025-08-26T08:27:00Z">
              <w:rPr/>
            </w:rPrChange>
          </w:rPr>
          <w:t xml:space="preserve">. </w:t>
        </w:r>
      </w:ins>
      <w:ins w:id="3028" w:author="Andries Pandia" w:date="2025-08-22T17:57:00Z">
        <w:r w:rsidR="00CA78FC" w:rsidRPr="00BB0106">
          <w:rPr>
            <w:lang w:val="id-ID"/>
            <w:rPrChange w:id="3029" w:author="Andries Pandia" w:date="2025-08-26T08:27:00Z">
              <w:rPr/>
            </w:rPrChange>
          </w:rPr>
          <w:tab/>
        </w:r>
      </w:ins>
      <w:del w:id="3030" w:author="Andries Pandia" w:date="2025-08-21T16:39:00Z">
        <w:r w:rsidRPr="00BB0106" w:rsidDel="00E11D63">
          <w:rPr>
            <w:lang w:val="id-ID"/>
            <w:rPrChange w:id="3031" w:author="Andries Pandia" w:date="2025-08-26T08:27:00Z">
              <w:rPr/>
            </w:rPrChange>
          </w:rPr>
          <w:delText xml:space="preserve"> </w:delText>
        </w:r>
        <w:r w:rsidRPr="00BB0106" w:rsidDel="00E11D63">
          <w:rPr>
            <w:lang w:val="id-ID"/>
            <w:rPrChange w:id="3032" w:author="Andries Pandia" w:date="2025-08-26T08:27:00Z">
              <w:rPr/>
            </w:rPrChange>
          </w:rPr>
          <w:tab/>
        </w:r>
      </w:del>
      <w:r w:rsidRPr="00BB0106">
        <w:rPr>
          <w:lang w:val="id-ID"/>
          <w:rPrChange w:id="3033" w:author="Andries Pandia" w:date="2025-08-26T08:27:00Z">
            <w:rPr/>
          </w:rPrChange>
        </w:rPr>
        <w:t>Metode Penulisan</w:t>
      </w:r>
      <w:bookmarkEnd w:id="3007"/>
      <w:bookmarkEnd w:id="3018"/>
      <w:bookmarkEnd w:id="3019"/>
      <w:bookmarkEnd w:id="3020"/>
      <w:bookmarkEnd w:id="3021"/>
      <w:bookmarkEnd w:id="3022"/>
      <w:bookmarkEnd w:id="3024"/>
    </w:p>
    <w:p w14:paraId="4B0B401D" w14:textId="51E42912" w:rsidR="00226153" w:rsidRPr="00BB0106" w:rsidRDefault="00226153">
      <w:pPr>
        <w:contextualSpacing/>
        <w:rPr>
          <w:noProof/>
          <w:kern w:val="2"/>
          <w:lang w:val="id-ID"/>
          <w14:ligatures w14:val="standardContextual"/>
          <w:rPrChange w:id="3034" w:author="Andries Pandia" w:date="2025-08-26T08:27:00Z">
            <w:rPr/>
          </w:rPrChange>
        </w:rPr>
        <w:pPrChange w:id="3035" w:author="Andries Pandia" w:date="2025-08-21T17:09:00Z">
          <w:pPr>
            <w:ind w:firstLine="540"/>
          </w:pPr>
        </w:pPrChange>
      </w:pPr>
      <w:r w:rsidRPr="00BB0106">
        <w:rPr>
          <w:noProof/>
          <w:kern w:val="2"/>
          <w:lang w:val="id-ID"/>
          <w14:ligatures w14:val="standardContextual"/>
          <w:rPrChange w:id="3036" w:author="Andries Pandia" w:date="2025-08-26T08:27:00Z">
            <w:rPr>
              <w:color w:val="000000"/>
            </w:rPr>
          </w:rPrChange>
        </w:rPr>
        <w:t xml:space="preserve">Penelitian ini menggunakan pendekatan kuantitatif deskriptif dengan mengandalkan data sekunder. Metode ini dipilih untuk menggambarkan fenomena perdagangan manusia secara objektif berdasarkan data yang sudah tersedia, tanpa melakukan eksperimen atau pengumpulan data primer </w:t>
      </w:r>
      <w:r w:rsidR="00FF12A3" w:rsidRPr="00A96BCD">
        <w:rPr>
          <w:noProof/>
          <w:kern w:val="2"/>
          <w:lang w:val="id-ID"/>
          <w14:ligatures w14:val="standardContextual"/>
          <w:rPrChange w:id="3037" w:author="Andries Pandia" w:date="2025-08-26T08:27:00Z">
            <w:rPr/>
          </w:rPrChange>
        </w:rPr>
        <w:fldChar w:fldCharType="begin"/>
      </w:r>
      <w:r w:rsidR="00FF12A3" w:rsidRPr="00BB0106">
        <w:rPr>
          <w:noProof/>
          <w:kern w:val="2"/>
          <w:lang w:val="id-ID"/>
          <w14:ligatures w14:val="standardContextual"/>
          <w:rPrChange w:id="3038" w:author="Andries Pandia" w:date="2025-08-26T08:27:00Z">
            <w:rPr/>
          </w:rPrChange>
        </w:rPr>
        <w:instrText xml:space="preserve"> ADDIN ZOTERO_ITEM CSL_CITATION {"citationID":"dZoY5DZu","properties":{"formattedCitation":"(Sugiyono, 2017)","plainCitation":"(Sugiyono, 2017)","noteIndex":0},"citationItems":[{"id":257,"uris":["http://zotero.org/users/16668876/items/D975QU3C"],"itemData":{"id":257,"type":"book","publisher":"Alfabeta","title":"Metode Penelitian Kuantitatif, Kualitatif, dan R&amp;D","author":[{"literal":"Sugiyono"}],"issued":{"date-parts":[["2017"]]}}}],"schema":"https://github.com/citation-style-language/schema/raw/master/csl-citation.json"} </w:instrText>
      </w:r>
      <w:r w:rsidR="00FF12A3" w:rsidRPr="00A96BCD">
        <w:fldChar w:fldCharType="separate"/>
      </w:r>
      <w:r w:rsidR="00FF12A3" w:rsidRPr="00BB0106">
        <w:rPr>
          <w:noProof/>
          <w:lang w:val="id-ID"/>
          <w:rPrChange w:id="3039" w:author="Andries Pandia" w:date="2025-08-26T08:27:00Z">
            <w:rPr/>
          </w:rPrChange>
        </w:rPr>
        <w:t>(Sugiyono, 2017)</w:t>
      </w:r>
      <w:r w:rsidR="00FF12A3" w:rsidRPr="00A96BCD">
        <w:fldChar w:fldCharType="end"/>
      </w:r>
      <w:r w:rsidRPr="00BB0106">
        <w:rPr>
          <w:noProof/>
          <w:kern w:val="2"/>
          <w:lang w:val="id-ID"/>
          <w14:ligatures w14:val="standardContextual"/>
          <w:rPrChange w:id="3040" w:author="Andries Pandia" w:date="2025-08-26T08:27:00Z">
            <w:rPr>
              <w:color w:val="000000"/>
            </w:rPr>
          </w:rPrChange>
        </w:rPr>
        <w:t>. Teknik kuantitatif deskriptif sesuai untuk menampilkan pola-pola data melalui analisis statistik sederhana dan visualisasi.</w:t>
      </w:r>
    </w:p>
    <w:p w14:paraId="09A78137" w14:textId="38EAF881" w:rsidR="00226153" w:rsidRPr="00BB0106" w:rsidRDefault="00226153">
      <w:pPr>
        <w:contextualSpacing/>
        <w:rPr>
          <w:noProof/>
          <w:kern w:val="2"/>
          <w:lang w:val="id-ID"/>
          <w14:ligatures w14:val="standardContextual"/>
          <w:rPrChange w:id="3041" w:author="Andries Pandia" w:date="2025-08-26T08:27:00Z">
            <w:rPr/>
          </w:rPrChange>
        </w:rPr>
        <w:pPrChange w:id="3042" w:author="Andries Pandia" w:date="2025-08-21T17:09:00Z">
          <w:pPr>
            <w:ind w:firstLine="540"/>
          </w:pPr>
        </w:pPrChange>
      </w:pPr>
      <w:r w:rsidRPr="00BB0106">
        <w:rPr>
          <w:i/>
          <w:noProof/>
          <w:kern w:val="2"/>
          <w:lang w:val="id-ID"/>
          <w14:ligatures w14:val="standardContextual"/>
          <w:rPrChange w:id="3043" w:author="Andries Pandia" w:date="2025-08-26T08:27:00Z">
            <w:rPr>
              <w:color w:val="000000"/>
            </w:rPr>
          </w:rPrChange>
        </w:rPr>
        <w:t>Dataset</w:t>
      </w:r>
      <w:r w:rsidRPr="00BB0106">
        <w:rPr>
          <w:noProof/>
          <w:kern w:val="2"/>
          <w:lang w:val="id-ID"/>
          <w14:ligatures w14:val="standardContextual"/>
          <w:rPrChange w:id="3044" w:author="Andries Pandia" w:date="2025-08-26T08:27:00Z">
            <w:rPr>
              <w:color w:val="000000"/>
            </w:rPr>
          </w:rPrChange>
        </w:rPr>
        <w:t xml:space="preserve"> utama bersumber dari </w:t>
      </w:r>
      <w:r w:rsidRPr="00BB0106">
        <w:rPr>
          <w:i/>
          <w:rPrChange w:id="3045" w:author="Andries Pandia" w:date="2025-08-26T08:27:00Z">
            <w:rPr>
              <w:color w:val="000000"/>
            </w:rPr>
          </w:rPrChange>
        </w:rPr>
        <w:t>Global Report on Trafficking in Persons</w:t>
      </w:r>
      <w:r w:rsidRPr="00BB0106">
        <w:rPr>
          <w:rPrChange w:id="3046" w:author="Andries Pandia" w:date="2025-08-26T08:27:00Z">
            <w:rPr>
              <w:color w:val="000000"/>
            </w:rPr>
          </w:rPrChange>
        </w:rPr>
        <w:t xml:space="preserve"> yang </w:t>
      </w:r>
      <w:proofErr w:type="spellStart"/>
      <w:r w:rsidRPr="00BB0106">
        <w:rPr>
          <w:rPrChange w:id="3047" w:author="Andries Pandia" w:date="2025-08-26T08:27:00Z">
            <w:rPr>
              <w:color w:val="000000"/>
            </w:rPr>
          </w:rPrChange>
        </w:rPr>
        <w:t>diterbitkan</w:t>
      </w:r>
      <w:proofErr w:type="spellEnd"/>
      <w:r w:rsidRPr="00BB0106">
        <w:rPr>
          <w:rPrChange w:id="3048" w:author="Andries Pandia" w:date="2025-08-26T08:27:00Z">
            <w:rPr>
              <w:color w:val="000000"/>
            </w:rPr>
          </w:rPrChange>
        </w:rPr>
        <w:t xml:space="preserve"> oleh United Nations Office on Drugs and Crime (UNODC). Jika </w:t>
      </w:r>
      <w:proofErr w:type="spellStart"/>
      <w:r w:rsidRPr="00BB0106">
        <w:rPr>
          <w:rPrChange w:id="3049" w:author="Andries Pandia" w:date="2025-08-26T08:27:00Z">
            <w:rPr>
              <w:color w:val="000000"/>
            </w:rPr>
          </w:rPrChange>
        </w:rPr>
        <w:t>diperlukan</w:t>
      </w:r>
      <w:proofErr w:type="spellEnd"/>
      <w:r w:rsidRPr="00BB0106">
        <w:rPr>
          <w:rPrChange w:id="3050" w:author="Andries Pandia" w:date="2025-08-26T08:27:00Z">
            <w:rPr>
              <w:color w:val="000000"/>
            </w:rPr>
          </w:rPrChange>
        </w:rPr>
        <w:t xml:space="preserve">, data </w:t>
      </w:r>
      <w:proofErr w:type="spellStart"/>
      <w:r w:rsidRPr="00BB0106">
        <w:rPr>
          <w:rPrChange w:id="3051" w:author="Andries Pandia" w:date="2025-08-26T08:27:00Z">
            <w:rPr>
              <w:color w:val="000000"/>
            </w:rPr>
          </w:rPrChange>
        </w:rPr>
        <w:t>tambahan</w:t>
      </w:r>
      <w:proofErr w:type="spellEnd"/>
      <w:r w:rsidRPr="00BB0106">
        <w:rPr>
          <w:rPrChange w:id="3052" w:author="Andries Pandia" w:date="2025-08-26T08:27:00Z">
            <w:rPr>
              <w:color w:val="000000"/>
            </w:rPr>
          </w:rPrChange>
        </w:rPr>
        <w:t xml:space="preserve"> </w:t>
      </w:r>
      <w:proofErr w:type="spellStart"/>
      <w:r w:rsidRPr="00BB0106">
        <w:rPr>
          <w:rPrChange w:id="3053" w:author="Andries Pandia" w:date="2025-08-26T08:27:00Z">
            <w:rPr>
              <w:color w:val="000000"/>
            </w:rPr>
          </w:rPrChange>
        </w:rPr>
        <w:t>diperoleh</w:t>
      </w:r>
      <w:proofErr w:type="spellEnd"/>
      <w:r w:rsidRPr="00BB0106">
        <w:rPr>
          <w:rPrChange w:id="3054" w:author="Andries Pandia" w:date="2025-08-26T08:27:00Z">
            <w:rPr>
              <w:color w:val="000000"/>
            </w:rPr>
          </w:rPrChange>
        </w:rPr>
        <w:t xml:space="preserve"> </w:t>
      </w:r>
      <w:proofErr w:type="spellStart"/>
      <w:r w:rsidRPr="00BB0106">
        <w:rPr>
          <w:rPrChange w:id="3055" w:author="Andries Pandia" w:date="2025-08-26T08:27:00Z">
            <w:rPr>
              <w:color w:val="000000"/>
            </w:rPr>
          </w:rPrChange>
        </w:rPr>
        <w:t>dari</w:t>
      </w:r>
      <w:proofErr w:type="spellEnd"/>
      <w:r w:rsidRPr="00BB0106">
        <w:rPr>
          <w:rPrChange w:id="3056" w:author="Andries Pandia" w:date="2025-08-26T08:27:00Z">
            <w:rPr>
              <w:color w:val="000000"/>
            </w:rPr>
          </w:rPrChange>
        </w:rPr>
        <w:t xml:space="preserve"> </w:t>
      </w:r>
      <w:proofErr w:type="spellStart"/>
      <w:r w:rsidRPr="00BB0106">
        <w:rPr>
          <w:rPrChange w:id="3057" w:author="Andries Pandia" w:date="2025-08-26T08:27:00Z">
            <w:rPr>
              <w:color w:val="000000"/>
            </w:rPr>
          </w:rPrChange>
        </w:rPr>
        <w:t>sumber</w:t>
      </w:r>
      <w:proofErr w:type="spellEnd"/>
      <w:r w:rsidRPr="00BB0106">
        <w:rPr>
          <w:rPrChange w:id="3058" w:author="Andries Pandia" w:date="2025-08-26T08:27:00Z">
            <w:rPr>
              <w:color w:val="000000"/>
            </w:rPr>
          </w:rPrChange>
        </w:rPr>
        <w:t xml:space="preserve"> </w:t>
      </w:r>
      <w:proofErr w:type="spellStart"/>
      <w:r w:rsidRPr="00BB0106">
        <w:rPr>
          <w:rPrChange w:id="3059" w:author="Andries Pandia" w:date="2025-08-26T08:27:00Z">
            <w:rPr>
              <w:color w:val="000000"/>
            </w:rPr>
          </w:rPrChange>
        </w:rPr>
        <w:t>resmi</w:t>
      </w:r>
      <w:proofErr w:type="spellEnd"/>
      <w:r w:rsidRPr="00BB0106">
        <w:rPr>
          <w:rPrChange w:id="3060" w:author="Andries Pandia" w:date="2025-08-26T08:27:00Z">
            <w:rPr>
              <w:color w:val="000000"/>
            </w:rPr>
          </w:rPrChange>
        </w:rPr>
        <w:t xml:space="preserve"> lain </w:t>
      </w:r>
      <w:proofErr w:type="spellStart"/>
      <w:r w:rsidRPr="00BB0106">
        <w:rPr>
          <w:rPrChange w:id="3061" w:author="Andries Pandia" w:date="2025-08-26T08:27:00Z">
            <w:rPr>
              <w:color w:val="000000"/>
            </w:rPr>
          </w:rPrChange>
        </w:rPr>
        <w:t>seperti</w:t>
      </w:r>
      <w:proofErr w:type="spellEnd"/>
      <w:r w:rsidRPr="00BB0106">
        <w:rPr>
          <w:rPrChange w:id="3062" w:author="Andries Pandia" w:date="2025-08-26T08:27:00Z">
            <w:rPr>
              <w:color w:val="000000"/>
            </w:rPr>
          </w:rPrChange>
        </w:rPr>
        <w:t xml:space="preserve"> International Organization for Migration (IOM). </w:t>
      </w:r>
      <w:r w:rsidRPr="00BB0106">
        <w:rPr>
          <w:i/>
          <w:rPrChange w:id="3063" w:author="Andries Pandia" w:date="2025-08-26T08:27:00Z">
            <w:rPr>
              <w:color w:val="000000"/>
            </w:rPr>
          </w:rPrChange>
        </w:rPr>
        <w:t>Dataset</w:t>
      </w:r>
      <w:r w:rsidRPr="00BB0106">
        <w:rPr>
          <w:rPrChange w:id="3064" w:author="Andries Pandia" w:date="2025-08-26T08:27:00Z">
            <w:rPr>
              <w:color w:val="000000"/>
            </w:rPr>
          </w:rPrChange>
        </w:rPr>
        <w:t xml:space="preserve"> </w:t>
      </w:r>
      <w:proofErr w:type="spellStart"/>
      <w:r w:rsidRPr="00BB0106">
        <w:rPr>
          <w:rPrChange w:id="3065" w:author="Andries Pandia" w:date="2025-08-26T08:27:00Z">
            <w:rPr>
              <w:color w:val="000000"/>
            </w:rPr>
          </w:rPrChange>
        </w:rPr>
        <w:t>tersedia</w:t>
      </w:r>
      <w:proofErr w:type="spellEnd"/>
      <w:r w:rsidRPr="00BB0106">
        <w:rPr>
          <w:rPrChange w:id="3066" w:author="Andries Pandia" w:date="2025-08-26T08:27:00Z">
            <w:rPr>
              <w:color w:val="000000"/>
            </w:rPr>
          </w:rPrChange>
        </w:rPr>
        <w:t xml:space="preserve"> </w:t>
      </w:r>
      <w:proofErr w:type="spellStart"/>
      <w:r w:rsidRPr="00BB0106">
        <w:rPr>
          <w:rPrChange w:id="3067" w:author="Andries Pandia" w:date="2025-08-26T08:27:00Z">
            <w:rPr>
              <w:color w:val="000000"/>
            </w:rPr>
          </w:rPrChange>
        </w:rPr>
        <w:t>dalam</w:t>
      </w:r>
      <w:proofErr w:type="spellEnd"/>
      <w:r w:rsidRPr="00BB0106">
        <w:rPr>
          <w:rPrChange w:id="3068" w:author="Andries Pandia" w:date="2025-08-26T08:27:00Z">
            <w:rPr>
              <w:color w:val="000000"/>
            </w:rPr>
          </w:rPrChange>
        </w:rPr>
        <w:t xml:space="preserve"> format </w:t>
      </w:r>
      <w:ins w:id="3069" w:author="Andries Pandia" w:date="2025-08-26T08:11:00Z">
        <w:r w:rsidR="004026A1" w:rsidRPr="00BB0106">
          <w:rPr>
            <w:i/>
            <w:rPrChange w:id="3070" w:author="Andries Pandia" w:date="2025-08-26T08:27:00Z">
              <w:rPr/>
            </w:rPrChange>
          </w:rPr>
          <w:t>Comma-Separated Values</w:t>
        </w:r>
        <w:r w:rsidR="004026A1" w:rsidRPr="00BB0106">
          <w:rPr>
            <w:lang w:val="en-ID"/>
            <w:rPrChange w:id="3071" w:author="Andries Pandia" w:date="2025-08-26T08:27:00Z">
              <w:rPr>
                <w:lang w:val="en-US"/>
              </w:rPr>
            </w:rPrChange>
          </w:rPr>
          <w:t xml:space="preserve"> (</w:t>
        </w:r>
      </w:ins>
      <w:r w:rsidRPr="00BB0106">
        <w:rPr>
          <w:rPrChange w:id="3072" w:author="Andries Pandia" w:date="2025-08-26T08:27:00Z">
            <w:rPr>
              <w:color w:val="000000"/>
            </w:rPr>
          </w:rPrChange>
        </w:rPr>
        <w:t>CSV</w:t>
      </w:r>
      <w:ins w:id="3073" w:author="Andries Pandia" w:date="2025-08-26T08:11:00Z">
        <w:r w:rsidR="004026A1" w:rsidRPr="00BB0106">
          <w:rPr>
            <w:lang w:val="en-ID"/>
            <w:rPrChange w:id="3074" w:author="Andries Pandia" w:date="2025-08-26T08:27:00Z">
              <w:rPr>
                <w:lang w:val="en-US"/>
              </w:rPr>
            </w:rPrChange>
          </w:rPr>
          <w:t>)</w:t>
        </w:r>
      </w:ins>
      <w:r w:rsidRPr="00BB0106">
        <w:rPr>
          <w:noProof/>
          <w:lang w:val="id-ID"/>
          <w:rPrChange w:id="3075" w:author="Andries Pandia" w:date="2025-08-26T08:27:00Z">
            <w:rPr>
              <w:color w:val="000000"/>
            </w:rPr>
          </w:rPrChange>
        </w:rPr>
        <w:t xml:space="preserve"> dan mencakup variabel-variabel penting seperti negara asal korban, usia, jenis kelamin, bentuk eksploitasi, serta tujuan eksploitasi.</w:t>
      </w:r>
    </w:p>
    <w:p w14:paraId="7A14C4F0" w14:textId="77777777" w:rsidR="00226153" w:rsidRPr="00BB0106" w:rsidRDefault="00226153">
      <w:pPr>
        <w:contextualSpacing/>
        <w:rPr>
          <w:noProof/>
          <w:kern w:val="2"/>
          <w:lang w:val="id-ID"/>
          <w14:ligatures w14:val="standardContextual"/>
          <w:rPrChange w:id="3076" w:author="Andries Pandia" w:date="2025-08-26T08:27:00Z">
            <w:rPr/>
          </w:rPrChange>
        </w:rPr>
        <w:pPrChange w:id="3077" w:author="Andries Pandia" w:date="2025-08-21T17:09:00Z">
          <w:pPr>
            <w:ind w:firstLine="540"/>
          </w:pPr>
        </w:pPrChange>
      </w:pPr>
      <w:r w:rsidRPr="00BB0106">
        <w:rPr>
          <w:noProof/>
          <w:kern w:val="2"/>
          <w:lang w:val="id-ID"/>
          <w14:ligatures w14:val="standardContextual"/>
          <w:rPrChange w:id="3078" w:author="Andries Pandia" w:date="2025-08-26T08:27:00Z">
            <w:rPr>
              <w:color w:val="000000"/>
            </w:rPr>
          </w:rPrChange>
        </w:rPr>
        <w:t>Langkah-langkah penelitian meliputi:</w:t>
      </w:r>
    </w:p>
    <w:p w14:paraId="09D4209B" w14:textId="77777777" w:rsidR="00226153" w:rsidRPr="00BB0106" w:rsidRDefault="00226153">
      <w:pPr>
        <w:pStyle w:val="ListParagraph"/>
        <w:numPr>
          <w:ilvl w:val="0"/>
          <w:numId w:val="23"/>
        </w:numPr>
        <w:ind w:left="709" w:hanging="357"/>
        <w:contextualSpacing w:val="0"/>
        <w:textAlignment w:val="baseline"/>
        <w:rPr>
          <w:color w:val="000000"/>
        </w:rPr>
        <w:pPrChange w:id="3079" w:author="Andries Pandia" w:date="2025-08-21T17:09:00Z">
          <w:pPr>
            <w:numPr>
              <w:numId w:val="2"/>
            </w:numPr>
            <w:tabs>
              <w:tab w:val="num" w:pos="720"/>
            </w:tabs>
            <w:ind w:left="720" w:hanging="360"/>
            <w:textAlignment w:val="baseline"/>
          </w:pPr>
        </w:pPrChange>
      </w:pPr>
      <w:r w:rsidRPr="00BB0106">
        <w:rPr>
          <w:color w:val="000000"/>
          <w:kern w:val="0"/>
          <w14:ligatures w14:val="none"/>
          <w:rPrChange w:id="3080" w:author="Andries Pandia" w:date="2025-08-26T08:27:00Z">
            <w:rPr>
              <w:noProof w:val="0"/>
              <w:color w:val="000000"/>
              <w:kern w:val="0"/>
              <w:lang w:val="en-ID"/>
              <w14:ligatures w14:val="none"/>
            </w:rPr>
          </w:rPrChange>
        </w:rPr>
        <w:t>Pengumpulan Data: Mengunduh dataset secara legal dari situs resmi UNODC.</w:t>
      </w:r>
    </w:p>
    <w:p w14:paraId="29F37FB3" w14:textId="77777777" w:rsidR="00226153" w:rsidRPr="00BB0106" w:rsidRDefault="00226153">
      <w:pPr>
        <w:pStyle w:val="ListParagraph"/>
        <w:numPr>
          <w:ilvl w:val="0"/>
          <w:numId w:val="23"/>
        </w:numPr>
        <w:ind w:left="709" w:hanging="357"/>
        <w:contextualSpacing w:val="0"/>
        <w:textAlignment w:val="baseline"/>
        <w:rPr>
          <w:color w:val="000000"/>
        </w:rPr>
        <w:pPrChange w:id="3081" w:author="Andries Pandia" w:date="2025-08-21T17:09:00Z">
          <w:pPr>
            <w:numPr>
              <w:numId w:val="2"/>
            </w:numPr>
            <w:tabs>
              <w:tab w:val="num" w:pos="720"/>
            </w:tabs>
            <w:ind w:left="720" w:hanging="360"/>
            <w:textAlignment w:val="baseline"/>
          </w:pPr>
        </w:pPrChange>
      </w:pPr>
      <w:r w:rsidRPr="00BB0106">
        <w:rPr>
          <w:color w:val="000000"/>
          <w:kern w:val="0"/>
          <w14:ligatures w14:val="none"/>
          <w:rPrChange w:id="3082" w:author="Andries Pandia" w:date="2025-08-26T08:27:00Z">
            <w:rPr>
              <w:noProof w:val="0"/>
              <w:color w:val="000000"/>
              <w:kern w:val="0"/>
              <w:lang w:val="en-ID"/>
              <w14:ligatures w14:val="none"/>
            </w:rPr>
          </w:rPrChange>
        </w:rPr>
        <w:t>Pembersihan Data (</w:t>
      </w:r>
      <w:r w:rsidRPr="00BB0106">
        <w:rPr>
          <w:i/>
          <w:color w:val="000000"/>
          <w:kern w:val="0"/>
          <w14:ligatures w14:val="none"/>
          <w:rPrChange w:id="3083" w:author="Andries Pandia" w:date="2025-08-26T08:27:00Z">
            <w:rPr>
              <w:noProof w:val="0"/>
              <w:color w:val="000000"/>
              <w:kern w:val="0"/>
              <w:lang w:val="en-ID"/>
              <w14:ligatures w14:val="none"/>
            </w:rPr>
          </w:rPrChange>
        </w:rPr>
        <w:t>Data Cleaning</w:t>
      </w:r>
      <w:r w:rsidRPr="00BB0106">
        <w:rPr>
          <w:color w:val="000000"/>
          <w:kern w:val="0"/>
          <w14:ligatures w14:val="none"/>
          <w:rPrChange w:id="3084" w:author="Andries Pandia" w:date="2025-08-26T08:27:00Z">
            <w:rPr>
              <w:noProof w:val="0"/>
              <w:color w:val="000000"/>
              <w:kern w:val="0"/>
              <w:lang w:val="en-ID"/>
              <w14:ligatures w14:val="none"/>
            </w:rPr>
          </w:rPrChange>
        </w:rPr>
        <w:t xml:space="preserve">): Mengidentifikasi dan memperbaiki nilai kosong, menghapus duplikasi, serta menyesuaikan format data. Proses ini dilakukan menggunakan Python dengan </w:t>
      </w:r>
      <w:r w:rsidRPr="00BB0106">
        <w:rPr>
          <w:i/>
          <w:color w:val="000000"/>
          <w:kern w:val="0"/>
          <w14:ligatures w14:val="none"/>
          <w:rPrChange w:id="3085" w:author="Andries Pandia" w:date="2025-08-26T08:27:00Z">
            <w:rPr>
              <w:noProof w:val="0"/>
              <w:color w:val="000000"/>
              <w:kern w:val="0"/>
              <w:lang w:val="en-ID"/>
              <w14:ligatures w14:val="none"/>
            </w:rPr>
          </w:rPrChange>
        </w:rPr>
        <w:t>library</w:t>
      </w:r>
      <w:r w:rsidRPr="00BB0106">
        <w:rPr>
          <w:color w:val="000000"/>
          <w:kern w:val="0"/>
          <w14:ligatures w14:val="none"/>
          <w:rPrChange w:id="3086" w:author="Andries Pandia" w:date="2025-08-26T08:27:00Z">
            <w:rPr>
              <w:noProof w:val="0"/>
              <w:color w:val="000000"/>
              <w:kern w:val="0"/>
              <w:lang w:val="en-ID"/>
              <w14:ligatures w14:val="none"/>
            </w:rPr>
          </w:rPrChange>
        </w:rPr>
        <w:t xml:space="preserve"> Pandas dan validasi tambahan melalui Microsoft Excel.</w:t>
      </w:r>
    </w:p>
    <w:p w14:paraId="7D76C200" w14:textId="77777777" w:rsidR="00226153" w:rsidRPr="00BB0106" w:rsidRDefault="00226153">
      <w:pPr>
        <w:pStyle w:val="ListParagraph"/>
        <w:numPr>
          <w:ilvl w:val="0"/>
          <w:numId w:val="23"/>
        </w:numPr>
        <w:ind w:left="709" w:hanging="357"/>
        <w:contextualSpacing w:val="0"/>
        <w:textAlignment w:val="baseline"/>
        <w:rPr>
          <w:color w:val="000000"/>
        </w:rPr>
        <w:pPrChange w:id="3087" w:author="Andries Pandia" w:date="2025-08-21T17:09:00Z">
          <w:pPr>
            <w:numPr>
              <w:numId w:val="2"/>
            </w:numPr>
            <w:tabs>
              <w:tab w:val="num" w:pos="720"/>
            </w:tabs>
            <w:ind w:left="720" w:hanging="360"/>
            <w:textAlignment w:val="baseline"/>
          </w:pPr>
        </w:pPrChange>
      </w:pPr>
      <w:r w:rsidRPr="00BB0106">
        <w:rPr>
          <w:color w:val="000000"/>
          <w:kern w:val="0"/>
          <w14:ligatures w14:val="none"/>
          <w:rPrChange w:id="3088" w:author="Andries Pandia" w:date="2025-08-26T08:27:00Z">
            <w:rPr>
              <w:noProof w:val="0"/>
              <w:color w:val="000000"/>
              <w:kern w:val="0"/>
              <w:lang w:val="en-ID"/>
              <w14:ligatures w14:val="none"/>
            </w:rPr>
          </w:rPrChange>
        </w:rPr>
        <w:t xml:space="preserve">Analisis Statistik Deskriptif: Data yang telah dibersihkan dianalisis untuk mencari distribusi frekuensi, persentase, dan kecenderungan umum. </w:t>
      </w:r>
      <w:r w:rsidRPr="00BB0106">
        <w:rPr>
          <w:i/>
          <w:color w:val="000000"/>
          <w:kern w:val="0"/>
          <w14:ligatures w14:val="none"/>
          <w:rPrChange w:id="3089" w:author="Andries Pandia" w:date="2025-08-26T08:27:00Z">
            <w:rPr>
              <w:noProof w:val="0"/>
              <w:color w:val="000000"/>
              <w:kern w:val="0"/>
              <w:lang w:val="en-ID"/>
              <w14:ligatures w14:val="none"/>
            </w:rPr>
          </w:rPrChange>
        </w:rPr>
        <w:t>Tools</w:t>
      </w:r>
      <w:r w:rsidRPr="00BB0106">
        <w:rPr>
          <w:color w:val="000000"/>
          <w:kern w:val="0"/>
          <w14:ligatures w14:val="none"/>
          <w:rPrChange w:id="3090" w:author="Andries Pandia" w:date="2025-08-26T08:27:00Z">
            <w:rPr>
              <w:noProof w:val="0"/>
              <w:color w:val="000000"/>
              <w:kern w:val="0"/>
              <w:lang w:val="en-ID"/>
              <w14:ligatures w14:val="none"/>
            </w:rPr>
          </w:rPrChange>
        </w:rPr>
        <w:t xml:space="preserve"> yang digunakan adalah Python dengan bantuan </w:t>
      </w:r>
      <w:r w:rsidRPr="00BB0106">
        <w:rPr>
          <w:i/>
          <w:color w:val="000000"/>
          <w:kern w:val="0"/>
          <w14:ligatures w14:val="none"/>
          <w:rPrChange w:id="3091" w:author="Andries Pandia" w:date="2025-08-26T08:27:00Z">
            <w:rPr>
              <w:noProof w:val="0"/>
              <w:color w:val="000000"/>
              <w:kern w:val="0"/>
              <w:lang w:val="en-ID"/>
              <w14:ligatures w14:val="none"/>
            </w:rPr>
          </w:rPrChange>
        </w:rPr>
        <w:t>library</w:t>
      </w:r>
      <w:r w:rsidRPr="00BB0106">
        <w:rPr>
          <w:color w:val="000000"/>
          <w:kern w:val="0"/>
          <w14:ligatures w14:val="none"/>
          <w:rPrChange w:id="3092" w:author="Andries Pandia" w:date="2025-08-26T08:27:00Z">
            <w:rPr>
              <w:noProof w:val="0"/>
              <w:color w:val="000000"/>
              <w:kern w:val="0"/>
              <w:lang w:val="en-ID"/>
              <w14:ligatures w14:val="none"/>
            </w:rPr>
          </w:rPrChange>
        </w:rPr>
        <w:t xml:space="preserve"> Matplotlib dan Seaborn.</w:t>
      </w:r>
    </w:p>
    <w:p w14:paraId="4FFD813F" w14:textId="77777777" w:rsidR="00226153" w:rsidRPr="00BB0106" w:rsidRDefault="00226153">
      <w:pPr>
        <w:pStyle w:val="ListParagraph"/>
        <w:numPr>
          <w:ilvl w:val="0"/>
          <w:numId w:val="23"/>
        </w:numPr>
        <w:ind w:left="709" w:hanging="357"/>
        <w:contextualSpacing w:val="0"/>
        <w:textAlignment w:val="baseline"/>
        <w:rPr>
          <w:color w:val="000000"/>
        </w:rPr>
        <w:pPrChange w:id="3093" w:author="Andries Pandia" w:date="2025-08-21T17:09:00Z">
          <w:pPr>
            <w:numPr>
              <w:numId w:val="2"/>
            </w:numPr>
            <w:tabs>
              <w:tab w:val="num" w:pos="720"/>
            </w:tabs>
            <w:ind w:left="720" w:hanging="360"/>
            <w:textAlignment w:val="baseline"/>
          </w:pPr>
        </w:pPrChange>
      </w:pPr>
      <w:r w:rsidRPr="00BB0106">
        <w:rPr>
          <w:color w:val="000000"/>
          <w:kern w:val="0"/>
          <w14:ligatures w14:val="none"/>
          <w:rPrChange w:id="3094" w:author="Andries Pandia" w:date="2025-08-26T08:27:00Z">
            <w:rPr>
              <w:noProof w:val="0"/>
              <w:color w:val="000000"/>
              <w:kern w:val="0"/>
              <w:lang w:val="en-ID"/>
              <w14:ligatures w14:val="none"/>
            </w:rPr>
          </w:rPrChange>
        </w:rPr>
        <w:t>Visualisasi Data: Penyajian hasil analisis menggunakan Tableau, dengan grafik</w:t>
      </w:r>
      <w:del w:id="3095" w:author="Andries Pandia" w:date="2025-08-21T16:47:00Z">
        <w:r w:rsidRPr="00BB0106" w:rsidDel="00A0307E">
          <w:rPr>
            <w:color w:val="000000"/>
            <w:kern w:val="0"/>
            <w14:ligatures w14:val="none"/>
            <w:rPrChange w:id="3096" w:author="Andries Pandia" w:date="2025-08-26T08:27:00Z">
              <w:rPr>
                <w:noProof w:val="0"/>
                <w:color w:val="000000"/>
                <w:kern w:val="0"/>
                <w:lang w:val="en-ID"/>
                <w14:ligatures w14:val="none"/>
              </w:rPr>
            </w:rPrChange>
          </w:rPr>
          <w:delText xml:space="preserve"> </w:delText>
        </w:r>
      </w:del>
      <w:r w:rsidRPr="00BB0106">
        <w:rPr>
          <w:color w:val="000000"/>
          <w:kern w:val="0"/>
          <w14:ligatures w14:val="none"/>
          <w:rPrChange w:id="3097" w:author="Andries Pandia" w:date="2025-08-26T08:27:00Z">
            <w:rPr>
              <w:noProof w:val="0"/>
              <w:color w:val="000000"/>
              <w:kern w:val="0"/>
              <w:lang w:val="en-ID"/>
              <w14:ligatures w14:val="none"/>
            </w:rPr>
          </w:rPrChange>
        </w:rPr>
        <w:t>, diagram lingkaran, serta peta distribusi kasus berdasarkan wilayah.</w:t>
      </w:r>
    </w:p>
    <w:p w14:paraId="4B54227B" w14:textId="191C2A19" w:rsidR="00226153" w:rsidRPr="00BB0106" w:rsidDel="00A0307E" w:rsidRDefault="00226153">
      <w:pPr>
        <w:contextualSpacing/>
        <w:rPr>
          <w:del w:id="3098" w:author="Andries Pandia" w:date="2025-08-21T16:47:00Z"/>
          <w:noProof/>
          <w:kern w:val="2"/>
          <w:lang w:val="id-ID"/>
          <w14:ligatures w14:val="standardContextual"/>
          <w:rPrChange w:id="3099" w:author="Andries Pandia" w:date="2025-08-26T08:27:00Z">
            <w:rPr>
              <w:del w:id="3100" w:author="Andries Pandia" w:date="2025-08-21T16:47:00Z"/>
            </w:rPr>
          </w:rPrChange>
        </w:rPr>
        <w:pPrChange w:id="3101" w:author="Andries Pandia" w:date="2025-08-21T17:09:00Z">
          <w:pPr>
            <w:ind w:firstLine="540"/>
          </w:pPr>
        </w:pPrChange>
      </w:pPr>
      <w:r w:rsidRPr="00BB0106">
        <w:rPr>
          <w:noProof/>
          <w:kern w:val="2"/>
          <w:lang w:val="id-ID"/>
          <w14:ligatures w14:val="standardContextual"/>
          <w:rPrChange w:id="3102" w:author="Andries Pandia" w:date="2025-08-26T08:27:00Z">
            <w:rPr>
              <w:color w:val="000000"/>
            </w:rPr>
          </w:rPrChange>
        </w:rPr>
        <w:t xml:space="preserve">Metode ini bertujuan menjaga transparansi, replikasi, dan akuntabilitas dalam </w:t>
      </w:r>
      <w:r w:rsidR="00496F70" w:rsidRPr="00BB0106">
        <w:rPr>
          <w:noProof/>
          <w:kern w:val="2"/>
          <w:lang w:val="id-ID"/>
          <w14:ligatures w14:val="standardContextual"/>
          <w:rPrChange w:id="3103" w:author="Andries Pandia" w:date="2025-08-26T08:27:00Z">
            <w:rPr>
              <w:color w:val="000000"/>
            </w:rPr>
          </w:rPrChange>
        </w:rPr>
        <w:t xml:space="preserve"> </w:t>
      </w:r>
      <w:r w:rsidRPr="00BB0106">
        <w:rPr>
          <w:noProof/>
          <w:kern w:val="2"/>
          <w:lang w:val="id-ID"/>
          <w14:ligatures w14:val="standardContextual"/>
          <w:rPrChange w:id="3104" w:author="Andries Pandia" w:date="2025-08-26T08:27:00Z">
            <w:rPr>
              <w:color w:val="000000"/>
            </w:rPr>
          </w:rPrChange>
        </w:rPr>
        <w:t xml:space="preserve">setiap tahapan analisis </w:t>
      </w:r>
      <w:r w:rsidR="00403C01" w:rsidRPr="00A96BCD">
        <w:fldChar w:fldCharType="begin"/>
      </w:r>
      <w:r w:rsidR="00403C01" w:rsidRPr="00BB0106">
        <w:rPr>
          <w:noProof/>
          <w:lang w:val="id-ID"/>
          <w:rPrChange w:id="3105" w:author="Andries Pandia" w:date="2025-08-26T08:27:00Z">
            <w:rPr/>
          </w:rPrChange>
        </w:rPr>
        <w:instrText xml:space="preserve"> ADDIN ZOTERO_ITEM CSL_CITATION {"citationID":"reZAsakz","properties":{"formattedCitation":"(Neuman, 2014)","plainCitation":"(Neuman, 2014)","noteIndex":0},"citationItems":[{"id":258,"uris":["http://zotero.org/users/16668876/items/YNN3BZWZ"],"itemData":{"id":258,"type":"book","edition":"7","publisher":"Pearson","title":"Metode Penelitian Sosial: Pendekatan Kualitatif dan  Kuantitatif","author":[{"family":"Neuman","given":"W. L."}],"issued":{"date-parts":[["2014"]]}}}],"schema":"https://github.com/citation-s</w:instrText>
      </w:r>
      <w:r w:rsidR="00403C01" w:rsidRPr="00BB0106">
        <w:instrText xml:space="preserve">tyle-language/schema/raw/master/csl-citation.json"} </w:instrText>
      </w:r>
      <w:r w:rsidR="00403C01" w:rsidRPr="00A96BCD">
        <w:fldChar w:fldCharType="separate"/>
      </w:r>
      <w:r w:rsidR="00403C01" w:rsidRPr="00BB0106">
        <w:rPr>
          <w:noProof/>
          <w:lang w:val="id-ID"/>
          <w:rPrChange w:id="3106" w:author="Andries Pandia" w:date="2025-08-26T08:27:00Z">
            <w:rPr/>
          </w:rPrChange>
        </w:rPr>
        <w:t>(Neuman, 2014)</w:t>
      </w:r>
      <w:r w:rsidR="00403C01" w:rsidRPr="00A96BCD">
        <w:fldChar w:fldCharType="end"/>
      </w:r>
      <w:r w:rsidRPr="00BB0106">
        <w:rPr>
          <w:noProof/>
          <w:kern w:val="2"/>
          <w:lang w:val="id-ID"/>
          <w14:ligatures w14:val="standardContextual"/>
          <w:rPrChange w:id="3107" w:author="Andries Pandia" w:date="2025-08-26T08:27:00Z">
            <w:rPr>
              <w:color w:val="000000"/>
            </w:rPr>
          </w:rPrChange>
        </w:rPr>
        <w:t>.</w:t>
      </w:r>
    </w:p>
    <w:p w14:paraId="43CF306F" w14:textId="3EA73E43" w:rsidR="006B5570" w:rsidRPr="00BB0106" w:rsidDel="00A0307E" w:rsidRDefault="006B5570">
      <w:pPr>
        <w:rPr>
          <w:del w:id="3108" w:author="Andries Pandia" w:date="2025-08-21T16:47:00Z"/>
          <w:lang w:val="id-ID"/>
          <w:rPrChange w:id="3109" w:author="Andries Pandia" w:date="2025-08-26T08:27:00Z">
            <w:rPr>
              <w:del w:id="3110" w:author="Andries Pandia" w:date="2025-08-21T16:47:00Z"/>
            </w:rPr>
          </w:rPrChange>
        </w:rPr>
        <w:pPrChange w:id="3111" w:author="Andries Pandia" w:date="2025-08-21T17:09:00Z">
          <w:pPr>
            <w:pStyle w:val="Heading2"/>
          </w:pPr>
        </w:pPrChange>
      </w:pPr>
      <w:bookmarkStart w:id="3112" w:name="_Toc205565585"/>
    </w:p>
    <w:p w14:paraId="586DA304" w14:textId="4DFEA536" w:rsidR="006B5570" w:rsidRPr="00BB0106" w:rsidDel="00A0307E" w:rsidRDefault="006B5570">
      <w:pPr>
        <w:rPr>
          <w:del w:id="3113" w:author="Andries Pandia" w:date="2025-08-21T16:47:00Z"/>
          <w:lang w:val="id-ID"/>
          <w:rPrChange w:id="3114" w:author="Andries Pandia" w:date="2025-08-26T08:27:00Z">
            <w:rPr>
              <w:del w:id="3115" w:author="Andries Pandia" w:date="2025-08-21T16:47:00Z"/>
            </w:rPr>
          </w:rPrChange>
        </w:rPr>
        <w:pPrChange w:id="3116" w:author="Andries Pandia" w:date="2025-08-21T17:09:00Z">
          <w:pPr>
            <w:pStyle w:val="Heading2"/>
          </w:pPr>
        </w:pPrChange>
      </w:pPr>
    </w:p>
    <w:p w14:paraId="37CCFE3E" w14:textId="77777777" w:rsidR="00A0307E" w:rsidRPr="00BB0106" w:rsidRDefault="00A0307E">
      <w:pPr>
        <w:rPr>
          <w:ins w:id="3117" w:author="Andries Pandia" w:date="2025-08-21T16:47:00Z"/>
          <w:lang w:val="id-ID"/>
          <w:rPrChange w:id="3118" w:author="Andries Pandia" w:date="2025-08-26T08:27:00Z">
            <w:rPr>
              <w:ins w:id="3119" w:author="Andries Pandia" w:date="2025-08-21T16:47:00Z"/>
            </w:rPr>
          </w:rPrChange>
        </w:rPr>
        <w:pPrChange w:id="3120" w:author="Andries Pandia" w:date="2025-08-21T17:09:00Z">
          <w:pPr>
            <w:pStyle w:val="Heading2"/>
          </w:pPr>
        </w:pPrChange>
      </w:pPr>
      <w:bookmarkStart w:id="3121" w:name="_Toc205823107"/>
      <w:bookmarkStart w:id="3122" w:name="_Toc205823179"/>
      <w:bookmarkStart w:id="3123" w:name="_Toc205823342"/>
      <w:bookmarkStart w:id="3124" w:name="_Toc205823449"/>
      <w:bookmarkStart w:id="3125" w:name="_Toc206166262"/>
    </w:p>
    <w:p w14:paraId="68946F18" w14:textId="77777777" w:rsidR="00A0307E" w:rsidRPr="00BB0106" w:rsidRDefault="00A0307E" w:rsidP="00403C01">
      <w:pPr>
        <w:rPr>
          <w:noProof/>
          <w:lang w:val="id-ID"/>
          <w:rPrChange w:id="3126" w:author="Andries Pandia" w:date="2025-08-26T08:27:00Z">
            <w:rPr>
              <w:lang w:val="en-US"/>
            </w:rPr>
          </w:rPrChange>
        </w:rPr>
      </w:pPr>
    </w:p>
    <w:p w14:paraId="6887CDF5" w14:textId="77777777" w:rsidR="00403C01" w:rsidRPr="00BB0106" w:rsidRDefault="00403C01">
      <w:pPr>
        <w:rPr>
          <w:ins w:id="3127" w:author="Andries Pandia" w:date="2025-08-21T16:47:00Z"/>
          <w:lang w:val="id-ID"/>
          <w:rPrChange w:id="3128" w:author="Andries Pandia" w:date="2025-08-26T08:27:00Z">
            <w:rPr>
              <w:ins w:id="3129" w:author="Andries Pandia" w:date="2025-08-21T16:47:00Z"/>
            </w:rPr>
          </w:rPrChange>
        </w:rPr>
        <w:pPrChange w:id="3130" w:author="Andries Pandia" w:date="2025-08-22T18:00:00Z">
          <w:pPr>
            <w:pStyle w:val="Heading2"/>
          </w:pPr>
        </w:pPrChange>
      </w:pPr>
    </w:p>
    <w:p w14:paraId="2C267C0B" w14:textId="7941069A" w:rsidR="00026C2F" w:rsidRPr="00BB0106" w:rsidRDefault="00026C2F" w:rsidP="00F547C2">
      <w:pPr>
        <w:pStyle w:val="Heading2"/>
        <w:rPr>
          <w:lang w:val="id-ID"/>
          <w:rPrChange w:id="3131" w:author="Andries Pandia" w:date="2025-08-26T08:27:00Z">
            <w:rPr/>
          </w:rPrChange>
        </w:rPr>
      </w:pPr>
      <w:bookmarkStart w:id="3132" w:name="_Toc206780693"/>
      <w:r w:rsidRPr="00BB0106">
        <w:rPr>
          <w:lang w:val="id-ID"/>
          <w:rPrChange w:id="3133" w:author="Andries Pandia" w:date="2025-08-26T08:27:00Z">
            <w:rPr/>
          </w:rPrChange>
        </w:rPr>
        <w:lastRenderedPageBreak/>
        <w:t>1.</w:t>
      </w:r>
      <w:ins w:id="3134" w:author="Andries Pandia" w:date="2025-08-21T16:49:00Z">
        <w:r w:rsidR="00A0307E" w:rsidRPr="00BB0106">
          <w:rPr>
            <w:lang w:val="id-ID"/>
            <w:rPrChange w:id="3135" w:author="Andries Pandia" w:date="2025-08-26T08:27:00Z">
              <w:rPr/>
            </w:rPrChange>
          </w:rPr>
          <w:t>5.</w:t>
        </w:r>
      </w:ins>
      <w:ins w:id="3136" w:author="Andries Pandia" w:date="2025-08-22T17:56:00Z">
        <w:r w:rsidR="00CA78FC" w:rsidRPr="00BB0106">
          <w:rPr>
            <w:lang w:val="id-ID"/>
            <w:rPrChange w:id="3137" w:author="Andries Pandia" w:date="2025-08-26T08:27:00Z">
              <w:rPr/>
            </w:rPrChange>
          </w:rPr>
          <w:tab/>
        </w:r>
      </w:ins>
      <w:del w:id="3138" w:author="Andries Pandia" w:date="2025-08-21T16:49:00Z">
        <w:r w:rsidRPr="00BB0106" w:rsidDel="00A0307E">
          <w:rPr>
            <w:lang w:val="id-ID"/>
            <w:rPrChange w:id="3139" w:author="Andries Pandia" w:date="2025-08-26T08:27:00Z">
              <w:rPr/>
            </w:rPrChange>
          </w:rPr>
          <w:delText xml:space="preserve">5 </w:delText>
        </w:r>
        <w:r w:rsidRPr="00BB0106" w:rsidDel="00A0307E">
          <w:rPr>
            <w:lang w:val="id-ID"/>
            <w:rPrChange w:id="3140" w:author="Andries Pandia" w:date="2025-08-26T08:27:00Z">
              <w:rPr/>
            </w:rPrChange>
          </w:rPr>
          <w:tab/>
        </w:r>
      </w:del>
      <w:r w:rsidRPr="00BB0106">
        <w:rPr>
          <w:lang w:val="id-ID"/>
          <w:rPrChange w:id="3141" w:author="Andries Pandia" w:date="2025-08-26T08:27:00Z">
            <w:rPr/>
          </w:rPrChange>
        </w:rPr>
        <w:t>Sistematika Penulisan</w:t>
      </w:r>
      <w:bookmarkEnd w:id="3112"/>
      <w:bookmarkEnd w:id="3121"/>
      <w:bookmarkEnd w:id="3122"/>
      <w:bookmarkEnd w:id="3123"/>
      <w:bookmarkEnd w:id="3124"/>
      <w:bookmarkEnd w:id="3125"/>
      <w:bookmarkEnd w:id="3132"/>
    </w:p>
    <w:p w14:paraId="081B3C9E" w14:textId="239EB9E5" w:rsidR="00226153" w:rsidRPr="00BB0106" w:rsidRDefault="00026C2F">
      <w:pPr>
        <w:rPr>
          <w:noProof/>
          <w:kern w:val="2"/>
          <w:lang w:val="id-ID"/>
          <w14:ligatures w14:val="standardContextual"/>
          <w:rPrChange w:id="3142" w:author="Andries Pandia" w:date="2025-08-26T08:27:00Z">
            <w:rPr>
              <w:noProof w:val="0"/>
              <w:lang w:val="en-ID"/>
            </w:rPr>
          </w:rPrChange>
        </w:rPr>
        <w:pPrChange w:id="3143" w:author="Andries Pandia" w:date="2025-08-21T17:12:00Z">
          <w:pPr>
            <w:pStyle w:val="NormalWeb"/>
            <w:spacing w:before="0" w:beforeAutospacing="0" w:after="0" w:afterAutospacing="0"/>
            <w:ind w:firstLine="540"/>
          </w:pPr>
        </w:pPrChange>
      </w:pPr>
      <w:del w:id="3144" w:author="Andries Pandia" w:date="2025-08-21T17:12:00Z">
        <w:r w:rsidRPr="00BB0106" w:rsidDel="00F547C2">
          <w:rPr>
            <w:noProof/>
            <w:kern w:val="2"/>
            <w:lang w:val="id-ID"/>
            <w14:ligatures w14:val="standardContextual"/>
            <w:rPrChange w:id="3145" w:author="Andries Pandia" w:date="2025-08-26T08:27:00Z">
              <w:rPr>
                <w:lang w:val="en-US"/>
              </w:rPr>
            </w:rPrChange>
          </w:rPr>
          <w:tab/>
        </w:r>
      </w:del>
      <w:r w:rsidR="00226153" w:rsidRPr="00BB0106">
        <w:rPr>
          <w:noProof/>
          <w:kern w:val="2"/>
          <w:lang w:val="id-ID"/>
          <w14:ligatures w14:val="standardContextual"/>
          <w:rPrChange w:id="3146" w:author="Andries Pandia" w:date="2025-08-26T08:27:00Z">
            <w:rPr>
              <w:color w:val="000000"/>
            </w:rPr>
          </w:rPrChange>
        </w:rPr>
        <w:t xml:space="preserve">Penulisan ilmiah ini disusun secara sistematis dan terdiri dari </w:t>
      </w:r>
      <w:r w:rsidR="00C26A36">
        <w:rPr>
          <w:noProof/>
          <w:kern w:val="2"/>
          <w:lang w:val="en-US"/>
          <w14:ligatures w14:val="standardContextual"/>
        </w:rPr>
        <w:t>empat</w:t>
      </w:r>
      <w:r w:rsidR="00226153" w:rsidRPr="00BB0106">
        <w:rPr>
          <w:noProof/>
          <w:kern w:val="2"/>
          <w:lang w:val="id-ID"/>
          <w14:ligatures w14:val="standardContextual"/>
          <w:rPrChange w:id="3147" w:author="Andries Pandia" w:date="2025-08-26T08:27:00Z">
            <w:rPr>
              <w:color w:val="000000"/>
            </w:rPr>
          </w:rPrChange>
        </w:rPr>
        <w:t xml:space="preserve"> bab utama yang saling mendukung satu sama lain.</w:t>
      </w:r>
    </w:p>
    <w:p w14:paraId="17F1418D" w14:textId="77777777" w:rsidR="00226153" w:rsidRPr="00BB0106" w:rsidRDefault="00226153">
      <w:pPr>
        <w:contextualSpacing/>
        <w:rPr>
          <w:noProof/>
          <w:kern w:val="2"/>
          <w:lang w:val="id-ID"/>
          <w14:ligatures w14:val="standardContextual"/>
          <w:rPrChange w:id="3148" w:author="Andries Pandia" w:date="2025-08-26T08:27:00Z">
            <w:rPr/>
          </w:rPrChange>
        </w:rPr>
        <w:pPrChange w:id="3149" w:author="Andries Pandia" w:date="2025-08-21T17:10:00Z">
          <w:pPr>
            <w:ind w:firstLine="540"/>
          </w:pPr>
        </w:pPrChange>
      </w:pPr>
      <w:r w:rsidRPr="00BB0106">
        <w:rPr>
          <w:noProof/>
          <w:lang w:val="id-ID"/>
          <w:rPrChange w:id="3150" w:author="Andries Pandia" w:date="2025-08-26T08:27:00Z">
            <w:rPr>
              <w:color w:val="000000"/>
            </w:rPr>
          </w:rPrChange>
        </w:rPr>
        <w:t>Bab pertama, Pendahuluan, menguraikan pokok bahasan utama dari penelitian yang mencakup latar belakang permasalahan perdagangan manusia secara global, ruang lingkup penelitian, tujuan penelitian, metode yang digunakan dalam analisis data, serta sistematika penulisan ilmiah.</w:t>
      </w:r>
    </w:p>
    <w:p w14:paraId="1D6C8D5E" w14:textId="77777777" w:rsidR="00226153" w:rsidRPr="00BB0106" w:rsidRDefault="00226153">
      <w:pPr>
        <w:contextualSpacing/>
        <w:rPr>
          <w:noProof/>
          <w:kern w:val="2"/>
          <w:lang w:val="id-ID"/>
          <w14:ligatures w14:val="standardContextual"/>
          <w:rPrChange w:id="3151" w:author="Andries Pandia" w:date="2025-08-26T08:27:00Z">
            <w:rPr/>
          </w:rPrChange>
        </w:rPr>
        <w:pPrChange w:id="3152" w:author="Andries Pandia" w:date="2025-08-21T17:10:00Z">
          <w:pPr>
            <w:ind w:firstLine="540"/>
          </w:pPr>
        </w:pPrChange>
      </w:pPr>
      <w:r w:rsidRPr="00BB0106">
        <w:rPr>
          <w:noProof/>
          <w:lang w:val="id-ID"/>
          <w:rPrChange w:id="3153" w:author="Andries Pandia" w:date="2025-08-26T08:27:00Z">
            <w:rPr>
              <w:color w:val="000000"/>
            </w:rPr>
          </w:rPrChange>
        </w:rPr>
        <w:t>Bab kedua, Tinjauan Pustaka, memaparkan teori-teori yang relevan dengan penelitian, seperti konsep dasar perdagangan manusia, jenis-jenis eksploitasi yang umum terjadi, serta teori dasar analisis statistik dan visualisasi data. Tinjauan pustaka ini digunakan sebagai landasan dalam memahami konteks data dan metode yang dipilih.</w:t>
      </w:r>
    </w:p>
    <w:p w14:paraId="687819F2" w14:textId="3EB0EFD4" w:rsidR="00226153" w:rsidRPr="00C26A36" w:rsidRDefault="00226153">
      <w:pPr>
        <w:contextualSpacing/>
        <w:rPr>
          <w:noProof/>
          <w:kern w:val="2"/>
          <w:lang w:val="en-US"/>
          <w14:ligatures w14:val="standardContextual"/>
          <w:rPrChange w:id="3154" w:author="Andries Pandia" w:date="2025-08-26T08:27:00Z">
            <w:rPr/>
          </w:rPrChange>
        </w:rPr>
        <w:pPrChange w:id="3155" w:author="Andries Pandia" w:date="2025-08-21T17:10:00Z">
          <w:pPr>
            <w:ind w:firstLine="540"/>
          </w:pPr>
        </w:pPrChange>
      </w:pPr>
      <w:r w:rsidRPr="00BB0106">
        <w:rPr>
          <w:noProof/>
          <w:lang w:val="id-ID"/>
          <w:rPrChange w:id="3156" w:author="Andries Pandia" w:date="2025-08-26T08:27:00Z">
            <w:rPr>
              <w:color w:val="000000"/>
            </w:rPr>
          </w:rPrChange>
        </w:rPr>
        <w:t xml:space="preserve">Bab ketiga, </w:t>
      </w:r>
      <w:r w:rsidR="00C26A36">
        <w:rPr>
          <w:noProof/>
          <w:lang w:val="en-US"/>
        </w:rPr>
        <w:t>Pembahasan</w:t>
      </w:r>
      <w:r w:rsidRPr="00BB0106">
        <w:rPr>
          <w:noProof/>
          <w:lang w:val="id-ID"/>
          <w:rPrChange w:id="3157" w:author="Andries Pandia" w:date="2025-08-26T08:27:00Z">
            <w:rPr>
              <w:color w:val="000000"/>
            </w:rPr>
          </w:rPrChange>
        </w:rPr>
        <w:t>, menjelaskan secara rinci tahapan-tahapan yang dilakukan dalam penelitian, dimulai dari pengumpulan data sekunder dari UNODC, pembersihan data, proses analisis statistik deskriptif menggunakan Python, hingga pembuatan visualisasi data seperti grafik batang, diagram lingkaran, dan peta sebaran geografis.</w:t>
      </w:r>
      <w:r w:rsidR="00C26A36">
        <w:rPr>
          <w:lang w:val="en-US"/>
        </w:rPr>
        <w:t xml:space="preserve"> Selain </w:t>
      </w:r>
      <w:proofErr w:type="spellStart"/>
      <w:r w:rsidR="00C26A36">
        <w:rPr>
          <w:lang w:val="en-US"/>
        </w:rPr>
        <w:t>itu</w:t>
      </w:r>
      <w:proofErr w:type="spellEnd"/>
      <w:r w:rsidR="00C26A36">
        <w:rPr>
          <w:lang w:val="en-US"/>
        </w:rPr>
        <w:t xml:space="preserve">, </w:t>
      </w:r>
      <w:proofErr w:type="spellStart"/>
      <w:r w:rsidR="00C26A36">
        <w:rPr>
          <w:lang w:val="en-US"/>
        </w:rPr>
        <w:t>bab</w:t>
      </w:r>
      <w:proofErr w:type="spellEnd"/>
      <w:r w:rsidR="00C26A36">
        <w:rPr>
          <w:lang w:val="en-US"/>
        </w:rPr>
        <w:t xml:space="preserve"> </w:t>
      </w:r>
      <w:proofErr w:type="spellStart"/>
      <w:r w:rsidR="00C26A36">
        <w:rPr>
          <w:lang w:val="en-US"/>
        </w:rPr>
        <w:t>ini</w:t>
      </w:r>
      <w:proofErr w:type="spellEnd"/>
      <w:r w:rsidR="00C26A36">
        <w:rPr>
          <w:lang w:val="en-US"/>
        </w:rPr>
        <w:t xml:space="preserve"> juga</w:t>
      </w:r>
      <w:r w:rsidR="00C26A36" w:rsidRPr="00BB0106">
        <w:rPr>
          <w:noProof/>
          <w:lang w:val="id-ID"/>
          <w:rPrChange w:id="3158" w:author="Andries Pandia" w:date="2025-08-26T08:27:00Z">
            <w:rPr>
              <w:color w:val="000000"/>
            </w:rPr>
          </w:rPrChange>
        </w:rPr>
        <w:t xml:space="preserve"> menyajikan hasil analisis data secara sistematis, yang mencakup karakteristik demografis korban, wilayah dengan jumlah kasus tertinggi, serta bentuk eksploitasi yang paling umum. Setiap hasil didukung oleh visualisasi data untuk memudahkan pembaca dalam memahami pola-pola yang ditemukan.</w:t>
      </w:r>
    </w:p>
    <w:p w14:paraId="5CF3391A" w14:textId="6367B627" w:rsidR="00F547C2" w:rsidRPr="00BB0106" w:rsidRDefault="00226153" w:rsidP="00F547C2">
      <w:pPr>
        <w:contextualSpacing/>
        <w:rPr>
          <w:ins w:id="3159" w:author="Andries Pandia" w:date="2025-08-22T19:18:00Z"/>
          <w:noProof/>
          <w:kern w:val="2"/>
          <w:lang w:val="id-ID"/>
          <w14:ligatures w14:val="standardContextual"/>
          <w:rPrChange w:id="3160" w:author="Andries Pandia" w:date="2025-08-26T08:27:00Z">
            <w:rPr>
              <w:ins w:id="3161" w:author="Andries Pandia" w:date="2025-08-22T19:18:00Z"/>
            </w:rPr>
          </w:rPrChange>
        </w:rPr>
      </w:pPr>
      <w:r w:rsidRPr="00BB0106">
        <w:rPr>
          <w:noProof/>
          <w:lang w:val="id-ID"/>
          <w:rPrChange w:id="3162" w:author="Andries Pandia" w:date="2025-08-26T08:27:00Z">
            <w:rPr>
              <w:color w:val="000000"/>
            </w:rPr>
          </w:rPrChange>
        </w:rPr>
        <w:t xml:space="preserve">Bab keempat, </w:t>
      </w:r>
      <w:r w:rsidR="00C26A36" w:rsidRPr="00BB0106">
        <w:rPr>
          <w:noProof/>
          <w:lang w:val="id-ID"/>
          <w:rPrChange w:id="3163" w:author="Andries Pandia" w:date="2025-08-26T08:27:00Z">
            <w:rPr>
              <w:color w:val="000000"/>
            </w:rPr>
          </w:rPrChange>
        </w:rPr>
        <w:t>Penutup, berisi kesimpulan dari hasil analisis yang telah dilakukan serta saran yang dapat digunakan untuk penelitian lanjutan maupun sebagai masukan bagi pihak yang berkepentingan dalam penanggulangan perdagangan manusia di tingkat nasional maupun global.</w:t>
      </w:r>
      <w:r w:rsidRPr="00BB0106">
        <w:rPr>
          <w:rPrChange w:id="3164" w:author="Andries Pandia" w:date="2025-08-26T08:27:00Z">
            <w:rPr>
              <w:color w:val="000000"/>
            </w:rPr>
          </w:rPrChange>
        </w:rPr>
        <w:t xml:space="preserve"> </w:t>
      </w:r>
      <w:bookmarkStart w:id="3165" w:name="_Toc205565586"/>
    </w:p>
    <w:p w14:paraId="12FCD58E" w14:textId="77777777" w:rsidR="000D2261" w:rsidRPr="00BB0106" w:rsidRDefault="000D2261" w:rsidP="00F547C2">
      <w:pPr>
        <w:rPr>
          <w:ins w:id="3166" w:author="Andries Pandia" w:date="2025-08-21T17:10:00Z"/>
          <w:noProof/>
          <w:lang w:val="id-ID"/>
          <w:rPrChange w:id="3167" w:author="Andries Pandia" w:date="2025-08-26T08:27:00Z">
            <w:rPr>
              <w:ins w:id="3168" w:author="Andries Pandia" w:date="2025-08-21T17:10:00Z"/>
            </w:rPr>
          </w:rPrChange>
        </w:rPr>
        <w:sectPr w:rsidR="000D2261" w:rsidRPr="00BB0106" w:rsidSect="00394DB1">
          <w:headerReference w:type="default" r:id="rId21"/>
          <w:footerReference w:type="default" r:id="rId22"/>
          <w:pgSz w:w="11906" w:h="16838" w:code="9"/>
          <w:pgMar w:top="2268" w:right="1701" w:bottom="1701" w:left="2268" w:header="720" w:footer="1134" w:gutter="0"/>
          <w:pgNumType w:fmt="decimal" w:start="1"/>
          <w:cols w:space="720"/>
          <w:docGrid w:linePitch="326"/>
          <w:sectPrChange w:id="3175" w:author="Andries Pandia" w:date="2025-08-22T17:14:00Z">
            <w:sectPr w:rsidR="000D2261" w:rsidRPr="00BB0106" w:rsidSect="00394DB1">
              <w:pgSz w:code="0"/>
              <w:pgMar w:top="2268" w:right="1701" w:bottom="1701" w:left="2268" w:header="720" w:footer="720" w:gutter="0"/>
              <w:pgNumType w:fmt="lowerRoman"/>
            </w:sectPr>
          </w:sectPrChange>
        </w:sectPr>
      </w:pPr>
    </w:p>
    <w:p w14:paraId="7825C1B6" w14:textId="48EBCDD1" w:rsidR="00F24D17" w:rsidRPr="00BB0106" w:rsidDel="00A0307E" w:rsidRDefault="00F24D17">
      <w:pPr>
        <w:pStyle w:val="Heading1"/>
        <w:rPr>
          <w:del w:id="3176" w:author="Andries Pandia" w:date="2025-08-21T16:50:00Z"/>
        </w:rPr>
        <w:pPrChange w:id="3177" w:author="Andries Pandia" w:date="2025-08-22T17:01:00Z">
          <w:pPr>
            <w:ind w:firstLine="540"/>
          </w:pPr>
        </w:pPrChange>
      </w:pPr>
    </w:p>
    <w:p w14:paraId="41DD12B2" w14:textId="049A17AF" w:rsidR="006B5570" w:rsidRPr="00A96BCD" w:rsidDel="00A0307E" w:rsidRDefault="006B5570">
      <w:pPr>
        <w:pStyle w:val="Heading1"/>
        <w:rPr>
          <w:del w:id="3178" w:author="Andries Pandia" w:date="2025-08-21T16:50:00Z"/>
        </w:rPr>
        <w:pPrChange w:id="3179" w:author="Andries Pandia" w:date="2025-08-22T17:01:00Z">
          <w:pPr>
            <w:ind w:firstLine="540"/>
          </w:pPr>
        </w:pPrChange>
      </w:pPr>
    </w:p>
    <w:p w14:paraId="54D9B8C8" w14:textId="5901AC11" w:rsidR="006B5570" w:rsidRPr="00A96BCD" w:rsidDel="00A0307E" w:rsidRDefault="006B5570">
      <w:pPr>
        <w:pStyle w:val="Heading1"/>
        <w:rPr>
          <w:del w:id="3180" w:author="Andries Pandia" w:date="2025-08-21T16:50:00Z"/>
        </w:rPr>
        <w:pPrChange w:id="3181" w:author="Andries Pandia" w:date="2025-08-22T17:01:00Z">
          <w:pPr>
            <w:ind w:firstLine="540"/>
          </w:pPr>
        </w:pPrChange>
      </w:pPr>
    </w:p>
    <w:p w14:paraId="51E5A9E7" w14:textId="4303A030" w:rsidR="00F24D17" w:rsidRPr="00A96BCD" w:rsidDel="00A0307E" w:rsidRDefault="00F24D17">
      <w:pPr>
        <w:pStyle w:val="Heading1"/>
        <w:rPr>
          <w:del w:id="3182" w:author="Andries Pandia" w:date="2025-08-21T16:50:00Z"/>
        </w:rPr>
        <w:pPrChange w:id="3183" w:author="Andries Pandia" w:date="2025-08-22T17:01:00Z">
          <w:pPr/>
        </w:pPrChange>
      </w:pPr>
    </w:p>
    <w:p w14:paraId="782F91FE" w14:textId="3ADC1CE8" w:rsidR="0016076E" w:rsidRPr="00A96BCD" w:rsidDel="00A0307E" w:rsidRDefault="0016076E">
      <w:pPr>
        <w:pStyle w:val="Heading1"/>
        <w:rPr>
          <w:del w:id="3184" w:author="Andries Pandia" w:date="2025-08-21T16:50:00Z"/>
        </w:rPr>
        <w:pPrChange w:id="3185" w:author="Andries Pandia" w:date="2025-08-22T17:01:00Z">
          <w:pPr/>
        </w:pPrChange>
      </w:pPr>
    </w:p>
    <w:p w14:paraId="735E637E" w14:textId="5A28E353" w:rsidR="0016076E" w:rsidRPr="00A96BCD" w:rsidDel="00A0307E" w:rsidRDefault="0016076E">
      <w:pPr>
        <w:pStyle w:val="Heading1"/>
        <w:rPr>
          <w:del w:id="3186" w:author="Andries Pandia" w:date="2025-08-21T16:50:00Z"/>
        </w:rPr>
        <w:pPrChange w:id="3187" w:author="Andries Pandia" w:date="2025-08-22T17:01:00Z">
          <w:pPr/>
        </w:pPrChange>
      </w:pPr>
    </w:p>
    <w:p w14:paraId="0BBFC01F" w14:textId="5F07960B" w:rsidR="00A0307E" w:rsidRPr="00BB0106" w:rsidRDefault="009D40F3">
      <w:pPr>
        <w:pStyle w:val="Heading1"/>
        <w:rPr>
          <w:ins w:id="3188" w:author="Andries Pandia" w:date="2025-08-21T16:54:00Z"/>
          <w:rPrChange w:id="3189" w:author="Andries Pandia" w:date="2025-08-26T08:27:00Z">
            <w:rPr>
              <w:ins w:id="3190" w:author="Andries Pandia" w:date="2025-08-21T16:54:00Z"/>
              <w:lang w:val="en-US"/>
            </w:rPr>
          </w:rPrChange>
        </w:rPr>
        <w:pPrChange w:id="3191" w:author="Andries Pandia" w:date="2025-08-22T17:01:00Z">
          <w:pPr>
            <w:pStyle w:val="Heading1"/>
            <w:ind w:left="567"/>
          </w:pPr>
        </w:pPrChange>
      </w:pPr>
      <w:bookmarkStart w:id="3192" w:name="_Toc205823108"/>
      <w:bookmarkStart w:id="3193" w:name="_Toc205823180"/>
      <w:bookmarkStart w:id="3194" w:name="_Toc205823343"/>
      <w:bookmarkStart w:id="3195" w:name="_Toc205823450"/>
      <w:bookmarkStart w:id="3196" w:name="_Toc206166263"/>
      <w:bookmarkStart w:id="3197" w:name="_Toc206780694"/>
      <w:r w:rsidRPr="00BB0106">
        <w:t>2</w:t>
      </w:r>
      <w:ins w:id="3198" w:author="Andries Pandia" w:date="2025-08-22T17:35:00Z">
        <w:r w:rsidR="00A72CFA" w:rsidRPr="00BB0106">
          <w:t>.</w:t>
        </w:r>
      </w:ins>
      <w:ins w:id="3199" w:author="Andries Pandia" w:date="2025-08-22T17:55:00Z">
        <w:r w:rsidR="00A72CFA" w:rsidRPr="00BB0106">
          <w:tab/>
        </w:r>
      </w:ins>
      <w:del w:id="3200" w:author="Andries Pandia" w:date="2025-08-21T16:54:00Z">
        <w:r w:rsidR="00A434C9" w:rsidRPr="00BB0106" w:rsidDel="005021C3">
          <w:delText xml:space="preserve"> </w:delText>
        </w:r>
        <w:r w:rsidR="003F4AB1" w:rsidRPr="00BB0106" w:rsidDel="005021C3">
          <w:br/>
        </w:r>
      </w:del>
      <w:r w:rsidRPr="00BB0106">
        <w:t>TINJAUAN PUSTAKA</w:t>
      </w:r>
      <w:bookmarkEnd w:id="3165"/>
      <w:bookmarkEnd w:id="3192"/>
      <w:bookmarkEnd w:id="3193"/>
      <w:bookmarkEnd w:id="3194"/>
      <w:bookmarkEnd w:id="3195"/>
      <w:bookmarkEnd w:id="3196"/>
      <w:bookmarkEnd w:id="3197"/>
    </w:p>
    <w:p w14:paraId="2D38C63A" w14:textId="77777777" w:rsidR="005021C3" w:rsidRPr="00BB0106" w:rsidRDefault="005021C3">
      <w:pPr>
        <w:rPr>
          <w:ins w:id="3201" w:author="Andries Pandia" w:date="2025-08-21T16:50:00Z"/>
          <w:kern w:val="2"/>
          <w:lang w:val="id-ID"/>
          <w14:ligatures w14:val="standardContextual"/>
          <w:rPrChange w:id="3202" w:author="Andries Pandia" w:date="2025-08-26T08:27:00Z">
            <w:rPr>
              <w:ins w:id="3203" w:author="Andries Pandia" w:date="2025-08-21T16:50:00Z"/>
              <w:lang w:val="en-US"/>
            </w:rPr>
          </w:rPrChange>
        </w:rPr>
        <w:pPrChange w:id="3204" w:author="Andries Pandia" w:date="2025-08-21T16:54:00Z">
          <w:pPr>
            <w:pStyle w:val="Heading1"/>
            <w:ind w:left="567"/>
          </w:pPr>
        </w:pPrChange>
      </w:pPr>
    </w:p>
    <w:p w14:paraId="5F11D0B6" w14:textId="77777777" w:rsidR="00A0307E" w:rsidRPr="00BB0106" w:rsidRDefault="00A0307E">
      <w:pPr>
        <w:rPr>
          <w:ins w:id="3205" w:author="Andries Pandia" w:date="2025-08-21T16:50:00Z"/>
          <w:kern w:val="2"/>
          <w:lang w:val="id-ID"/>
          <w14:ligatures w14:val="standardContextual"/>
          <w:rPrChange w:id="3206" w:author="Andries Pandia" w:date="2025-08-26T08:27:00Z">
            <w:rPr>
              <w:ins w:id="3207" w:author="Andries Pandia" w:date="2025-08-21T16:50:00Z"/>
              <w:lang w:val="en-US"/>
            </w:rPr>
          </w:rPrChange>
        </w:rPr>
        <w:pPrChange w:id="3208" w:author="Andries Pandia" w:date="2025-08-21T16:50:00Z">
          <w:pPr>
            <w:pStyle w:val="Heading1"/>
            <w:ind w:left="567"/>
          </w:pPr>
        </w:pPrChange>
      </w:pPr>
    </w:p>
    <w:p w14:paraId="4E13ED5F" w14:textId="4E0C88F4" w:rsidR="00A0307E" w:rsidRPr="00A96BCD" w:rsidDel="00A0307E" w:rsidRDefault="00A0307E">
      <w:pPr>
        <w:pStyle w:val="Heading2"/>
        <w:rPr>
          <w:del w:id="3209" w:author="Andries Pandia" w:date="2025-08-21T16:50:00Z"/>
        </w:rPr>
        <w:pPrChange w:id="3210" w:author="Andries Pandia" w:date="2025-08-21T17:07:00Z">
          <w:pPr>
            <w:pStyle w:val="Heading1"/>
            <w:ind w:left="567"/>
          </w:pPr>
        </w:pPrChange>
      </w:pPr>
    </w:p>
    <w:p w14:paraId="01E2E559" w14:textId="57B46492" w:rsidR="006B5570" w:rsidRPr="00BB0106" w:rsidDel="00A0307E" w:rsidRDefault="006B5570" w:rsidP="00F547C2">
      <w:pPr>
        <w:pStyle w:val="Heading2"/>
        <w:rPr>
          <w:del w:id="3211" w:author="Andries Pandia" w:date="2025-08-21T16:50:00Z"/>
          <w:lang w:val="id-ID"/>
          <w:rPrChange w:id="3212" w:author="Andries Pandia" w:date="2025-08-26T08:27:00Z">
            <w:rPr>
              <w:del w:id="3213" w:author="Andries Pandia" w:date="2025-08-21T16:50:00Z"/>
            </w:rPr>
          </w:rPrChange>
        </w:rPr>
      </w:pPr>
      <w:bookmarkStart w:id="3214" w:name="_Toc205565587"/>
      <w:bookmarkStart w:id="3215" w:name="OLE_LINK1"/>
    </w:p>
    <w:p w14:paraId="2942337B" w14:textId="49A721BC" w:rsidR="006B5570" w:rsidRPr="00BB0106" w:rsidDel="00A0307E" w:rsidRDefault="006B5570" w:rsidP="00F547C2">
      <w:pPr>
        <w:pStyle w:val="Heading2"/>
        <w:rPr>
          <w:del w:id="3216" w:author="Andries Pandia" w:date="2025-08-21T16:50:00Z"/>
          <w:lang w:val="id-ID"/>
          <w:rPrChange w:id="3217" w:author="Andries Pandia" w:date="2025-08-26T08:27:00Z">
            <w:rPr>
              <w:del w:id="3218" w:author="Andries Pandia" w:date="2025-08-21T16:50:00Z"/>
            </w:rPr>
          </w:rPrChange>
        </w:rPr>
      </w:pPr>
    </w:p>
    <w:p w14:paraId="70926528" w14:textId="5D6D3F1B" w:rsidR="009D40F3" w:rsidRPr="00BB0106" w:rsidDel="00A0307E" w:rsidRDefault="009D40F3" w:rsidP="00F547C2">
      <w:pPr>
        <w:pStyle w:val="Heading2"/>
        <w:rPr>
          <w:del w:id="3219" w:author="Andries Pandia" w:date="2025-08-21T16:51:00Z"/>
          <w:lang w:val="id-ID"/>
          <w:rPrChange w:id="3220" w:author="Andries Pandia" w:date="2025-08-26T08:27:00Z">
            <w:rPr>
              <w:del w:id="3221" w:author="Andries Pandia" w:date="2025-08-21T16:51:00Z"/>
            </w:rPr>
          </w:rPrChange>
        </w:rPr>
      </w:pPr>
      <w:bookmarkStart w:id="3222" w:name="_Toc205823109"/>
      <w:bookmarkStart w:id="3223" w:name="_Toc205823181"/>
      <w:bookmarkStart w:id="3224" w:name="_Toc205823344"/>
      <w:bookmarkStart w:id="3225" w:name="_Toc205823451"/>
      <w:bookmarkStart w:id="3226" w:name="_Toc206166264"/>
      <w:bookmarkStart w:id="3227" w:name="_Toc206780695"/>
      <w:r w:rsidRPr="00BB0106">
        <w:rPr>
          <w:b w:val="0"/>
          <w:lang w:val="id-ID"/>
          <w:rPrChange w:id="3228" w:author="Andries Pandia" w:date="2025-08-26T08:27:00Z">
            <w:rPr>
              <w:rFonts w:eastAsiaTheme="majorEastAsia" w:cstheme="majorBidi"/>
              <w:b/>
              <w:color w:val="000000"/>
              <w:spacing w:val="15"/>
              <w:lang w:val="en-US"/>
            </w:rPr>
          </w:rPrChange>
        </w:rPr>
        <w:t>2.1</w:t>
      </w:r>
      <w:ins w:id="3229" w:author="Andries Pandia" w:date="2025-08-21T16:50:00Z">
        <w:r w:rsidR="00A0307E" w:rsidRPr="00BB0106">
          <w:rPr>
            <w:b w:val="0"/>
            <w:color w:val="auto"/>
            <w:szCs w:val="28"/>
            <w:lang w:val="id-ID"/>
            <w:rPrChange w:id="3230" w:author="Andries Pandia" w:date="2025-08-26T08:27:00Z">
              <w:rPr>
                <w:rFonts w:eastAsiaTheme="majorEastAsia" w:cstheme="majorBidi"/>
                <w:b/>
                <w:bCs/>
                <w:color w:val="000000"/>
                <w:spacing w:val="-10"/>
                <w:sz w:val="28"/>
                <w:szCs w:val="28"/>
                <w:lang w:val="en-US"/>
              </w:rPr>
            </w:rPrChange>
          </w:rPr>
          <w:t>.</w:t>
        </w:r>
      </w:ins>
      <w:ins w:id="3231" w:author="Andries Pandia" w:date="2025-08-22T17:55:00Z">
        <w:r w:rsidR="00A72CFA" w:rsidRPr="00BB0106">
          <w:rPr>
            <w:b w:val="0"/>
            <w:color w:val="auto"/>
            <w:szCs w:val="28"/>
            <w:lang w:val="id-ID"/>
            <w:rPrChange w:id="3232" w:author="Andries Pandia" w:date="2025-08-26T08:27:00Z">
              <w:rPr>
                <w:rFonts w:eastAsiaTheme="majorEastAsia" w:cstheme="majorBidi"/>
                <w:b/>
                <w:color w:val="000000"/>
                <w:spacing w:val="15"/>
                <w:szCs w:val="28"/>
                <w:lang w:val="en-US"/>
              </w:rPr>
            </w:rPrChange>
          </w:rPr>
          <w:tab/>
        </w:r>
      </w:ins>
      <w:del w:id="3233" w:author="Andries Pandia" w:date="2025-08-21T16:50:00Z">
        <w:r w:rsidRPr="00BB0106" w:rsidDel="00A0307E">
          <w:rPr>
            <w:b w:val="0"/>
            <w:lang w:val="id-ID"/>
            <w:rPrChange w:id="3234" w:author="Andries Pandia" w:date="2025-08-26T08:27:00Z">
              <w:rPr>
                <w:rFonts w:eastAsiaTheme="majorEastAsia" w:cstheme="majorBidi"/>
                <w:b/>
                <w:color w:val="000000"/>
                <w:spacing w:val="15"/>
                <w:lang w:val="en-US"/>
              </w:rPr>
            </w:rPrChange>
          </w:rPr>
          <w:delText xml:space="preserve"> </w:delText>
        </w:r>
        <w:r w:rsidR="00A434C9" w:rsidRPr="00BB0106" w:rsidDel="00A0307E">
          <w:rPr>
            <w:b w:val="0"/>
            <w:lang w:val="id-ID"/>
            <w:rPrChange w:id="3235" w:author="Andries Pandia" w:date="2025-08-26T08:27:00Z">
              <w:rPr>
                <w:rFonts w:eastAsiaTheme="majorEastAsia" w:cstheme="majorBidi"/>
                <w:b/>
                <w:color w:val="000000"/>
                <w:spacing w:val="15"/>
                <w:lang w:val="en-US"/>
              </w:rPr>
            </w:rPrChange>
          </w:rPr>
          <w:tab/>
        </w:r>
      </w:del>
      <w:bookmarkEnd w:id="3214"/>
      <w:r w:rsidR="00122DC1" w:rsidRPr="00BB0106">
        <w:rPr>
          <w:b w:val="0"/>
          <w:lang w:val="id-ID"/>
          <w:rPrChange w:id="3236" w:author="Andries Pandia" w:date="2025-08-26T08:27:00Z">
            <w:rPr>
              <w:rFonts w:eastAsiaTheme="majorEastAsia" w:cstheme="majorBidi"/>
              <w:b/>
              <w:color w:val="000000"/>
              <w:spacing w:val="15"/>
              <w:lang w:val="en-US"/>
            </w:rPr>
          </w:rPrChange>
        </w:rPr>
        <w:t>Perdagangan Manusia</w:t>
      </w:r>
      <w:bookmarkEnd w:id="3222"/>
      <w:bookmarkEnd w:id="3223"/>
      <w:bookmarkEnd w:id="3224"/>
      <w:bookmarkEnd w:id="3225"/>
      <w:bookmarkEnd w:id="3226"/>
      <w:bookmarkEnd w:id="3227"/>
      <w:del w:id="3237" w:author="Andries Pandia" w:date="2025-08-21T16:51:00Z">
        <w:r w:rsidRPr="00BB0106" w:rsidDel="00A0307E">
          <w:rPr>
            <w:b w:val="0"/>
            <w:lang w:val="id-ID"/>
            <w:rPrChange w:id="3238" w:author="Andries Pandia" w:date="2025-08-26T08:27:00Z">
              <w:rPr>
                <w:rFonts w:eastAsiaTheme="majorEastAsia" w:cstheme="majorBidi"/>
                <w:b/>
                <w:color w:val="000000"/>
                <w:spacing w:val="15"/>
                <w:lang w:val="en-US"/>
              </w:rPr>
            </w:rPrChange>
          </w:rPr>
          <w:delText xml:space="preserve"> </w:delText>
        </w:r>
      </w:del>
    </w:p>
    <w:p w14:paraId="6F9730B5" w14:textId="77777777" w:rsidR="005021C3" w:rsidRPr="00BB0106" w:rsidRDefault="001C21DF">
      <w:pPr>
        <w:pStyle w:val="Heading2"/>
        <w:rPr>
          <w:ins w:id="3239" w:author="Andries Pandia" w:date="2025-08-21T16:52:00Z"/>
          <w:lang w:val="id-ID"/>
          <w:rPrChange w:id="3240" w:author="Andries Pandia" w:date="2025-08-26T08:27:00Z">
            <w:rPr>
              <w:ins w:id="3241" w:author="Andries Pandia" w:date="2025-08-21T16:52:00Z"/>
              <w:lang w:val="en-US"/>
            </w:rPr>
          </w:rPrChange>
        </w:rPr>
        <w:pPrChange w:id="3242" w:author="Andries Pandia" w:date="2025-08-21T17:07:00Z">
          <w:pPr/>
        </w:pPrChange>
      </w:pPr>
      <w:del w:id="3243" w:author="Andries Pandia" w:date="2025-08-21T16:52:00Z">
        <w:r w:rsidRPr="00BB0106" w:rsidDel="005021C3">
          <w:rPr>
            <w:lang w:val="id-ID"/>
            <w:rPrChange w:id="3244" w:author="Andries Pandia" w:date="2025-08-26T08:27:00Z">
              <w:rPr>
                <w:noProof w:val="0"/>
                <w:kern w:val="0"/>
                <w:lang w:val="en-ID"/>
                <w14:ligatures w14:val="none"/>
              </w:rPr>
            </w:rPrChange>
          </w:rPr>
          <w:br/>
        </w:r>
      </w:del>
    </w:p>
    <w:p w14:paraId="5E6506D6" w14:textId="77995707" w:rsidR="001C21DF" w:rsidRPr="00BB0106" w:rsidRDefault="001C21DF">
      <w:pPr>
        <w:ind w:firstLine="709"/>
        <w:contextualSpacing/>
        <w:rPr>
          <w:noProof/>
          <w:kern w:val="2"/>
          <w:lang w:val="id-ID"/>
          <w14:ligatures w14:val="standardContextual"/>
          <w:rPrChange w:id="3245" w:author="Andries Pandia" w:date="2025-08-26T08:27:00Z">
            <w:rPr/>
          </w:rPrChange>
        </w:rPr>
        <w:pPrChange w:id="3246" w:author="Andries Pandia" w:date="2025-08-21T16:52:00Z">
          <w:pPr/>
        </w:pPrChange>
      </w:pPr>
      <w:del w:id="3247" w:author="Andries Pandia" w:date="2025-08-21T16:52:00Z">
        <w:r w:rsidRPr="00BB0106" w:rsidDel="005021C3">
          <w:rPr>
            <w:noProof/>
            <w:kern w:val="2"/>
            <w:lang w:val="id-ID"/>
            <w14:ligatures w14:val="standardContextual"/>
            <w:rPrChange w:id="3248" w:author="Andries Pandia" w:date="2025-08-26T08:27:00Z">
              <w:rPr/>
            </w:rPrChange>
          </w:rPr>
          <w:delText xml:space="preserve">            </w:delText>
        </w:r>
      </w:del>
      <w:r w:rsidRPr="00BB0106">
        <w:rPr>
          <w:noProof/>
          <w:kern w:val="2"/>
          <w:lang w:val="id-ID"/>
          <w14:ligatures w14:val="standardContextual"/>
          <w:rPrChange w:id="3249" w:author="Andries Pandia" w:date="2025-08-26T08:27:00Z">
            <w:rPr/>
          </w:rPrChange>
        </w:rPr>
        <w:t>Perdagangan manusia merupakan salah satu kejahatan transnasional terorganisir yang paling kompleks dan multifaset pada era modern saat ini. Fenomena ini bukan hanya melibatkan aspek kriminalitas yang melintasi batas negara, tetapi juga menyentuh ranah kemanusiaan, ekonomi, serta politik yang saling berinteraksi secara dinamis. United Nations Office on Drugs and Crime</w:t>
      </w:r>
      <w:ins w:id="3250" w:author="Andries Pandia" w:date="2025-08-26T07:01:00Z">
        <w:r w:rsidR="00DF54B0" w:rsidRPr="00BB0106">
          <w:rPr>
            <w:lang w:val="en-ID"/>
            <w:rPrChange w:id="3251" w:author="Andries Pandia" w:date="2025-08-26T08:27:00Z">
              <w:rPr>
                <w:lang w:val="en-US"/>
              </w:rPr>
            </w:rPrChange>
          </w:rPr>
          <w:t xml:space="preserve"> </w:t>
        </w:r>
      </w:ins>
      <w:r w:rsidR="00DF54B0" w:rsidRPr="00BB0106">
        <w:rPr>
          <w:noProof/>
          <w:lang w:val="id-ID"/>
          <w:rPrChange w:id="3252" w:author="Andries Pandia" w:date="2025-08-26T08:27:00Z">
            <w:rPr>
              <w:lang w:val="en-US"/>
            </w:rPr>
          </w:rPrChange>
        </w:rPr>
        <w:fldChar w:fldCharType="begin"/>
      </w:r>
      <w:r w:rsidR="00DF54B0" w:rsidRPr="00BB0106">
        <w:rPr>
          <w:noProof/>
          <w:lang w:val="id-ID"/>
          <w:rPrChange w:id="3253" w:author="Andries Pandia" w:date="2025-08-26T08:27:00Z">
            <w:rPr>
              <w:lang w:val="en-US"/>
            </w:rPr>
          </w:rPrChange>
        </w:rPr>
        <w:instrText xml:space="preserve"> ADDIN ZOTERO_ITEM CSL_CITATION {"citationID":"0N0eLViL","properties":{"formattedCitation":"(UNODC, 2021)","plainCitation":"(UNODC, 2021)","noteIndex":0},"citationItems":[{"id":259,"uris":["http://zotero.org/users/16668876/items/53J8CQ7E"],"itemData":{"id":259,"type":"book","publisher":"United Nations","title":"Global Report on Trafficking in Persons 2020","URL":"https://www.unodc.org/documents/data-and-analysis/tip/2021/GLOTiP_2020_15jan_web.pdf","author":[{"literal":"UNODC"}],"issued":{"date-parts":[["202</w:instrText>
      </w:r>
      <w:r w:rsidR="00DF54B0" w:rsidRPr="00BB0106">
        <w:rPr>
          <w:lang w:val="en-ID"/>
          <w:rPrChange w:id="3254" w:author="Andries Pandia" w:date="2025-08-26T08:27:00Z">
            <w:rPr>
              <w:lang w:val="en-US"/>
            </w:rPr>
          </w:rPrChange>
        </w:rPr>
        <w:instrText xml:space="preserve">1"]]}}}],"schema":"https://github.com/citation-style-language/schema/raw/master/csl-citation.json"} </w:instrText>
      </w:r>
      <w:r w:rsidR="00DF54B0" w:rsidRPr="00BB0106">
        <w:rPr>
          <w:lang w:val="en-ID"/>
          <w:rPrChange w:id="3255" w:author="Andries Pandia" w:date="2025-08-26T08:27:00Z">
            <w:rPr>
              <w:lang w:val="en-US"/>
            </w:rPr>
          </w:rPrChange>
        </w:rPr>
        <w:fldChar w:fldCharType="separate"/>
      </w:r>
      <w:r w:rsidR="00DF54B0" w:rsidRPr="00BB0106">
        <w:rPr>
          <w:noProof/>
          <w:lang w:val="id-ID"/>
          <w:rPrChange w:id="3256" w:author="Andries Pandia" w:date="2025-08-26T08:27:00Z">
            <w:rPr/>
          </w:rPrChange>
        </w:rPr>
        <w:t>(UNODC, 2021)</w:t>
      </w:r>
      <w:r w:rsidR="00DF54B0" w:rsidRPr="00BB0106">
        <w:rPr>
          <w:lang w:val="en-ID"/>
          <w:rPrChange w:id="3257" w:author="Andries Pandia" w:date="2025-08-26T08:27:00Z">
            <w:rPr>
              <w:lang w:val="en-US"/>
            </w:rPr>
          </w:rPrChange>
        </w:rPr>
        <w:fldChar w:fldCharType="end"/>
      </w:r>
      <w:del w:id="3258" w:author="Andries Pandia" w:date="2025-08-21T17:11:00Z">
        <w:r w:rsidRPr="00BB0106" w:rsidDel="00F547C2">
          <w:rPr>
            <w:noProof/>
            <w:lang w:val="id-ID"/>
            <w:rPrChange w:id="3259" w:author="Andries Pandia" w:date="2025-08-26T08:27:00Z">
              <w:rPr/>
            </w:rPrChange>
          </w:rPr>
          <w:delText xml:space="preserve"> </w:delText>
        </w:r>
      </w:del>
      <w:ins w:id="3260" w:author="Andries Pandia" w:date="2025-08-26T07:00:00Z">
        <w:r w:rsidR="00DF54B0" w:rsidRPr="00BB0106">
          <w:rPr>
            <w:noProof/>
            <w:lang w:val="id-ID"/>
            <w:rPrChange w:id="3261" w:author="Andries Pandia" w:date="2025-08-26T08:27:00Z">
              <w:rPr>
                <w:lang w:val="en-US"/>
              </w:rPr>
            </w:rPrChange>
          </w:rPr>
          <w:t xml:space="preserve"> </w:t>
        </w:r>
      </w:ins>
      <w:del w:id="3262" w:author="Andries Pandia" w:date="2025-08-26T07:00:00Z">
        <w:r w:rsidRPr="00BB0106" w:rsidDel="00DF54B0">
          <w:rPr>
            <w:noProof/>
            <w:kern w:val="2"/>
            <w:lang w:val="id-ID"/>
            <w14:ligatures w14:val="standardContextual"/>
            <w:rPrChange w:id="3263" w:author="Andries Pandia" w:date="2025-08-26T08:27:00Z">
              <w:rPr/>
            </w:rPrChange>
          </w:rPr>
          <w:delText>(</w:delText>
        </w:r>
        <w:r w:rsidR="00403C01" w:rsidRPr="00A96BCD" w:rsidDel="00DF54B0">
          <w:rPr>
            <w:noProof/>
            <w:kern w:val="2"/>
            <w:lang w:val="id-ID"/>
            <w14:ligatures w14:val="standardContextual"/>
            <w:rPrChange w:id="3264" w:author="Andries Pandia" w:date="2025-08-26T08:27:00Z">
              <w:rPr/>
            </w:rPrChange>
          </w:rPr>
          <w:fldChar w:fldCharType="begin"/>
        </w:r>
        <w:r w:rsidR="00403C01" w:rsidRPr="00BB0106" w:rsidDel="00DF54B0">
          <w:rPr>
            <w:noProof/>
            <w:kern w:val="2"/>
            <w:lang w:val="id-ID"/>
            <w14:ligatures w14:val="standardContextual"/>
            <w:rPrChange w:id="3265" w:author="Andries Pandia" w:date="2025-08-26T08:27:00Z">
              <w:rPr/>
            </w:rPrChange>
          </w:rPr>
          <w:delInstrText xml:space="preserve"> ADDIN ZOTERO_TEMP </w:delInstrText>
        </w:r>
        <w:r w:rsidR="00403C01" w:rsidRPr="00A96BCD" w:rsidDel="00DF54B0">
          <w:fldChar w:fldCharType="separate"/>
        </w:r>
        <w:r w:rsidR="00403C01" w:rsidRPr="00BB0106" w:rsidDel="00DF54B0">
          <w:rPr>
            <w:noProof/>
            <w:kern w:val="2"/>
            <w:lang w:val="id-ID"/>
            <w14:ligatures w14:val="standardContextual"/>
            <w:rPrChange w:id="3266" w:author="Andries Pandia" w:date="2025-08-26T08:27:00Z">
              <w:rPr/>
            </w:rPrChange>
          </w:rPr>
          <w:delText>{Citation}</w:delText>
        </w:r>
        <w:r w:rsidR="00403C01" w:rsidRPr="00A96BCD" w:rsidDel="00DF54B0">
          <w:fldChar w:fldCharType="end"/>
        </w:r>
        <w:r w:rsidRPr="00BB0106" w:rsidDel="00DF54B0">
          <w:rPr>
            <w:noProof/>
            <w:kern w:val="2"/>
            <w:lang w:val="id-ID"/>
            <w14:ligatures w14:val="standardContextual"/>
            <w:rPrChange w:id="3267" w:author="Andries Pandia" w:date="2025-08-26T08:27:00Z">
              <w:rPr/>
            </w:rPrChange>
          </w:rPr>
          <w:delText xml:space="preserve">) </w:delText>
        </w:r>
      </w:del>
      <w:proofErr w:type="spellStart"/>
      <w:r w:rsidRPr="00BB0106">
        <w:t>menjabarkan</w:t>
      </w:r>
      <w:proofErr w:type="spellEnd"/>
      <w:r w:rsidRPr="00BB0106">
        <w:t xml:space="preserve"> </w:t>
      </w:r>
      <w:proofErr w:type="spellStart"/>
      <w:r w:rsidRPr="00BB0106">
        <w:t>perdagangan</w:t>
      </w:r>
      <w:proofErr w:type="spellEnd"/>
      <w:r w:rsidRPr="00BB0106">
        <w:t> </w:t>
      </w:r>
      <w:proofErr w:type="spellStart"/>
      <w:r w:rsidRPr="00BB0106">
        <w:t>manusia</w:t>
      </w:r>
      <w:proofErr w:type="spellEnd"/>
      <w:r w:rsidRPr="00BB0106">
        <w:t xml:space="preserve"> </w:t>
      </w:r>
      <w:proofErr w:type="spellStart"/>
      <w:r w:rsidRPr="00BB0106">
        <w:t>sebagai</w:t>
      </w:r>
      <w:proofErr w:type="spellEnd"/>
      <w:r w:rsidRPr="00BB0106">
        <w:t> </w:t>
      </w:r>
      <w:proofErr w:type="spellStart"/>
      <w:r w:rsidRPr="00BB0106">
        <w:t>suatu</w:t>
      </w:r>
      <w:proofErr w:type="spellEnd"/>
      <w:r w:rsidRPr="00BB0106">
        <w:t xml:space="preserve"> proses yang </w:t>
      </w:r>
      <w:proofErr w:type="spellStart"/>
      <w:r w:rsidRPr="00BB0106">
        <w:t>melibatkan</w:t>
      </w:r>
      <w:proofErr w:type="spellEnd"/>
      <w:r w:rsidRPr="00BB0106">
        <w:t xml:space="preserve"> </w:t>
      </w:r>
      <w:proofErr w:type="spellStart"/>
      <w:r w:rsidRPr="00BB0106">
        <w:t>serangkaian</w:t>
      </w:r>
      <w:proofErr w:type="spellEnd"/>
      <w:r w:rsidRPr="00BB0106">
        <w:t xml:space="preserve"> </w:t>
      </w:r>
      <w:proofErr w:type="spellStart"/>
      <w:r w:rsidRPr="00BB0106">
        <w:t>tindakan</w:t>
      </w:r>
      <w:proofErr w:type="spellEnd"/>
      <w:r w:rsidRPr="00BB0106">
        <w:t> </w:t>
      </w:r>
      <w:proofErr w:type="spellStart"/>
      <w:r w:rsidRPr="00BB0106">
        <w:t>ilegal</w:t>
      </w:r>
      <w:proofErr w:type="spellEnd"/>
      <w:r w:rsidRPr="00BB0106">
        <w:t xml:space="preserve"> </w:t>
      </w:r>
      <w:proofErr w:type="spellStart"/>
      <w:r w:rsidRPr="00BB0106">
        <w:t>mulai</w:t>
      </w:r>
      <w:proofErr w:type="spellEnd"/>
      <w:r w:rsidRPr="00BB0106">
        <w:t> </w:t>
      </w:r>
      <w:proofErr w:type="spellStart"/>
      <w:r w:rsidRPr="00BB0106">
        <w:t>dari</w:t>
      </w:r>
      <w:proofErr w:type="spellEnd"/>
      <w:r w:rsidRPr="00BB0106">
        <w:t xml:space="preserve"> </w:t>
      </w:r>
      <w:proofErr w:type="spellStart"/>
      <w:r w:rsidRPr="00BB0106">
        <w:t>perekrutan</w:t>
      </w:r>
      <w:proofErr w:type="spellEnd"/>
      <w:r w:rsidRPr="00BB0106">
        <w:t xml:space="preserve">, </w:t>
      </w:r>
      <w:proofErr w:type="spellStart"/>
      <w:r w:rsidRPr="00BB0106">
        <w:t>pengangkutan</w:t>
      </w:r>
      <w:proofErr w:type="spellEnd"/>
      <w:r w:rsidRPr="00BB0106">
        <w:t xml:space="preserve">, </w:t>
      </w:r>
      <w:proofErr w:type="spellStart"/>
      <w:r w:rsidRPr="00BB0106">
        <w:t>pemindahan</w:t>
      </w:r>
      <w:proofErr w:type="spellEnd"/>
      <w:r w:rsidRPr="00BB0106">
        <w:t xml:space="preserve">, </w:t>
      </w:r>
      <w:proofErr w:type="spellStart"/>
      <w:r w:rsidRPr="00BB0106">
        <w:t>penampungan</w:t>
      </w:r>
      <w:proofErr w:type="spellEnd"/>
      <w:r w:rsidRPr="00BB0106">
        <w:t xml:space="preserve">, </w:t>
      </w:r>
      <w:proofErr w:type="spellStart"/>
      <w:r w:rsidRPr="00BB0106">
        <w:t>hingga</w:t>
      </w:r>
      <w:proofErr w:type="spellEnd"/>
      <w:r w:rsidRPr="00BB0106">
        <w:t> </w:t>
      </w:r>
      <w:proofErr w:type="spellStart"/>
      <w:r w:rsidRPr="00BB0106">
        <w:t>penerimaan</w:t>
      </w:r>
      <w:proofErr w:type="spellEnd"/>
      <w:r w:rsidRPr="00BB0106">
        <w:t xml:space="preserve"> korban, yang </w:t>
      </w:r>
      <w:proofErr w:type="spellStart"/>
      <w:r w:rsidRPr="00BB0106">
        <w:t>dilakukan</w:t>
      </w:r>
      <w:proofErr w:type="spellEnd"/>
      <w:r w:rsidRPr="00BB0106">
        <w:t> </w:t>
      </w:r>
      <w:proofErr w:type="spellStart"/>
      <w:r w:rsidRPr="00BB0106">
        <w:t>dengan</w:t>
      </w:r>
      <w:proofErr w:type="spellEnd"/>
      <w:r w:rsidRPr="00BB0106">
        <w:t xml:space="preserve"> </w:t>
      </w:r>
      <w:proofErr w:type="spellStart"/>
      <w:r w:rsidRPr="00BB0106">
        <w:t>menggunakan</w:t>
      </w:r>
      <w:proofErr w:type="spellEnd"/>
      <w:r w:rsidRPr="00BB0106">
        <w:t> </w:t>
      </w:r>
      <w:proofErr w:type="spellStart"/>
      <w:r w:rsidRPr="00BB0106">
        <w:t>berbagai</w:t>
      </w:r>
      <w:proofErr w:type="spellEnd"/>
      <w:r w:rsidRPr="00BB0106">
        <w:t xml:space="preserve"> </w:t>
      </w:r>
      <w:proofErr w:type="spellStart"/>
      <w:r w:rsidRPr="00BB0106">
        <w:t>metode</w:t>
      </w:r>
      <w:proofErr w:type="spellEnd"/>
      <w:r w:rsidRPr="00BB0106">
        <w:t> </w:t>
      </w:r>
      <w:proofErr w:type="spellStart"/>
      <w:r w:rsidRPr="00BB0106">
        <w:t>seperti</w:t>
      </w:r>
      <w:proofErr w:type="spellEnd"/>
      <w:r w:rsidRPr="00BB0106">
        <w:t xml:space="preserve"> </w:t>
      </w:r>
      <w:proofErr w:type="spellStart"/>
      <w:r w:rsidRPr="00BB0106">
        <w:t>ancaman</w:t>
      </w:r>
      <w:proofErr w:type="spellEnd"/>
      <w:r w:rsidRPr="00BB0106">
        <w:t xml:space="preserve">, </w:t>
      </w:r>
      <w:proofErr w:type="spellStart"/>
      <w:r w:rsidRPr="00BB0106">
        <w:t>kekerasan</w:t>
      </w:r>
      <w:proofErr w:type="spellEnd"/>
      <w:r w:rsidRPr="00BB0106">
        <w:t xml:space="preserve">, </w:t>
      </w:r>
      <w:proofErr w:type="spellStart"/>
      <w:r w:rsidRPr="00BB0106">
        <w:t>penipuan</w:t>
      </w:r>
      <w:proofErr w:type="spellEnd"/>
      <w:r w:rsidRPr="00BB0106">
        <w:t xml:space="preserve">, </w:t>
      </w:r>
      <w:proofErr w:type="spellStart"/>
      <w:r w:rsidRPr="00BB0106">
        <w:t>pemaksaan</w:t>
      </w:r>
      <w:proofErr w:type="spellEnd"/>
      <w:r w:rsidRPr="00BB0106">
        <w:t xml:space="preserve">, </w:t>
      </w:r>
      <w:proofErr w:type="spellStart"/>
      <w:r w:rsidRPr="00BB0106">
        <w:t>penculikan</w:t>
      </w:r>
      <w:proofErr w:type="spellEnd"/>
      <w:r w:rsidRPr="00BB0106">
        <w:t xml:space="preserve">, </w:t>
      </w:r>
      <w:proofErr w:type="spellStart"/>
      <w:r w:rsidRPr="00BB0106">
        <w:t>penyalahgunaan</w:t>
      </w:r>
      <w:proofErr w:type="spellEnd"/>
      <w:r w:rsidRPr="00BB0106">
        <w:t xml:space="preserve"> </w:t>
      </w:r>
      <w:proofErr w:type="spellStart"/>
      <w:r w:rsidRPr="00BB0106">
        <w:t>kekuasaan</w:t>
      </w:r>
      <w:proofErr w:type="spellEnd"/>
      <w:r w:rsidRPr="00BB0106">
        <w:t xml:space="preserve">, </w:t>
      </w:r>
      <w:proofErr w:type="spellStart"/>
      <w:r w:rsidRPr="00BB0106">
        <w:t>atau</w:t>
      </w:r>
      <w:proofErr w:type="spellEnd"/>
      <w:r w:rsidRPr="00BB0106">
        <w:t xml:space="preserve"> </w:t>
      </w:r>
      <w:proofErr w:type="spellStart"/>
      <w:r w:rsidRPr="00BB0106">
        <w:t>pemberian</w:t>
      </w:r>
      <w:proofErr w:type="spellEnd"/>
      <w:r w:rsidRPr="00BB0106">
        <w:t xml:space="preserve"> </w:t>
      </w:r>
      <w:proofErr w:type="spellStart"/>
      <w:r w:rsidRPr="00BB0106">
        <w:t>keuntungan</w:t>
      </w:r>
      <w:proofErr w:type="spellEnd"/>
      <w:r w:rsidRPr="00BB0106">
        <w:t> </w:t>
      </w:r>
      <w:proofErr w:type="spellStart"/>
      <w:r w:rsidRPr="00BB0106">
        <w:t>kepada</w:t>
      </w:r>
      <w:proofErr w:type="spellEnd"/>
      <w:r w:rsidRPr="00BB0106">
        <w:t xml:space="preserve"> </w:t>
      </w:r>
      <w:proofErr w:type="spellStart"/>
      <w:r w:rsidRPr="00BB0106">
        <w:t>pihak-pihak</w:t>
      </w:r>
      <w:proofErr w:type="spellEnd"/>
      <w:r w:rsidRPr="00BB0106">
        <w:t xml:space="preserve"> yang </w:t>
      </w:r>
      <w:proofErr w:type="spellStart"/>
      <w:r w:rsidRPr="00BB0106">
        <w:t>mengendalikan</w:t>
      </w:r>
      <w:proofErr w:type="spellEnd"/>
      <w:r w:rsidRPr="00BB0106">
        <w:t xml:space="preserve"> korban. Tujuan </w:t>
      </w:r>
      <w:proofErr w:type="spellStart"/>
      <w:r w:rsidRPr="00BB0106">
        <w:t>utama</w:t>
      </w:r>
      <w:proofErr w:type="spellEnd"/>
      <w:r w:rsidRPr="00BB0106">
        <w:t> </w:t>
      </w:r>
      <w:proofErr w:type="spellStart"/>
      <w:r w:rsidRPr="00BB0106">
        <w:t>dari</w:t>
      </w:r>
      <w:proofErr w:type="spellEnd"/>
      <w:r w:rsidRPr="00BB0106">
        <w:t xml:space="preserve"> </w:t>
      </w:r>
      <w:proofErr w:type="spellStart"/>
      <w:r w:rsidRPr="00BB0106">
        <w:t>kejahatan</w:t>
      </w:r>
      <w:proofErr w:type="spellEnd"/>
      <w:r w:rsidRPr="00BB0106">
        <w:t xml:space="preserve"> </w:t>
      </w:r>
      <w:proofErr w:type="spellStart"/>
      <w:r w:rsidRPr="00BB0106">
        <w:t>ini</w:t>
      </w:r>
      <w:proofErr w:type="spellEnd"/>
      <w:r w:rsidRPr="00BB0106">
        <w:t> </w:t>
      </w:r>
      <w:proofErr w:type="spellStart"/>
      <w:r w:rsidRPr="00BB0106">
        <w:t>adalah</w:t>
      </w:r>
      <w:proofErr w:type="spellEnd"/>
      <w:r w:rsidRPr="00BB0106">
        <w:t xml:space="preserve"> </w:t>
      </w:r>
      <w:proofErr w:type="spellStart"/>
      <w:r w:rsidRPr="00BB0106">
        <w:t>eksploitasi</w:t>
      </w:r>
      <w:proofErr w:type="spellEnd"/>
      <w:r w:rsidRPr="00BB0106">
        <w:t xml:space="preserve"> </w:t>
      </w:r>
      <w:proofErr w:type="spellStart"/>
      <w:r w:rsidRPr="00BB0106">
        <w:t>berbagai</w:t>
      </w:r>
      <w:proofErr w:type="spellEnd"/>
      <w:r w:rsidRPr="00BB0106">
        <w:t> </w:t>
      </w:r>
      <w:proofErr w:type="spellStart"/>
      <w:r w:rsidRPr="00BB0106">
        <w:t>bentuk</w:t>
      </w:r>
      <w:proofErr w:type="spellEnd"/>
      <w:r w:rsidRPr="00BB0106">
        <w:t xml:space="preserve">, </w:t>
      </w:r>
      <w:proofErr w:type="spellStart"/>
      <w:r w:rsidRPr="00BB0106">
        <w:t>baik</w:t>
      </w:r>
      <w:proofErr w:type="spellEnd"/>
      <w:r w:rsidRPr="00BB0106">
        <w:t> </w:t>
      </w:r>
      <w:proofErr w:type="spellStart"/>
      <w:r w:rsidRPr="00BB0106">
        <w:t>eksploitasi</w:t>
      </w:r>
      <w:proofErr w:type="spellEnd"/>
      <w:r w:rsidRPr="00BB0106">
        <w:t xml:space="preserve"> </w:t>
      </w:r>
      <w:proofErr w:type="spellStart"/>
      <w:r w:rsidRPr="00BB0106">
        <w:t>seksual</w:t>
      </w:r>
      <w:proofErr w:type="spellEnd"/>
      <w:r w:rsidRPr="00BB0106">
        <w:t xml:space="preserve">, </w:t>
      </w:r>
      <w:proofErr w:type="spellStart"/>
      <w:r w:rsidRPr="00BB0106">
        <w:t>kerja</w:t>
      </w:r>
      <w:proofErr w:type="spellEnd"/>
      <w:r w:rsidRPr="00BB0106">
        <w:t xml:space="preserve"> </w:t>
      </w:r>
      <w:proofErr w:type="spellStart"/>
      <w:r w:rsidRPr="00BB0106">
        <w:t>paksa</w:t>
      </w:r>
      <w:proofErr w:type="spellEnd"/>
      <w:r w:rsidRPr="00BB0106">
        <w:t xml:space="preserve">, </w:t>
      </w:r>
      <w:proofErr w:type="spellStart"/>
      <w:r w:rsidRPr="00BB0106">
        <w:t>perbudakan</w:t>
      </w:r>
      <w:proofErr w:type="spellEnd"/>
      <w:r w:rsidRPr="00BB0106">
        <w:t xml:space="preserve">, </w:t>
      </w:r>
      <w:proofErr w:type="spellStart"/>
      <w:r w:rsidRPr="00BB0106">
        <w:t>maupun</w:t>
      </w:r>
      <w:proofErr w:type="spellEnd"/>
      <w:r w:rsidRPr="00BB0106">
        <w:t> </w:t>
      </w:r>
      <w:proofErr w:type="spellStart"/>
      <w:r w:rsidRPr="00BB0106">
        <w:t>perdagangan</w:t>
      </w:r>
      <w:proofErr w:type="spellEnd"/>
      <w:r w:rsidRPr="00BB0106">
        <w:t xml:space="preserve"> organ </w:t>
      </w:r>
      <w:proofErr w:type="spellStart"/>
      <w:r w:rsidRPr="00BB0106">
        <w:t>tubuh</w:t>
      </w:r>
      <w:proofErr w:type="spellEnd"/>
      <w:r w:rsidRPr="00BB0106">
        <w:t>.</w:t>
      </w:r>
      <w:del w:id="3268" w:author="Andries Pandia" w:date="2025-08-21T16:52:00Z">
        <w:r w:rsidRPr="00BB0106" w:rsidDel="005021C3">
          <w:br/>
        </w:r>
      </w:del>
      <w:r w:rsidRPr="00BB0106">
        <w:rPr>
          <w:noProof/>
          <w:kern w:val="2"/>
          <w:lang w:val="id-ID"/>
          <w14:ligatures w14:val="standardContextual"/>
          <w:rPrChange w:id="3269" w:author="Andries Pandia" w:date="2025-08-26T08:27:00Z">
            <w:rPr/>
          </w:rPrChange>
        </w:rPr>
        <w:t xml:space="preserve"> </w:t>
      </w:r>
      <w:r w:rsidRPr="00BB0106">
        <w:rPr>
          <w:noProof/>
          <w:kern w:val="2"/>
          <w:lang w:val="id-ID"/>
          <w14:ligatures w14:val="standardContextual"/>
          <w:rPrChange w:id="3270" w:author="Andries Pandia" w:date="2025-08-26T08:27:00Z">
            <w:rPr/>
          </w:rPrChange>
        </w:rPr>
        <w:tab/>
      </w:r>
    </w:p>
    <w:p w14:paraId="07B84863" w14:textId="1B461E55" w:rsidR="001C21DF" w:rsidRPr="00BB0106" w:rsidRDefault="001C21DF" w:rsidP="001F2670">
      <w:pPr>
        <w:rPr>
          <w:noProof/>
          <w:kern w:val="2"/>
          <w:lang w:val="id-ID"/>
          <w14:ligatures w14:val="standardContextual"/>
          <w:rPrChange w:id="3271" w:author="Andries Pandia" w:date="2025-08-26T08:27:00Z">
            <w:rPr/>
          </w:rPrChange>
        </w:rPr>
      </w:pPr>
      <w:r w:rsidRPr="00BB0106">
        <w:rPr>
          <w:noProof/>
          <w:kern w:val="2"/>
          <w:lang w:val="id-ID"/>
          <w14:ligatures w14:val="standardContextual"/>
          <w:rPrChange w:id="3272" w:author="Andries Pandia" w:date="2025-08-26T08:27:00Z">
            <w:rPr/>
          </w:rPrChange>
        </w:rPr>
        <w:t>Di Indonesia, tindak pidana perdagangan manusia diatur secara</w:t>
      </w:r>
      <w:ins w:id="3273" w:author="Andries Pandia" w:date="2025-08-21T17:47:00Z">
        <w:r w:rsidR="00866A48" w:rsidRPr="00BB0106">
          <w:rPr>
            <w:noProof/>
            <w:lang w:val="id-ID"/>
            <w:rPrChange w:id="3274" w:author="Andries Pandia" w:date="2025-08-26T08:27:00Z">
              <w:rPr>
                <w:lang w:val="en-US"/>
              </w:rPr>
            </w:rPrChange>
          </w:rPr>
          <w:t xml:space="preserve"> </w:t>
        </w:r>
      </w:ins>
      <w:del w:id="3275" w:author="Andries Pandia" w:date="2025-08-21T17:47:00Z">
        <w:r w:rsidRPr="00BB0106" w:rsidDel="00866A48">
          <w:rPr>
            <w:noProof/>
            <w:kern w:val="2"/>
            <w:lang w:val="id-ID"/>
            <w14:ligatures w14:val="standardContextual"/>
            <w:rPrChange w:id="3276" w:author="Andries Pandia" w:date="2025-08-26T08:27:00Z">
              <w:rPr/>
            </w:rPrChange>
          </w:rPr>
          <w:delText> </w:delText>
        </w:r>
      </w:del>
      <w:r w:rsidRPr="00BB0106">
        <w:rPr>
          <w:noProof/>
          <w:kern w:val="2"/>
          <w:lang w:val="id-ID"/>
          <w14:ligatures w14:val="standardContextual"/>
          <w:rPrChange w:id="3277" w:author="Andries Pandia" w:date="2025-08-26T08:27:00Z">
            <w:rPr/>
          </w:rPrChange>
        </w:rPr>
        <w:t>tegas dalam Undang-Undang Nomor 21 Tahun 2007 tentang</w:t>
      </w:r>
      <w:ins w:id="3278" w:author="Andries Pandia" w:date="2025-08-21T17:47:00Z">
        <w:r w:rsidR="00866A48" w:rsidRPr="00BB0106">
          <w:rPr>
            <w:lang w:val="en-ID"/>
            <w:rPrChange w:id="3279" w:author="Andries Pandia" w:date="2025-08-26T08:27:00Z">
              <w:rPr>
                <w:lang w:val="en-US"/>
              </w:rPr>
            </w:rPrChange>
          </w:rPr>
          <w:t xml:space="preserve"> </w:t>
        </w:r>
      </w:ins>
      <w:del w:id="3280" w:author="Andries Pandia" w:date="2025-08-21T17:47:00Z">
        <w:r w:rsidRPr="00BB0106" w:rsidDel="00866A48">
          <w:rPr>
            <w:noProof/>
            <w:kern w:val="2"/>
            <w:lang w:val="id-ID"/>
            <w14:ligatures w14:val="standardContextual"/>
            <w:rPrChange w:id="3281" w:author="Andries Pandia" w:date="2025-08-26T08:27:00Z">
              <w:rPr/>
            </w:rPrChange>
          </w:rPr>
          <w:delText> </w:delText>
        </w:r>
      </w:del>
      <w:r w:rsidRPr="00BB0106">
        <w:rPr>
          <w:noProof/>
          <w:kern w:val="2"/>
          <w:lang w:val="id-ID"/>
          <w14:ligatures w14:val="standardContextual"/>
          <w:rPrChange w:id="3282" w:author="Andries Pandia" w:date="2025-08-26T08:27:00Z">
            <w:rPr/>
          </w:rPrChange>
        </w:rPr>
        <w:t>Pemberantasan</w:t>
      </w:r>
      <w:ins w:id="3283" w:author="Andries Pandia" w:date="2025-08-21T17:47:00Z">
        <w:r w:rsidR="00866A48" w:rsidRPr="00BB0106">
          <w:rPr>
            <w:lang w:val="en-ID"/>
            <w:rPrChange w:id="3284" w:author="Andries Pandia" w:date="2025-08-26T08:27:00Z">
              <w:rPr>
                <w:lang w:val="en-US"/>
              </w:rPr>
            </w:rPrChange>
          </w:rPr>
          <w:t xml:space="preserve"> </w:t>
        </w:r>
      </w:ins>
      <w:del w:id="3285" w:author="Andries Pandia" w:date="2025-08-21T17:47:00Z">
        <w:r w:rsidRPr="00BB0106" w:rsidDel="00866A48">
          <w:rPr>
            <w:noProof/>
            <w:kern w:val="2"/>
            <w:lang w:val="id-ID"/>
            <w14:ligatures w14:val="standardContextual"/>
            <w:rPrChange w:id="3286" w:author="Andries Pandia" w:date="2025-08-26T08:27:00Z">
              <w:rPr/>
            </w:rPrChange>
          </w:rPr>
          <w:delText xml:space="preserve"> </w:delText>
        </w:r>
      </w:del>
      <w:r w:rsidRPr="00BB0106">
        <w:rPr>
          <w:noProof/>
          <w:kern w:val="2"/>
          <w:lang w:val="id-ID"/>
          <w14:ligatures w14:val="standardContextual"/>
          <w:rPrChange w:id="3287" w:author="Andries Pandia" w:date="2025-08-26T08:27:00Z">
            <w:rPr/>
          </w:rPrChange>
        </w:rPr>
        <w:t>Tindak Pidana Perdagangan Orang.</w:t>
      </w:r>
      <w:ins w:id="3288" w:author="Andries Pandia" w:date="2025-08-21T17:47:00Z">
        <w:r w:rsidR="00866A48" w:rsidRPr="00BB0106">
          <w:rPr>
            <w:lang w:val="en-ID"/>
            <w:rPrChange w:id="3289" w:author="Andries Pandia" w:date="2025-08-26T08:27:00Z">
              <w:rPr>
                <w:lang w:val="en-US"/>
              </w:rPr>
            </w:rPrChange>
          </w:rPr>
          <w:t xml:space="preserve"> </w:t>
        </w:r>
      </w:ins>
      <w:del w:id="3290" w:author="Andries Pandia" w:date="2025-08-21T17:47:00Z">
        <w:r w:rsidRPr="00BB0106" w:rsidDel="00866A48">
          <w:rPr>
            <w:noProof/>
            <w:kern w:val="2"/>
            <w:lang w:val="id-ID"/>
            <w14:ligatures w14:val="standardContextual"/>
            <w:rPrChange w:id="3291" w:author="Andries Pandia" w:date="2025-08-26T08:27:00Z">
              <w:rPr/>
            </w:rPrChange>
          </w:rPr>
          <w:delText xml:space="preserve"> </w:delText>
        </w:r>
      </w:del>
      <w:r w:rsidRPr="00BB0106">
        <w:rPr>
          <w:noProof/>
          <w:kern w:val="2"/>
          <w:lang w:val="id-ID"/>
          <w14:ligatures w14:val="standardContextual"/>
          <w:rPrChange w:id="3292" w:author="Andries Pandia" w:date="2025-08-26T08:27:00Z">
            <w:rPr/>
          </w:rPrChange>
        </w:rPr>
        <w:t>Undang-undang ini</w:t>
      </w:r>
      <w:del w:id="3293" w:author="Andries Pandia" w:date="2025-08-21T17:47:00Z">
        <w:r w:rsidRPr="00BB0106" w:rsidDel="00866A48">
          <w:delText> </w:delText>
        </w:r>
      </w:del>
      <w:ins w:id="3294" w:author="Andries Pandia" w:date="2025-08-21T17:47:00Z">
        <w:r w:rsidR="00866A48" w:rsidRPr="00BB0106">
          <w:rPr>
            <w:lang w:val="en-ID"/>
            <w:rPrChange w:id="3295" w:author="Andries Pandia" w:date="2025-08-26T08:27:00Z">
              <w:rPr>
                <w:lang w:val="en-US"/>
              </w:rPr>
            </w:rPrChange>
          </w:rPr>
          <w:t xml:space="preserve"> </w:t>
        </w:r>
      </w:ins>
      <w:r w:rsidRPr="00BB0106">
        <w:rPr>
          <w:noProof/>
          <w:kern w:val="2"/>
          <w:lang w:val="id-ID"/>
          <w14:ligatures w14:val="standardContextual"/>
          <w:rPrChange w:id="3296" w:author="Andries Pandia" w:date="2025-08-26T08:27:00Z">
            <w:rPr/>
          </w:rPrChange>
        </w:rPr>
        <w:t>disusun dengan</w:t>
      </w:r>
      <w:del w:id="3297" w:author="Andries Pandia" w:date="2025-08-21T17:47:00Z">
        <w:r w:rsidRPr="00BB0106" w:rsidDel="00866A48">
          <w:delText> </w:delText>
        </w:r>
      </w:del>
      <w:ins w:id="3298" w:author="Andries Pandia" w:date="2025-08-21T17:47:00Z">
        <w:r w:rsidR="00866A48" w:rsidRPr="00BB0106">
          <w:rPr>
            <w:lang w:val="en-ID"/>
            <w:rPrChange w:id="3299" w:author="Andries Pandia" w:date="2025-08-26T08:27:00Z">
              <w:rPr>
                <w:lang w:val="en-US"/>
              </w:rPr>
            </w:rPrChange>
          </w:rPr>
          <w:t xml:space="preserve"> </w:t>
        </w:r>
      </w:ins>
      <w:r w:rsidRPr="00BB0106">
        <w:rPr>
          <w:noProof/>
          <w:kern w:val="2"/>
          <w:lang w:val="id-ID"/>
          <w14:ligatures w14:val="standardContextual"/>
          <w:rPrChange w:id="3300" w:author="Andries Pandia" w:date="2025-08-26T08:27:00Z">
            <w:rPr/>
          </w:rPrChange>
        </w:rPr>
        <w:t>mengacu pada instrumen internasional yang dikenal sebagai Protokol Palermo (</w:t>
      </w:r>
      <w:commentRangeStart w:id="3301"/>
      <w:r w:rsidRPr="00BB0106">
        <w:rPr>
          <w:noProof/>
          <w:kern w:val="2"/>
          <w:lang w:val="id-ID"/>
          <w14:ligatures w14:val="standardContextual"/>
          <w:rPrChange w:id="3302" w:author="Andries Pandia" w:date="2025-08-26T08:27:00Z">
            <w:rPr/>
          </w:rPrChange>
        </w:rPr>
        <w:t>2000</w:t>
      </w:r>
      <w:commentRangeEnd w:id="3301"/>
      <w:r w:rsidR="001F2670" w:rsidRPr="00BB0106">
        <w:rPr>
          <w:rStyle w:val="CommentReference"/>
          <w:noProof/>
          <w:lang w:val="id-ID"/>
          <w:rPrChange w:id="3303" w:author="Andries Pandia" w:date="2025-08-26T08:27:00Z">
            <w:rPr>
              <w:rStyle w:val="CommentReference"/>
            </w:rPr>
          </w:rPrChange>
        </w:rPr>
        <w:commentReference w:id="3301"/>
      </w:r>
      <w:r w:rsidRPr="00BB0106">
        <w:rPr>
          <w:noProof/>
          <w:kern w:val="2"/>
          <w:lang w:val="id-ID"/>
          <w14:ligatures w14:val="standardContextual"/>
          <w:rPrChange w:id="3304" w:author="Andries Pandia" w:date="2025-08-26T08:27:00Z">
            <w:rPr/>
          </w:rPrChange>
        </w:rPr>
        <w:t>), sebuah</w:t>
      </w:r>
      <w:ins w:id="3305" w:author="Andries Pandia" w:date="2025-08-21T17:47:00Z">
        <w:r w:rsidR="00866A48" w:rsidRPr="00BB0106">
          <w:rPr>
            <w:lang w:val="en-ID"/>
            <w:rPrChange w:id="3306" w:author="Andries Pandia" w:date="2025-08-26T08:27:00Z">
              <w:rPr>
                <w:lang w:val="en-US"/>
              </w:rPr>
            </w:rPrChange>
          </w:rPr>
          <w:t xml:space="preserve"> </w:t>
        </w:r>
      </w:ins>
      <w:del w:id="3307" w:author="Andries Pandia" w:date="2025-08-21T17:47:00Z">
        <w:r w:rsidRPr="00BB0106" w:rsidDel="00866A48">
          <w:rPr>
            <w:noProof/>
            <w:kern w:val="2"/>
            <w:lang w:val="id-ID"/>
            <w14:ligatures w14:val="standardContextual"/>
            <w:rPrChange w:id="3308" w:author="Andries Pandia" w:date="2025-08-26T08:27:00Z">
              <w:rPr/>
            </w:rPrChange>
          </w:rPr>
          <w:delText> </w:delText>
        </w:r>
      </w:del>
      <w:r w:rsidRPr="00BB0106">
        <w:rPr>
          <w:noProof/>
          <w:kern w:val="2"/>
          <w:lang w:val="id-ID"/>
          <w14:ligatures w14:val="standardContextual"/>
          <w:rPrChange w:id="3309" w:author="Andries Pandia" w:date="2025-08-26T08:27:00Z">
            <w:rPr/>
          </w:rPrChange>
        </w:rPr>
        <w:t>protokol tambahan dari Konvensi P</w:t>
      </w:r>
      <w:proofErr w:type="spellStart"/>
      <w:ins w:id="3310" w:author="Andries Pandia" w:date="2025-08-21T17:21:00Z">
        <w:r w:rsidR="001F2670" w:rsidRPr="00BB0106">
          <w:rPr>
            <w:rPrChange w:id="3311" w:author="Andries Pandia" w:date="2025-08-26T08:27:00Z">
              <w:rPr>
                <w:lang w:val="en-US"/>
              </w:rPr>
            </w:rPrChange>
          </w:rPr>
          <w:t>erserikatan</w:t>
        </w:r>
        <w:proofErr w:type="spellEnd"/>
        <w:r w:rsidR="001F2670" w:rsidRPr="00BB0106">
          <w:rPr>
            <w:rPrChange w:id="3312" w:author="Andries Pandia" w:date="2025-08-26T08:27:00Z">
              <w:rPr>
                <w:lang w:val="en-US"/>
              </w:rPr>
            </w:rPrChange>
          </w:rPr>
          <w:t xml:space="preserve"> </w:t>
        </w:r>
      </w:ins>
      <w:r w:rsidRPr="00BB0106">
        <w:t>B</w:t>
      </w:r>
      <w:ins w:id="3313" w:author="Andries Pandia" w:date="2025-08-21T17:21:00Z">
        <w:r w:rsidR="001F2670" w:rsidRPr="00BB0106">
          <w:rPr>
            <w:rPrChange w:id="3314" w:author="Andries Pandia" w:date="2025-08-26T08:27:00Z">
              <w:rPr>
                <w:lang w:val="en-US"/>
              </w:rPr>
            </w:rPrChange>
          </w:rPr>
          <w:t>angsa-</w:t>
        </w:r>
      </w:ins>
      <w:r w:rsidRPr="00BB0106">
        <w:t>B</w:t>
      </w:r>
      <w:ins w:id="3315" w:author="Andries Pandia" w:date="2025-08-21T17:21:00Z">
        <w:r w:rsidR="001F2670" w:rsidRPr="00BB0106">
          <w:rPr>
            <w:lang w:val="en-ID"/>
            <w:rPrChange w:id="3316" w:author="Andries Pandia" w:date="2025-08-26T08:27:00Z">
              <w:rPr>
                <w:lang w:val="en-US"/>
              </w:rPr>
            </w:rPrChange>
          </w:rPr>
          <w:t>angsa (PBB)</w:t>
        </w:r>
      </w:ins>
      <w:r w:rsidRPr="00BB0106">
        <w:t xml:space="preserve"> </w:t>
      </w:r>
      <w:proofErr w:type="spellStart"/>
      <w:r w:rsidRPr="00BB0106">
        <w:t>melawan</w:t>
      </w:r>
      <w:proofErr w:type="spellEnd"/>
      <w:r w:rsidRPr="00BB0106">
        <w:t xml:space="preserve"> </w:t>
      </w:r>
      <w:proofErr w:type="spellStart"/>
      <w:r w:rsidRPr="00BB0106">
        <w:t>Kejahatan</w:t>
      </w:r>
      <w:proofErr w:type="spellEnd"/>
      <w:r w:rsidRPr="00BB0106">
        <w:t xml:space="preserve"> </w:t>
      </w:r>
      <w:proofErr w:type="spellStart"/>
      <w:r w:rsidRPr="00BB0106">
        <w:t>Transnasional</w:t>
      </w:r>
      <w:proofErr w:type="spellEnd"/>
      <w:r w:rsidRPr="00BB0106">
        <w:t xml:space="preserve"> </w:t>
      </w:r>
      <w:proofErr w:type="spellStart"/>
      <w:r w:rsidRPr="00BB0106">
        <w:t>Terorganisasi</w:t>
      </w:r>
      <w:proofErr w:type="spellEnd"/>
      <w:ins w:id="3317" w:author="Andries Pandia" w:date="2025-08-21T17:21:00Z">
        <w:r w:rsidR="001F2670" w:rsidRPr="00BB0106">
          <w:rPr>
            <w:lang w:val="en-ID"/>
            <w:rPrChange w:id="3318" w:author="Andries Pandia" w:date="2025-08-26T08:27:00Z">
              <w:rPr>
                <w:lang w:val="en-US"/>
              </w:rPr>
            </w:rPrChange>
          </w:rPr>
          <w:t>,</w:t>
        </w:r>
      </w:ins>
      <w:del w:id="3319" w:author="Andries Pandia" w:date="2025-08-21T17:21:00Z">
        <w:r w:rsidRPr="00BB0106" w:rsidDel="001F2670">
          <w:rPr>
            <w:noProof/>
            <w:kern w:val="2"/>
            <w:lang w:val="id-ID"/>
            <w14:ligatures w14:val="standardContextual"/>
            <w:rPrChange w:id="3320" w:author="Andries Pandia" w:date="2025-08-26T08:27:00Z">
              <w:rPr/>
            </w:rPrChange>
          </w:rPr>
          <w:delText xml:space="preserve"> </w:delText>
        </w:r>
      </w:del>
      <w:ins w:id="3321" w:author="Andries Pandia" w:date="2025-08-21T17:46:00Z">
        <w:r w:rsidR="00866A48" w:rsidRPr="00BB0106">
          <w:rPr>
            <w:noProof/>
            <w:lang w:val="id-ID"/>
            <w:rPrChange w:id="3322" w:author="Andries Pandia" w:date="2025-08-26T08:27:00Z">
              <w:rPr>
                <w:lang w:val="en-US"/>
              </w:rPr>
            </w:rPrChange>
          </w:rPr>
          <w:t xml:space="preserve"> </w:t>
        </w:r>
      </w:ins>
      <w:r w:rsidRPr="00BB0106">
        <w:rPr>
          <w:noProof/>
          <w:kern w:val="2"/>
          <w:lang w:val="id-ID"/>
          <w14:ligatures w14:val="standardContextual"/>
          <w:rPrChange w:id="3323" w:author="Andries Pandia" w:date="2025-08-26T08:27:00Z">
            <w:rPr/>
          </w:rPrChange>
        </w:rPr>
        <w:t>yang</w:t>
      </w:r>
      <w:ins w:id="3324" w:author="Andries Pandia" w:date="2025-08-21T17:46:00Z">
        <w:r w:rsidR="00866A48" w:rsidRPr="00BB0106">
          <w:rPr>
            <w:lang w:val="en-ID"/>
            <w:rPrChange w:id="3325" w:author="Andries Pandia" w:date="2025-08-26T08:27:00Z">
              <w:rPr>
                <w:lang w:val="en-US"/>
              </w:rPr>
            </w:rPrChange>
          </w:rPr>
          <w:t xml:space="preserve"> </w:t>
        </w:r>
      </w:ins>
      <w:del w:id="3326" w:author="Andries Pandia" w:date="2025-08-21T17:46:00Z">
        <w:r w:rsidRPr="00BB0106" w:rsidDel="00866A48">
          <w:rPr>
            <w:noProof/>
            <w:kern w:val="2"/>
            <w:lang w:val="id-ID"/>
            <w14:ligatures w14:val="standardContextual"/>
            <w:rPrChange w:id="3327" w:author="Andries Pandia" w:date="2025-08-26T08:27:00Z">
              <w:rPr/>
            </w:rPrChange>
          </w:rPr>
          <w:delText> </w:delText>
        </w:r>
      </w:del>
      <w:r w:rsidRPr="00BB0106">
        <w:rPr>
          <w:noProof/>
          <w:kern w:val="2"/>
          <w:lang w:val="id-ID"/>
          <w14:ligatures w14:val="standardContextual"/>
          <w:rPrChange w:id="3328" w:author="Andries Pandia" w:date="2025-08-26T08:27:00Z">
            <w:rPr/>
          </w:rPrChange>
        </w:rPr>
        <w:t>khusus</w:t>
      </w:r>
      <w:del w:id="3329" w:author="Andries Pandia" w:date="2025-08-21T17:46:00Z">
        <w:r w:rsidRPr="00BB0106" w:rsidDel="00866A48">
          <w:delText xml:space="preserve"> </w:delText>
        </w:r>
      </w:del>
      <w:ins w:id="3330" w:author="Andries Pandia" w:date="2025-08-21T17:46:00Z">
        <w:r w:rsidR="00866A48" w:rsidRPr="00BB0106">
          <w:rPr>
            <w:lang w:val="en-ID"/>
            <w:rPrChange w:id="3331" w:author="Andries Pandia" w:date="2025-08-26T08:27:00Z">
              <w:rPr>
                <w:lang w:val="en-US"/>
              </w:rPr>
            </w:rPrChange>
          </w:rPr>
          <w:t xml:space="preserve"> </w:t>
        </w:r>
      </w:ins>
      <w:r w:rsidRPr="00BB0106">
        <w:rPr>
          <w:noProof/>
          <w:kern w:val="2"/>
          <w:lang w:val="id-ID"/>
          <w14:ligatures w14:val="standardContextual"/>
          <w:rPrChange w:id="3332" w:author="Andries Pandia" w:date="2025-08-26T08:27:00Z">
            <w:rPr/>
          </w:rPrChange>
        </w:rPr>
        <w:t>mengatur penanggulangan perdagangan orang.</w:t>
      </w:r>
      <w:ins w:id="3333" w:author="Andries Pandia" w:date="2025-08-21T17:46:00Z">
        <w:r w:rsidR="00866A48" w:rsidRPr="00BB0106">
          <w:rPr>
            <w:lang w:val="en-ID"/>
            <w:rPrChange w:id="3334" w:author="Andries Pandia" w:date="2025-08-26T08:27:00Z">
              <w:rPr>
                <w:lang w:val="en-US"/>
              </w:rPr>
            </w:rPrChange>
          </w:rPr>
          <w:t xml:space="preserve"> </w:t>
        </w:r>
      </w:ins>
      <w:del w:id="3335" w:author="Andries Pandia" w:date="2025-08-21T17:21:00Z">
        <w:r w:rsidRPr="00BB0106" w:rsidDel="001F2670">
          <w:rPr>
            <w:noProof/>
            <w:kern w:val="2"/>
            <w:lang w:val="id-ID"/>
            <w14:ligatures w14:val="standardContextual"/>
            <w:rPrChange w:id="3336" w:author="Andries Pandia" w:date="2025-08-26T08:27:00Z">
              <w:rPr/>
            </w:rPrChange>
          </w:rPr>
          <w:delText xml:space="preserve"> </w:delText>
        </w:r>
      </w:del>
      <w:r w:rsidRPr="00BB0106">
        <w:rPr>
          <w:noProof/>
          <w:kern w:val="2"/>
          <w:lang w:val="id-ID"/>
          <w14:ligatures w14:val="standardContextual"/>
          <w:rPrChange w:id="3337" w:author="Andries Pandia" w:date="2025-08-26T08:27:00Z">
            <w:rPr/>
          </w:rPrChange>
        </w:rPr>
        <w:t>Regulasi ini menyediakan dasar hukum bagi penegakan hukum dan perlindungan korban di tingkat nasional, dengan ketentuan pidana yang memberikan hukuman berat bagi</w:t>
      </w:r>
      <w:del w:id="3338" w:author="Andries Pandia" w:date="2025-08-26T07:04:00Z">
        <w:r w:rsidRPr="00BB0106" w:rsidDel="00DF54B0">
          <w:delText xml:space="preserve"> </w:delText>
        </w:r>
      </w:del>
      <w:ins w:id="3339" w:author="Andries Pandia" w:date="2025-08-26T07:04:00Z">
        <w:r w:rsidR="00DF54B0" w:rsidRPr="00BB0106">
          <w:rPr>
            <w:lang w:val="en-ID"/>
            <w:rPrChange w:id="3340" w:author="Andries Pandia" w:date="2025-08-26T08:27:00Z">
              <w:rPr>
                <w:lang w:val="en-US"/>
              </w:rPr>
            </w:rPrChange>
          </w:rPr>
          <w:t xml:space="preserve"> </w:t>
        </w:r>
      </w:ins>
      <w:r w:rsidRPr="00BB0106">
        <w:rPr>
          <w:noProof/>
          <w:kern w:val="2"/>
          <w:lang w:val="id-ID"/>
          <w14:ligatures w14:val="standardContextual"/>
          <w:rPrChange w:id="3341" w:author="Andries Pandia" w:date="2025-08-26T08:27:00Z">
            <w:rPr/>
          </w:rPrChange>
        </w:rPr>
        <w:t>pelaku. Penegakan hukum perdagangan</w:t>
      </w:r>
      <w:ins w:id="3342" w:author="Andries Pandia" w:date="2025-08-21T17:47:00Z">
        <w:r w:rsidR="00866A48" w:rsidRPr="00BB0106">
          <w:rPr>
            <w:lang w:val="en-ID"/>
            <w:rPrChange w:id="3343" w:author="Andries Pandia" w:date="2025-08-26T08:27:00Z">
              <w:rPr>
                <w:lang w:val="en-US"/>
              </w:rPr>
            </w:rPrChange>
          </w:rPr>
          <w:t xml:space="preserve"> </w:t>
        </w:r>
      </w:ins>
      <w:del w:id="3344" w:author="Andries Pandia" w:date="2025-08-21T17:47:00Z">
        <w:r w:rsidRPr="00BB0106" w:rsidDel="00866A48">
          <w:rPr>
            <w:noProof/>
            <w:kern w:val="2"/>
            <w:lang w:val="id-ID"/>
            <w14:ligatures w14:val="standardContextual"/>
            <w:rPrChange w:id="3345" w:author="Andries Pandia" w:date="2025-08-26T08:27:00Z">
              <w:rPr/>
            </w:rPrChange>
          </w:rPr>
          <w:delText> </w:delText>
        </w:r>
      </w:del>
      <w:r w:rsidRPr="00BB0106">
        <w:rPr>
          <w:noProof/>
          <w:kern w:val="2"/>
          <w:lang w:val="id-ID"/>
          <w14:ligatures w14:val="standardContextual"/>
          <w:rPrChange w:id="3346" w:author="Andries Pandia" w:date="2025-08-26T08:27:00Z">
            <w:rPr/>
          </w:rPrChange>
        </w:rPr>
        <w:t>manusia menghadapi tantangan besar,</w:t>
      </w:r>
      <w:ins w:id="3347" w:author="Andries Pandia" w:date="2025-08-21T17:47:00Z">
        <w:r w:rsidR="00866A48" w:rsidRPr="00BB0106">
          <w:rPr>
            <w:lang w:val="en-ID"/>
            <w:rPrChange w:id="3348" w:author="Andries Pandia" w:date="2025-08-26T08:27:00Z">
              <w:rPr>
                <w:lang w:val="en-US"/>
              </w:rPr>
            </w:rPrChange>
          </w:rPr>
          <w:t xml:space="preserve"> </w:t>
        </w:r>
      </w:ins>
      <w:del w:id="3349" w:author="Andries Pandia" w:date="2025-08-21T17:47:00Z">
        <w:r w:rsidRPr="00BB0106" w:rsidDel="00866A48">
          <w:rPr>
            <w:noProof/>
            <w:kern w:val="2"/>
            <w:lang w:val="id-ID"/>
            <w14:ligatures w14:val="standardContextual"/>
            <w:rPrChange w:id="3350" w:author="Andries Pandia" w:date="2025-08-26T08:27:00Z">
              <w:rPr/>
            </w:rPrChange>
          </w:rPr>
          <w:delText xml:space="preserve"> </w:delText>
        </w:r>
      </w:del>
      <w:r w:rsidRPr="00BB0106">
        <w:rPr>
          <w:noProof/>
          <w:kern w:val="2"/>
          <w:lang w:val="id-ID"/>
          <w14:ligatures w14:val="standardContextual"/>
          <w:rPrChange w:id="3351" w:author="Andries Pandia" w:date="2025-08-26T08:27:00Z">
            <w:rPr/>
          </w:rPrChange>
        </w:rPr>
        <w:t>terlebih karena</w:t>
      </w:r>
      <w:ins w:id="3352" w:author="Andries Pandia" w:date="2025-08-21T17:47:00Z">
        <w:r w:rsidR="00866A48" w:rsidRPr="00BB0106">
          <w:rPr>
            <w:lang w:val="en-ID"/>
            <w:rPrChange w:id="3353" w:author="Andries Pandia" w:date="2025-08-26T08:27:00Z">
              <w:rPr>
                <w:lang w:val="en-US"/>
              </w:rPr>
            </w:rPrChange>
          </w:rPr>
          <w:t xml:space="preserve"> </w:t>
        </w:r>
      </w:ins>
      <w:del w:id="3354" w:author="Andries Pandia" w:date="2025-08-21T17:47:00Z">
        <w:r w:rsidRPr="00BB0106" w:rsidDel="00866A48">
          <w:rPr>
            <w:noProof/>
            <w:kern w:val="2"/>
            <w:lang w:val="id-ID"/>
            <w14:ligatures w14:val="standardContextual"/>
            <w:rPrChange w:id="3355" w:author="Andries Pandia" w:date="2025-08-26T08:27:00Z">
              <w:rPr/>
            </w:rPrChange>
          </w:rPr>
          <w:delText> </w:delText>
        </w:r>
      </w:del>
      <w:r w:rsidRPr="00BB0106">
        <w:rPr>
          <w:noProof/>
          <w:kern w:val="2"/>
          <w:lang w:val="id-ID"/>
          <w14:ligatures w14:val="standardContextual"/>
          <w:rPrChange w:id="3356" w:author="Andries Pandia" w:date="2025-08-26T08:27:00Z">
            <w:rPr/>
          </w:rPrChange>
        </w:rPr>
        <w:t>kejahatan ini</w:t>
      </w:r>
      <w:ins w:id="3357" w:author="Andries Pandia" w:date="2025-08-21T17:47:00Z">
        <w:r w:rsidR="00866A48" w:rsidRPr="00BB0106">
          <w:rPr>
            <w:lang w:val="en-ID"/>
            <w:rPrChange w:id="3358" w:author="Andries Pandia" w:date="2025-08-26T08:27:00Z">
              <w:rPr>
                <w:lang w:val="en-US"/>
              </w:rPr>
            </w:rPrChange>
          </w:rPr>
          <w:t xml:space="preserve"> </w:t>
        </w:r>
      </w:ins>
      <w:del w:id="3359" w:author="Andries Pandia" w:date="2025-08-21T17:47:00Z">
        <w:r w:rsidRPr="00BB0106" w:rsidDel="00866A48">
          <w:rPr>
            <w:noProof/>
            <w:kern w:val="2"/>
            <w:lang w:val="id-ID"/>
            <w14:ligatures w14:val="standardContextual"/>
            <w:rPrChange w:id="3360" w:author="Andries Pandia" w:date="2025-08-26T08:27:00Z">
              <w:rPr/>
            </w:rPrChange>
          </w:rPr>
          <w:delText> </w:delText>
        </w:r>
      </w:del>
      <w:r w:rsidRPr="00BB0106">
        <w:rPr>
          <w:noProof/>
          <w:kern w:val="2"/>
          <w:lang w:val="id-ID"/>
          <w14:ligatures w14:val="standardContextual"/>
          <w:rPrChange w:id="3361" w:author="Andries Pandia" w:date="2025-08-26T08:27:00Z">
            <w:rPr/>
          </w:rPrChange>
        </w:rPr>
        <w:t>bersifat lintas batas dengan</w:t>
      </w:r>
      <w:del w:id="3362" w:author="Andries Pandia" w:date="2025-08-21T17:47:00Z">
        <w:r w:rsidRPr="00BB0106" w:rsidDel="00866A48">
          <w:delText> </w:delText>
        </w:r>
      </w:del>
      <w:ins w:id="3363" w:author="Andries Pandia" w:date="2025-08-21T17:47:00Z">
        <w:r w:rsidR="00866A48" w:rsidRPr="00BB0106">
          <w:rPr>
            <w:lang w:val="en-ID"/>
            <w:rPrChange w:id="3364" w:author="Andries Pandia" w:date="2025-08-26T08:27:00Z">
              <w:rPr>
                <w:lang w:val="en-US"/>
              </w:rPr>
            </w:rPrChange>
          </w:rPr>
          <w:t xml:space="preserve"> </w:t>
        </w:r>
      </w:ins>
      <w:r w:rsidRPr="00BB0106">
        <w:rPr>
          <w:noProof/>
          <w:kern w:val="2"/>
          <w:lang w:val="id-ID"/>
          <w14:ligatures w14:val="standardContextual"/>
          <w:rPrChange w:id="3365" w:author="Andries Pandia" w:date="2025-08-26T08:27:00Z">
            <w:rPr/>
          </w:rPrChange>
        </w:rPr>
        <w:t>jaringan sindikat yang sangat</w:t>
      </w:r>
      <w:ins w:id="3366" w:author="Andries Pandia" w:date="2025-08-21T17:47:00Z">
        <w:r w:rsidR="00866A48" w:rsidRPr="00BB0106">
          <w:rPr>
            <w:lang w:val="en-ID"/>
            <w:rPrChange w:id="3367" w:author="Andries Pandia" w:date="2025-08-26T08:27:00Z">
              <w:rPr>
                <w:lang w:val="en-US"/>
              </w:rPr>
            </w:rPrChange>
          </w:rPr>
          <w:t xml:space="preserve"> </w:t>
        </w:r>
      </w:ins>
      <w:del w:id="3368" w:author="Andries Pandia" w:date="2025-08-21T17:47:00Z">
        <w:r w:rsidRPr="00BB0106" w:rsidDel="00866A48">
          <w:rPr>
            <w:noProof/>
            <w:kern w:val="2"/>
            <w:lang w:val="id-ID"/>
            <w14:ligatures w14:val="standardContextual"/>
            <w:rPrChange w:id="3369" w:author="Andries Pandia" w:date="2025-08-26T08:27:00Z">
              <w:rPr/>
            </w:rPrChange>
          </w:rPr>
          <w:delText> </w:delText>
        </w:r>
      </w:del>
      <w:r w:rsidRPr="00BB0106">
        <w:rPr>
          <w:noProof/>
          <w:kern w:val="2"/>
          <w:lang w:val="id-ID"/>
          <w14:ligatures w14:val="standardContextual"/>
          <w:rPrChange w:id="3370" w:author="Andries Pandia" w:date="2025-08-26T08:27:00Z">
            <w:rPr/>
          </w:rPrChange>
        </w:rPr>
        <w:t>terorganisir</w:t>
      </w:r>
      <w:ins w:id="3371" w:author="Andries Pandia" w:date="2025-08-21T17:22:00Z">
        <w:r w:rsidR="001F2670" w:rsidRPr="00BB0106">
          <w:rPr>
            <w:lang w:val="en-ID"/>
            <w:rPrChange w:id="3372" w:author="Andries Pandia" w:date="2025-08-26T08:27:00Z">
              <w:rPr>
                <w:lang w:val="en-US"/>
              </w:rPr>
            </w:rPrChange>
          </w:rPr>
          <w:t>,</w:t>
        </w:r>
      </w:ins>
      <w:ins w:id="3373" w:author="Andries Pandia" w:date="2025-08-21T17:47:00Z">
        <w:r w:rsidR="00866A48" w:rsidRPr="00BB0106">
          <w:rPr>
            <w:noProof/>
            <w:lang w:val="id-ID"/>
            <w:rPrChange w:id="3374" w:author="Andries Pandia" w:date="2025-08-26T08:27:00Z">
              <w:rPr>
                <w:lang w:val="en-US"/>
              </w:rPr>
            </w:rPrChange>
          </w:rPr>
          <w:t xml:space="preserve"> </w:t>
        </w:r>
      </w:ins>
      <w:del w:id="3375" w:author="Andries Pandia" w:date="2025-08-21T17:47:00Z">
        <w:r w:rsidRPr="00BB0106" w:rsidDel="00866A48">
          <w:rPr>
            <w:noProof/>
            <w:kern w:val="2"/>
            <w:lang w:val="id-ID"/>
            <w14:ligatures w14:val="standardContextual"/>
            <w:rPrChange w:id="3376" w:author="Andries Pandia" w:date="2025-08-26T08:27:00Z">
              <w:rPr/>
            </w:rPrChange>
          </w:rPr>
          <w:delText xml:space="preserve"> </w:delText>
        </w:r>
      </w:del>
      <w:r w:rsidRPr="00BB0106">
        <w:rPr>
          <w:noProof/>
          <w:kern w:val="2"/>
          <w:lang w:val="id-ID"/>
          <w14:ligatures w14:val="standardContextual"/>
          <w:rPrChange w:id="3377" w:author="Andries Pandia" w:date="2025-08-26T08:27:00Z">
            <w:rPr/>
          </w:rPrChange>
        </w:rPr>
        <w:t>dan</w:t>
      </w:r>
      <w:del w:id="3378" w:author="Andries Pandia" w:date="2025-08-21T17:48:00Z">
        <w:r w:rsidRPr="00BB0106" w:rsidDel="00866A48">
          <w:delText> </w:delText>
        </w:r>
      </w:del>
      <w:ins w:id="3379" w:author="Andries Pandia" w:date="2025-08-21T17:48:00Z">
        <w:r w:rsidR="00866A48" w:rsidRPr="00BB0106">
          <w:rPr>
            <w:lang w:val="en-ID"/>
            <w:rPrChange w:id="3380" w:author="Andries Pandia" w:date="2025-08-26T08:27:00Z">
              <w:rPr>
                <w:lang w:val="en-US"/>
              </w:rPr>
            </w:rPrChange>
          </w:rPr>
          <w:t xml:space="preserve"> </w:t>
        </w:r>
      </w:ins>
      <w:r w:rsidRPr="00BB0106">
        <w:rPr>
          <w:noProof/>
          <w:kern w:val="2"/>
          <w:lang w:val="id-ID"/>
          <w14:ligatures w14:val="standardContextual"/>
          <w:rPrChange w:id="3381" w:author="Andries Pandia" w:date="2025-08-26T08:27:00Z">
            <w:rPr/>
          </w:rPrChange>
        </w:rPr>
        <w:t>modus operandi yang</w:t>
      </w:r>
      <w:del w:id="3382" w:author="Andries Pandia" w:date="2025-08-21T17:48:00Z">
        <w:r w:rsidRPr="00BB0106" w:rsidDel="00866A48">
          <w:delText> </w:delText>
        </w:r>
      </w:del>
      <w:ins w:id="3383" w:author="Andries Pandia" w:date="2025-08-21T17:48:00Z">
        <w:r w:rsidR="00866A48" w:rsidRPr="00BB0106">
          <w:rPr>
            <w:lang w:val="en-ID"/>
            <w:rPrChange w:id="3384" w:author="Andries Pandia" w:date="2025-08-26T08:27:00Z">
              <w:rPr>
                <w:lang w:val="en-US"/>
              </w:rPr>
            </w:rPrChange>
          </w:rPr>
          <w:t xml:space="preserve"> </w:t>
        </w:r>
      </w:ins>
      <w:r w:rsidRPr="00BB0106">
        <w:rPr>
          <w:noProof/>
          <w:kern w:val="2"/>
          <w:lang w:val="id-ID"/>
          <w14:ligatures w14:val="standardContextual"/>
          <w:rPrChange w:id="3385" w:author="Andries Pandia" w:date="2025-08-26T08:27:00Z">
            <w:rPr/>
          </w:rPrChange>
        </w:rPr>
        <w:t>selalu</w:t>
      </w:r>
      <w:ins w:id="3386" w:author="Andries Pandia" w:date="2025-08-21T17:48:00Z">
        <w:r w:rsidR="00866A48" w:rsidRPr="00BB0106">
          <w:rPr>
            <w:lang w:val="en-ID"/>
            <w:rPrChange w:id="3387" w:author="Andries Pandia" w:date="2025-08-26T08:27:00Z">
              <w:rPr>
                <w:lang w:val="en-US"/>
              </w:rPr>
            </w:rPrChange>
          </w:rPr>
          <w:t xml:space="preserve"> </w:t>
        </w:r>
      </w:ins>
      <w:del w:id="3388" w:author="Andries Pandia" w:date="2025-08-21T17:48:00Z">
        <w:r w:rsidRPr="00BB0106" w:rsidDel="00866A48">
          <w:rPr>
            <w:noProof/>
            <w:kern w:val="2"/>
            <w:lang w:val="id-ID"/>
            <w14:ligatures w14:val="standardContextual"/>
            <w:rPrChange w:id="3389" w:author="Andries Pandia" w:date="2025-08-26T08:27:00Z">
              <w:rPr/>
            </w:rPrChange>
          </w:rPr>
          <w:delText xml:space="preserve"> </w:delText>
        </w:r>
      </w:del>
      <w:r w:rsidRPr="00BB0106">
        <w:rPr>
          <w:noProof/>
          <w:kern w:val="2"/>
          <w:lang w:val="id-ID"/>
          <w14:ligatures w14:val="standardContextual"/>
          <w:rPrChange w:id="3390" w:author="Andries Pandia" w:date="2025-08-26T08:27:00Z">
            <w:rPr/>
          </w:rPrChange>
        </w:rPr>
        <w:t>berkembang.</w:t>
      </w:r>
      <w:ins w:id="3391" w:author="Andries Pandia" w:date="2025-08-21T17:48:00Z">
        <w:r w:rsidR="00866A48" w:rsidRPr="00BB0106">
          <w:rPr>
            <w:lang w:val="en-ID"/>
            <w:rPrChange w:id="3392" w:author="Andries Pandia" w:date="2025-08-26T08:27:00Z">
              <w:rPr>
                <w:lang w:val="en-US"/>
              </w:rPr>
            </w:rPrChange>
          </w:rPr>
          <w:t xml:space="preserve"> </w:t>
        </w:r>
      </w:ins>
      <w:del w:id="3393" w:author="Andries Pandia" w:date="2025-08-21T17:48:00Z">
        <w:r w:rsidRPr="00BB0106" w:rsidDel="00866A48">
          <w:rPr>
            <w:noProof/>
            <w:kern w:val="2"/>
            <w:lang w:val="id-ID"/>
            <w14:ligatures w14:val="standardContextual"/>
            <w:rPrChange w:id="3394" w:author="Andries Pandia" w:date="2025-08-26T08:27:00Z">
              <w:rPr/>
            </w:rPrChange>
          </w:rPr>
          <w:delText xml:space="preserve"> </w:delText>
        </w:r>
      </w:del>
      <w:r w:rsidRPr="00BB0106">
        <w:rPr>
          <w:noProof/>
          <w:kern w:val="2"/>
          <w:lang w:val="id-ID"/>
          <w14:ligatures w14:val="standardContextual"/>
          <w:rPrChange w:id="3395" w:author="Andries Pandia" w:date="2025-08-26T08:27:00Z">
            <w:rPr/>
          </w:rPrChange>
        </w:rPr>
        <w:t xml:space="preserve">Kelemahan sistem hukum, baik dari sisi kekuatan regulasi maupun pelaksanaan di lapangan, sering dimanfaatkan oleh para pelaku. Ditambah faktor </w:t>
      </w:r>
      <w:r w:rsidRPr="00BB0106">
        <w:rPr>
          <w:noProof/>
          <w:kern w:val="2"/>
          <w:lang w:val="id-ID"/>
          <w14:ligatures w14:val="standardContextual"/>
          <w:rPrChange w:id="3396" w:author="Andries Pandia" w:date="2025-08-26T08:27:00Z">
            <w:rPr/>
          </w:rPrChange>
        </w:rPr>
        <w:lastRenderedPageBreak/>
        <w:t>sosial-ekonomi</w:t>
      </w:r>
      <w:ins w:id="3397" w:author="Andries Pandia" w:date="2025-08-21T17:48:00Z">
        <w:r w:rsidR="00866A48" w:rsidRPr="00BB0106">
          <w:rPr>
            <w:lang w:val="en-ID"/>
            <w:rPrChange w:id="3398" w:author="Andries Pandia" w:date="2025-08-26T08:27:00Z">
              <w:rPr>
                <w:lang w:val="en-US"/>
              </w:rPr>
            </w:rPrChange>
          </w:rPr>
          <w:t xml:space="preserve">, </w:t>
        </w:r>
      </w:ins>
      <w:del w:id="3399" w:author="Andries Pandia" w:date="2025-08-21T17:48:00Z">
        <w:r w:rsidRPr="00BB0106" w:rsidDel="00866A48">
          <w:delText xml:space="preserve"> </w:delText>
        </w:r>
      </w:del>
      <w:proofErr w:type="spellStart"/>
      <w:r w:rsidRPr="00BB0106">
        <w:t>seperti</w:t>
      </w:r>
      <w:proofErr w:type="spellEnd"/>
      <w:r w:rsidRPr="00BB0106">
        <w:t> </w:t>
      </w:r>
      <w:proofErr w:type="spellStart"/>
      <w:r w:rsidRPr="00BB0106">
        <w:t>kemiskinan</w:t>
      </w:r>
      <w:proofErr w:type="spellEnd"/>
      <w:r w:rsidRPr="00BB0106">
        <w:t xml:space="preserve"> yang </w:t>
      </w:r>
      <w:proofErr w:type="spellStart"/>
      <w:r w:rsidRPr="00BB0106">
        <w:t>meluas</w:t>
      </w:r>
      <w:proofErr w:type="spellEnd"/>
      <w:r w:rsidRPr="00BB0106">
        <w:t xml:space="preserve">, </w:t>
      </w:r>
      <w:proofErr w:type="spellStart"/>
      <w:r w:rsidRPr="00BB0106">
        <w:t>rendahnya</w:t>
      </w:r>
      <w:proofErr w:type="spellEnd"/>
      <w:r w:rsidRPr="00BB0106">
        <w:t xml:space="preserve"> </w:t>
      </w:r>
      <w:proofErr w:type="spellStart"/>
      <w:r w:rsidRPr="00BB0106">
        <w:t>tingkat</w:t>
      </w:r>
      <w:proofErr w:type="spellEnd"/>
      <w:r w:rsidRPr="00BB0106">
        <w:t xml:space="preserve"> </w:t>
      </w:r>
      <w:proofErr w:type="spellStart"/>
      <w:r w:rsidRPr="00BB0106">
        <w:t>pendidikan</w:t>
      </w:r>
      <w:proofErr w:type="spellEnd"/>
      <w:r w:rsidRPr="00BB0106">
        <w:t xml:space="preserve">, dan </w:t>
      </w:r>
      <w:proofErr w:type="spellStart"/>
      <w:r w:rsidRPr="00BB0106">
        <w:t>keterbatasan</w:t>
      </w:r>
      <w:proofErr w:type="spellEnd"/>
      <w:r w:rsidRPr="00BB0106">
        <w:t xml:space="preserve"> </w:t>
      </w:r>
      <w:proofErr w:type="spellStart"/>
      <w:r w:rsidRPr="00BB0106">
        <w:t>akses</w:t>
      </w:r>
      <w:proofErr w:type="spellEnd"/>
      <w:r w:rsidRPr="00BB0106">
        <w:t> </w:t>
      </w:r>
      <w:proofErr w:type="spellStart"/>
      <w:r w:rsidRPr="00BB0106">
        <w:t>informasi</w:t>
      </w:r>
      <w:proofErr w:type="spellEnd"/>
      <w:r w:rsidRPr="00BB0106">
        <w:t xml:space="preserve">, </w:t>
      </w:r>
      <w:proofErr w:type="spellStart"/>
      <w:r w:rsidRPr="00BB0106">
        <w:t>menjadi</w:t>
      </w:r>
      <w:proofErr w:type="spellEnd"/>
      <w:r w:rsidRPr="00BB0106">
        <w:t> </w:t>
      </w:r>
      <w:proofErr w:type="spellStart"/>
      <w:r w:rsidRPr="00BB0106">
        <w:t>faktor-faktor</w:t>
      </w:r>
      <w:proofErr w:type="spellEnd"/>
      <w:r w:rsidRPr="00BB0106">
        <w:t xml:space="preserve"> </w:t>
      </w:r>
      <w:proofErr w:type="spellStart"/>
      <w:r w:rsidRPr="00BB0106">
        <w:t>utama</w:t>
      </w:r>
      <w:proofErr w:type="spellEnd"/>
      <w:r w:rsidRPr="00BB0106">
        <w:t xml:space="preserve"> yang </w:t>
      </w:r>
      <w:proofErr w:type="spellStart"/>
      <w:r w:rsidRPr="00BB0106">
        <w:t>memperbesar</w:t>
      </w:r>
      <w:proofErr w:type="spellEnd"/>
      <w:r w:rsidRPr="00BB0106">
        <w:t xml:space="preserve"> </w:t>
      </w:r>
      <w:proofErr w:type="spellStart"/>
      <w:r w:rsidRPr="00BB0106">
        <w:t>risiko</w:t>
      </w:r>
      <w:proofErr w:type="spellEnd"/>
      <w:r w:rsidRPr="00BB0106">
        <w:t> </w:t>
      </w:r>
      <w:proofErr w:type="spellStart"/>
      <w:r w:rsidRPr="00BB0106">
        <w:t>individu</w:t>
      </w:r>
      <w:proofErr w:type="spellEnd"/>
      <w:r w:rsidRPr="00BB0106">
        <w:t xml:space="preserve"> </w:t>
      </w:r>
      <w:proofErr w:type="spellStart"/>
      <w:r w:rsidRPr="00BB0106">
        <w:t>menjadi</w:t>
      </w:r>
      <w:proofErr w:type="spellEnd"/>
      <w:r w:rsidRPr="00BB0106">
        <w:t xml:space="preserve"> korban </w:t>
      </w:r>
      <w:proofErr w:type="spellStart"/>
      <w:r w:rsidRPr="00BB0106">
        <w:t>perdagangan</w:t>
      </w:r>
      <w:proofErr w:type="spellEnd"/>
      <w:r w:rsidRPr="00BB0106">
        <w:t> </w:t>
      </w:r>
      <w:proofErr w:type="spellStart"/>
      <w:r w:rsidRPr="00BB0106">
        <w:t>manusia</w:t>
      </w:r>
      <w:proofErr w:type="spellEnd"/>
      <w:r w:rsidRPr="00BB0106">
        <w:t xml:space="preserve"> </w:t>
      </w:r>
      <w:r w:rsidR="00573383" w:rsidRPr="00BB0106">
        <w:fldChar w:fldCharType="begin"/>
      </w:r>
      <w:r w:rsidR="00573383" w:rsidRPr="00BB0106">
        <w:instrText xml:space="preserve"> ADDIN ZOTERO_ITEM CSL_CITATION {"citationID":"X71eU2iK","properties":{"formattedCitation":"(KemenPPA, 2021)","plainCitation":"(KemenPPA, 2021)","noteIndex":0},"citationItems":[{"id":267,"uris":["http://zotero.org/users/16668876/items/YVXCKQ4C"],"itemData":{"id":267,"type":"standard","authority":"Kementerian Pemberdayaan Perempuan dan Perlindungan Anak","publisher":"Kementerian Pemberdayaan Perempuan dan Perlindungan Anak","title":"Kebijakan Pemerintah Indonesia terhadap Kasus Perdagangan Manusia","URL":"http://digilib.unila.ac.id/80690/3/3.%20SKRIPSI%20TANPA%20BAB%20PEMBAHASAN.pdf","author":[{"literal":"KemenPPA"}],"accessed":{"date-parts":[["2025",8,9]]},"issued":{"date-parts":[["2021"]]}}}],"schema":"https://github.com/citation-style-language/schema/raw/master/csl-citation.json"} </w:instrText>
      </w:r>
      <w:r w:rsidR="00573383" w:rsidRPr="00BB0106">
        <w:fldChar w:fldCharType="separate"/>
      </w:r>
      <w:r w:rsidR="00573383" w:rsidRPr="00BB0106">
        <w:t>(KemenPPA, 2021)</w:t>
      </w:r>
      <w:r w:rsidR="00573383" w:rsidRPr="00BB0106">
        <w:fldChar w:fldCharType="end"/>
      </w:r>
      <w:del w:id="3400" w:author="Andries Pandia" w:date="2025-08-21T16:51:00Z">
        <w:r w:rsidRPr="00BB0106" w:rsidDel="00A0307E">
          <w:br/>
        </w:r>
      </w:del>
    </w:p>
    <w:p w14:paraId="22B7F3F4" w14:textId="2A801D1C" w:rsidR="001C21DF" w:rsidRPr="00BB0106" w:rsidRDefault="001C21DF" w:rsidP="00896532">
      <w:pPr>
        <w:rPr>
          <w:noProof/>
          <w:kern w:val="2"/>
          <w:lang w:val="id-ID"/>
          <w14:ligatures w14:val="standardContextual"/>
          <w:rPrChange w:id="3401" w:author="Andries Pandia" w:date="2025-08-26T08:27:00Z">
            <w:rPr/>
          </w:rPrChange>
        </w:rPr>
      </w:pPr>
      <w:r w:rsidRPr="00BB0106">
        <w:rPr>
          <w:noProof/>
          <w:kern w:val="2"/>
          <w:lang w:val="id-ID"/>
          <w14:ligatures w14:val="standardContextual"/>
          <w:rPrChange w:id="3402" w:author="Andries Pandia" w:date="2025-08-26T08:27:00Z">
            <w:rPr/>
          </w:rPrChange>
        </w:rPr>
        <w:t>Eksploitasi dalam perdagangan manusia dapat diklasifikasikan ke dalam beberapa bentuk utama, yaitu:</w:t>
      </w:r>
      <w:del w:id="3403" w:author="Andries Pandia" w:date="2025-08-21T16:51:00Z">
        <w:r w:rsidRPr="00BB0106" w:rsidDel="00A0307E">
          <w:rPr>
            <w:noProof/>
            <w:kern w:val="2"/>
            <w:lang w:val="id-ID"/>
            <w14:ligatures w14:val="standardContextual"/>
            <w:rPrChange w:id="3404" w:author="Andries Pandia" w:date="2025-08-26T08:27:00Z">
              <w:rPr/>
            </w:rPrChange>
          </w:rPr>
          <w:br/>
        </w:r>
      </w:del>
    </w:p>
    <w:p w14:paraId="2FE0DA87" w14:textId="2B70E1A0" w:rsidR="00144E25" w:rsidRPr="00BB0106" w:rsidRDefault="001C21DF">
      <w:pPr>
        <w:pStyle w:val="ListParagraph"/>
        <w:numPr>
          <w:ilvl w:val="0"/>
          <w:numId w:val="3"/>
        </w:numPr>
        <w:ind w:left="714" w:hanging="357"/>
        <w:contextualSpacing w:val="0"/>
        <w:rPr>
          <w:kern w:val="0"/>
          <w14:ligatures w14:val="none"/>
          <w:rPrChange w:id="3405" w:author="Andries Pandia" w:date="2025-08-26T08:27:00Z">
            <w:rPr>
              <w:noProof w:val="0"/>
              <w:kern w:val="0"/>
              <w:lang w:val="en-ID"/>
              <w14:ligatures w14:val="none"/>
            </w:rPr>
          </w:rPrChange>
        </w:rPr>
        <w:pPrChange w:id="3406" w:author="Andries Pandia" w:date="2025-08-21T17:23:00Z">
          <w:pPr>
            <w:pStyle w:val="ListParagraph"/>
            <w:numPr>
              <w:numId w:val="3"/>
            </w:numPr>
            <w:ind w:hanging="360"/>
            <w:contextualSpacing w:val="0"/>
          </w:pPr>
        </w:pPrChange>
      </w:pPr>
      <w:r w:rsidRPr="00BB0106">
        <w:rPr>
          <w:kern w:val="0"/>
          <w14:ligatures w14:val="none"/>
          <w:rPrChange w:id="3407" w:author="Andries Pandia" w:date="2025-08-26T08:27:00Z">
            <w:rPr>
              <w:noProof w:val="0"/>
              <w:kern w:val="0"/>
              <w:lang w:val="en-ID"/>
              <w14:ligatures w14:val="none"/>
            </w:rPr>
          </w:rPrChange>
        </w:rPr>
        <w:t>Kerja Paksa (</w:t>
      </w:r>
      <w:r w:rsidRPr="00BB0106">
        <w:rPr>
          <w:i/>
          <w:kern w:val="0"/>
          <w14:ligatures w14:val="none"/>
          <w:rPrChange w:id="3408" w:author="Andries Pandia" w:date="2025-08-26T08:27:00Z">
            <w:rPr>
              <w:noProof w:val="0"/>
              <w:kern w:val="0"/>
              <w:lang w:val="en-ID"/>
              <w14:ligatures w14:val="none"/>
            </w:rPr>
          </w:rPrChange>
        </w:rPr>
        <w:t>Forced Labour</w:t>
      </w:r>
      <w:r w:rsidRPr="00BB0106">
        <w:rPr>
          <w:kern w:val="0"/>
          <w14:ligatures w14:val="none"/>
          <w:rPrChange w:id="3409" w:author="Andries Pandia" w:date="2025-08-26T08:27:00Z">
            <w:rPr>
              <w:noProof w:val="0"/>
              <w:kern w:val="0"/>
              <w:lang w:val="en-ID"/>
              <w14:ligatures w14:val="none"/>
            </w:rPr>
          </w:rPrChange>
        </w:rPr>
        <w:t>): Korban dipaksa bekerja tanpa bayaran yang adil, dalam kondisi kerja ekstrim yang melanggar hak asasi manusia, seperti pekerjaan di sektor pertanian, manufaktur, rumah tangga, atau konstruksi, di mana mereka kehilangan kebebasan untuk keluar dari situasi tersebut</w:t>
      </w:r>
      <w:ins w:id="3410" w:author="Andries Pandia" w:date="2025-08-21T17:23:00Z">
        <w:r w:rsidR="00896532" w:rsidRPr="00BB0106">
          <w:rPr>
            <w:kern w:val="0"/>
            <w14:ligatures w14:val="none"/>
            <w:rPrChange w:id="3411" w:author="Andries Pandia" w:date="2025-08-26T08:27:00Z">
              <w:rPr>
                <w:kern w:val="0"/>
                <w:lang w:val="en-US"/>
                <w14:ligatures w14:val="none"/>
              </w:rPr>
            </w:rPrChange>
          </w:rPr>
          <w:t>;</w:t>
        </w:r>
      </w:ins>
      <w:del w:id="3412" w:author="Andries Pandia" w:date="2025-08-21T17:23:00Z">
        <w:r w:rsidRPr="00BB0106" w:rsidDel="00896532">
          <w:rPr>
            <w:kern w:val="0"/>
            <w14:ligatures w14:val="none"/>
            <w:rPrChange w:id="3413" w:author="Andries Pandia" w:date="2025-08-26T08:27:00Z">
              <w:rPr>
                <w:noProof w:val="0"/>
                <w:kern w:val="0"/>
                <w:lang w:val="en-ID"/>
                <w14:ligatures w14:val="none"/>
              </w:rPr>
            </w:rPrChange>
          </w:rPr>
          <w:delText>.</w:delText>
        </w:r>
      </w:del>
      <w:del w:id="3414" w:author="Andries Pandia" w:date="2025-08-21T16:51:00Z">
        <w:r w:rsidRPr="00BB0106" w:rsidDel="00A0307E">
          <w:rPr>
            <w:kern w:val="0"/>
            <w14:ligatures w14:val="none"/>
            <w:rPrChange w:id="3415" w:author="Andries Pandia" w:date="2025-08-26T08:27:00Z">
              <w:rPr>
                <w:noProof w:val="0"/>
                <w:kern w:val="0"/>
                <w:lang w:val="en-ID"/>
                <w14:ligatures w14:val="none"/>
              </w:rPr>
            </w:rPrChange>
          </w:rPr>
          <w:br/>
        </w:r>
      </w:del>
    </w:p>
    <w:p w14:paraId="1AA2E091" w14:textId="00F08D57" w:rsidR="00144E25" w:rsidRPr="00BB0106" w:rsidRDefault="001C21DF">
      <w:pPr>
        <w:pStyle w:val="ListParagraph"/>
        <w:numPr>
          <w:ilvl w:val="0"/>
          <w:numId w:val="3"/>
        </w:numPr>
        <w:ind w:left="714" w:hanging="357"/>
        <w:contextualSpacing w:val="0"/>
        <w:rPr>
          <w:kern w:val="0"/>
          <w14:ligatures w14:val="none"/>
          <w:rPrChange w:id="3416" w:author="Andries Pandia" w:date="2025-08-26T08:27:00Z">
            <w:rPr>
              <w:noProof w:val="0"/>
              <w:kern w:val="0"/>
              <w:lang w:val="en-ID"/>
              <w14:ligatures w14:val="none"/>
            </w:rPr>
          </w:rPrChange>
        </w:rPr>
        <w:pPrChange w:id="3417" w:author="Andries Pandia" w:date="2025-08-21T17:23:00Z">
          <w:pPr>
            <w:pStyle w:val="ListParagraph"/>
            <w:numPr>
              <w:numId w:val="3"/>
            </w:numPr>
            <w:ind w:hanging="360"/>
            <w:contextualSpacing w:val="0"/>
          </w:pPr>
        </w:pPrChange>
      </w:pPr>
      <w:r w:rsidRPr="00BB0106">
        <w:rPr>
          <w:kern w:val="0"/>
          <w14:ligatures w14:val="none"/>
          <w:rPrChange w:id="3418" w:author="Andries Pandia" w:date="2025-08-26T08:27:00Z">
            <w:rPr>
              <w:noProof w:val="0"/>
              <w:kern w:val="0"/>
              <w:lang w:val="en-ID"/>
              <w14:ligatures w14:val="none"/>
            </w:rPr>
          </w:rPrChange>
        </w:rPr>
        <w:t>Eksploitasi Seksual (</w:t>
      </w:r>
      <w:r w:rsidRPr="00BB0106">
        <w:rPr>
          <w:i/>
          <w:kern w:val="0"/>
          <w14:ligatures w14:val="none"/>
          <w:rPrChange w:id="3419" w:author="Andries Pandia" w:date="2025-08-26T08:27:00Z">
            <w:rPr>
              <w:noProof w:val="0"/>
              <w:kern w:val="0"/>
              <w:lang w:val="en-ID"/>
              <w14:ligatures w14:val="none"/>
            </w:rPr>
          </w:rPrChange>
        </w:rPr>
        <w:t>Sexual Exploitation</w:t>
      </w:r>
      <w:r w:rsidRPr="00BB0106">
        <w:rPr>
          <w:kern w:val="0"/>
          <w14:ligatures w14:val="none"/>
          <w:rPrChange w:id="3420" w:author="Andries Pandia" w:date="2025-08-26T08:27:00Z">
            <w:rPr>
              <w:noProof w:val="0"/>
              <w:kern w:val="0"/>
              <w:lang w:val="en-ID"/>
              <w14:ligatures w14:val="none"/>
            </w:rPr>
          </w:rPrChange>
        </w:rPr>
        <w:t>): Mengharuskan korban untuk melayani kebutuhan seksual orang lain secara paksa, termasuk prostitusi dan pornografi, yang sering kali disertai kekerasan dan intimidasi</w:t>
      </w:r>
      <w:ins w:id="3421" w:author="Andries Pandia" w:date="2025-08-21T17:23:00Z">
        <w:r w:rsidR="00896532" w:rsidRPr="00BB0106">
          <w:rPr>
            <w:kern w:val="0"/>
            <w14:ligatures w14:val="none"/>
            <w:rPrChange w:id="3422" w:author="Andries Pandia" w:date="2025-08-26T08:27:00Z">
              <w:rPr>
                <w:kern w:val="0"/>
                <w:lang w:val="en-US"/>
                <w14:ligatures w14:val="none"/>
              </w:rPr>
            </w:rPrChange>
          </w:rPr>
          <w:t>;</w:t>
        </w:r>
      </w:ins>
      <w:del w:id="3423" w:author="Andries Pandia" w:date="2025-08-21T17:23:00Z">
        <w:r w:rsidRPr="00BB0106" w:rsidDel="00896532">
          <w:rPr>
            <w:kern w:val="0"/>
            <w14:ligatures w14:val="none"/>
            <w:rPrChange w:id="3424" w:author="Andries Pandia" w:date="2025-08-26T08:27:00Z">
              <w:rPr>
                <w:noProof w:val="0"/>
                <w:kern w:val="0"/>
                <w:lang w:val="en-ID"/>
                <w14:ligatures w14:val="none"/>
              </w:rPr>
            </w:rPrChange>
          </w:rPr>
          <w:delText>.</w:delText>
        </w:r>
      </w:del>
      <w:del w:id="3425" w:author="Andries Pandia" w:date="2025-08-21T16:51:00Z">
        <w:r w:rsidRPr="00BB0106" w:rsidDel="00A0307E">
          <w:rPr>
            <w:kern w:val="0"/>
            <w14:ligatures w14:val="none"/>
            <w:rPrChange w:id="3426" w:author="Andries Pandia" w:date="2025-08-26T08:27:00Z">
              <w:rPr>
                <w:noProof w:val="0"/>
                <w:kern w:val="0"/>
                <w:lang w:val="en-ID"/>
                <w14:ligatures w14:val="none"/>
              </w:rPr>
            </w:rPrChange>
          </w:rPr>
          <w:br/>
        </w:r>
      </w:del>
    </w:p>
    <w:p w14:paraId="5B80E778" w14:textId="7BC53A5A" w:rsidR="00144E25" w:rsidRPr="00BB0106" w:rsidRDefault="001C21DF">
      <w:pPr>
        <w:pStyle w:val="ListParagraph"/>
        <w:numPr>
          <w:ilvl w:val="0"/>
          <w:numId w:val="3"/>
        </w:numPr>
        <w:ind w:left="714" w:hanging="357"/>
        <w:contextualSpacing w:val="0"/>
        <w:rPr>
          <w:kern w:val="0"/>
          <w14:ligatures w14:val="none"/>
          <w:rPrChange w:id="3427" w:author="Andries Pandia" w:date="2025-08-26T08:27:00Z">
            <w:rPr>
              <w:noProof w:val="0"/>
              <w:kern w:val="0"/>
              <w:lang w:val="en-ID"/>
              <w14:ligatures w14:val="none"/>
            </w:rPr>
          </w:rPrChange>
        </w:rPr>
        <w:pPrChange w:id="3428" w:author="Andries Pandia" w:date="2025-08-21T17:23:00Z">
          <w:pPr>
            <w:pStyle w:val="ListParagraph"/>
            <w:numPr>
              <w:numId w:val="3"/>
            </w:numPr>
            <w:ind w:hanging="360"/>
            <w:contextualSpacing w:val="0"/>
          </w:pPr>
        </w:pPrChange>
      </w:pPr>
      <w:r w:rsidRPr="00BB0106">
        <w:rPr>
          <w:kern w:val="0"/>
          <w14:ligatures w14:val="none"/>
          <w:rPrChange w:id="3429" w:author="Andries Pandia" w:date="2025-08-26T08:27:00Z">
            <w:rPr>
              <w:noProof w:val="0"/>
              <w:kern w:val="0"/>
              <w:lang w:val="en-ID"/>
              <w14:ligatures w14:val="none"/>
            </w:rPr>
          </w:rPrChange>
        </w:rPr>
        <w:t>Perbudakan</w:t>
      </w:r>
      <w:ins w:id="3430" w:author="Andries Pandia" w:date="2025-08-26T07:12:00Z">
        <w:r w:rsidR="00041383" w:rsidRPr="00BB0106">
          <w:rPr>
            <w:kern w:val="0"/>
            <w14:ligatures w14:val="none"/>
            <w:rPrChange w:id="3431" w:author="Andries Pandia" w:date="2025-08-26T08:27:00Z">
              <w:rPr>
                <w:kern w:val="0"/>
                <w:lang w:val="en-US"/>
                <w14:ligatures w14:val="none"/>
              </w:rPr>
            </w:rPrChange>
          </w:rPr>
          <w:t xml:space="preserve"> </w:t>
        </w:r>
      </w:ins>
      <w:del w:id="3432" w:author="Andries Pandia" w:date="2025-08-26T07:12:00Z">
        <w:r w:rsidRPr="00BB0106" w:rsidDel="00041383">
          <w:rPr>
            <w:kern w:val="0"/>
            <w14:ligatures w14:val="none"/>
            <w:rPrChange w:id="3433" w:author="Andries Pandia" w:date="2025-08-26T08:27:00Z">
              <w:rPr>
                <w:noProof w:val="0"/>
                <w:kern w:val="0"/>
                <w:lang w:val="en-ID"/>
                <w14:ligatures w14:val="none"/>
              </w:rPr>
            </w:rPrChange>
          </w:rPr>
          <w:delText xml:space="preserve"> </w:delText>
        </w:r>
      </w:del>
      <w:r w:rsidRPr="00BB0106">
        <w:rPr>
          <w:kern w:val="0"/>
          <w14:ligatures w14:val="none"/>
          <w:rPrChange w:id="3434" w:author="Andries Pandia" w:date="2025-08-26T08:27:00Z">
            <w:rPr>
              <w:noProof w:val="0"/>
              <w:kern w:val="0"/>
              <w:lang w:val="en-ID"/>
              <w14:ligatures w14:val="none"/>
            </w:rPr>
          </w:rPrChange>
        </w:rPr>
        <w:t>Modern (</w:t>
      </w:r>
      <w:r w:rsidRPr="00BB0106">
        <w:rPr>
          <w:i/>
          <w:kern w:val="0"/>
          <w14:ligatures w14:val="none"/>
          <w:rPrChange w:id="3435" w:author="Andries Pandia" w:date="2025-08-26T08:27:00Z">
            <w:rPr>
              <w:noProof w:val="0"/>
              <w:kern w:val="0"/>
              <w:lang w:val="en-ID"/>
              <w14:ligatures w14:val="none"/>
            </w:rPr>
          </w:rPrChange>
        </w:rPr>
        <w:t>Modern Slavery</w:t>
      </w:r>
      <w:r w:rsidRPr="00BB0106">
        <w:rPr>
          <w:kern w:val="0"/>
          <w14:ligatures w14:val="none"/>
          <w:rPrChange w:id="3436" w:author="Andries Pandia" w:date="2025-08-26T08:27:00Z">
            <w:rPr>
              <w:noProof w:val="0"/>
              <w:kern w:val="0"/>
              <w:lang w:val="en-ID"/>
              <w14:ligatures w14:val="none"/>
            </w:rPr>
          </w:rPrChange>
        </w:rPr>
        <w:t>): Sebuah kondisi di mana individu benar-benar dipaksa menyerahkan kendali atas hidupnya, menjadi barang milik pihak lain,</w:t>
      </w:r>
      <w:del w:id="3437" w:author="Andries Pandia" w:date="2025-08-26T07:12:00Z">
        <w:r w:rsidRPr="00BB0106" w:rsidDel="00041383">
          <w:rPr>
            <w:kern w:val="0"/>
            <w14:ligatures w14:val="none"/>
            <w:rPrChange w:id="3438" w:author="Andries Pandia" w:date="2025-08-26T08:27:00Z">
              <w:rPr>
                <w:noProof w:val="0"/>
                <w:kern w:val="0"/>
                <w:lang w:val="en-ID"/>
                <w14:ligatures w14:val="none"/>
              </w:rPr>
            </w:rPrChange>
          </w:rPr>
          <w:delText xml:space="preserve"> </w:delText>
        </w:r>
      </w:del>
      <w:ins w:id="3439" w:author="Andries Pandia" w:date="2025-08-26T07:12:00Z">
        <w:r w:rsidR="00041383" w:rsidRPr="00BB0106">
          <w:rPr>
            <w:kern w:val="0"/>
            <w14:ligatures w14:val="none"/>
            <w:rPrChange w:id="3440" w:author="Andries Pandia" w:date="2025-08-26T08:27:00Z">
              <w:rPr>
                <w:kern w:val="0"/>
                <w:lang w:val="en-US"/>
                <w14:ligatures w14:val="none"/>
              </w:rPr>
            </w:rPrChange>
          </w:rPr>
          <w:t xml:space="preserve"> </w:t>
        </w:r>
      </w:ins>
      <w:r w:rsidRPr="00BB0106">
        <w:rPr>
          <w:kern w:val="0"/>
          <w14:ligatures w14:val="none"/>
          <w:rPrChange w:id="3441" w:author="Andries Pandia" w:date="2025-08-26T08:27:00Z">
            <w:rPr>
              <w:noProof w:val="0"/>
              <w:kern w:val="0"/>
              <w:lang w:val="en-ID"/>
              <w14:ligatures w14:val="none"/>
            </w:rPr>
          </w:rPrChange>
        </w:rPr>
        <w:t>tanpa kebebasan bergerak atau membuat keputusan</w:t>
      </w:r>
      <w:ins w:id="3442" w:author="Andries Pandia" w:date="2025-08-21T17:23:00Z">
        <w:r w:rsidR="00896532" w:rsidRPr="00BB0106">
          <w:rPr>
            <w:kern w:val="0"/>
            <w14:ligatures w14:val="none"/>
            <w:rPrChange w:id="3443" w:author="Andries Pandia" w:date="2025-08-26T08:27:00Z">
              <w:rPr>
                <w:kern w:val="0"/>
                <w:lang w:val="en-US"/>
                <w14:ligatures w14:val="none"/>
              </w:rPr>
            </w:rPrChange>
          </w:rPr>
          <w:t>;</w:t>
        </w:r>
      </w:ins>
      <w:del w:id="3444" w:author="Andries Pandia" w:date="2025-08-21T17:23:00Z">
        <w:r w:rsidRPr="00BB0106" w:rsidDel="00896532">
          <w:rPr>
            <w:kern w:val="0"/>
            <w14:ligatures w14:val="none"/>
            <w:rPrChange w:id="3445" w:author="Andries Pandia" w:date="2025-08-26T08:27:00Z">
              <w:rPr>
                <w:noProof w:val="0"/>
                <w:kern w:val="0"/>
                <w:lang w:val="en-ID"/>
                <w14:ligatures w14:val="none"/>
              </w:rPr>
            </w:rPrChange>
          </w:rPr>
          <w:delText>.</w:delText>
        </w:r>
      </w:del>
      <w:del w:id="3446" w:author="Andries Pandia" w:date="2025-08-21T16:51:00Z">
        <w:r w:rsidRPr="00BB0106" w:rsidDel="00A0307E">
          <w:rPr>
            <w:kern w:val="0"/>
            <w14:ligatures w14:val="none"/>
            <w:rPrChange w:id="3447" w:author="Andries Pandia" w:date="2025-08-26T08:27:00Z">
              <w:rPr>
                <w:noProof w:val="0"/>
                <w:kern w:val="0"/>
                <w:lang w:val="en-ID"/>
                <w14:ligatures w14:val="none"/>
              </w:rPr>
            </w:rPrChange>
          </w:rPr>
          <w:br/>
        </w:r>
      </w:del>
    </w:p>
    <w:p w14:paraId="1AA4A60C" w14:textId="6AF2E3E3" w:rsidR="00144E25" w:rsidRPr="00BB0106" w:rsidRDefault="001C21DF">
      <w:pPr>
        <w:pStyle w:val="ListParagraph"/>
        <w:numPr>
          <w:ilvl w:val="0"/>
          <w:numId w:val="3"/>
        </w:numPr>
        <w:ind w:left="714" w:hanging="357"/>
        <w:contextualSpacing w:val="0"/>
        <w:rPr>
          <w:kern w:val="0"/>
          <w14:ligatures w14:val="none"/>
          <w:rPrChange w:id="3448" w:author="Andries Pandia" w:date="2025-08-26T08:27:00Z">
            <w:rPr>
              <w:noProof w:val="0"/>
              <w:kern w:val="0"/>
              <w:lang w:val="en-ID"/>
              <w14:ligatures w14:val="none"/>
            </w:rPr>
          </w:rPrChange>
        </w:rPr>
        <w:pPrChange w:id="3449" w:author="Andries Pandia" w:date="2025-08-21T17:23:00Z">
          <w:pPr>
            <w:pStyle w:val="ListParagraph"/>
            <w:numPr>
              <w:numId w:val="3"/>
            </w:numPr>
            <w:ind w:hanging="360"/>
            <w:contextualSpacing w:val="0"/>
          </w:pPr>
        </w:pPrChange>
      </w:pPr>
      <w:r w:rsidRPr="00BB0106">
        <w:rPr>
          <w:kern w:val="0"/>
          <w14:ligatures w14:val="none"/>
          <w:rPrChange w:id="3450" w:author="Andries Pandia" w:date="2025-08-26T08:27:00Z">
            <w:rPr>
              <w:noProof w:val="0"/>
              <w:kern w:val="0"/>
              <w:lang w:val="en-ID"/>
              <w14:ligatures w14:val="none"/>
            </w:rPr>
          </w:rPrChange>
        </w:rPr>
        <w:t>Perdagangan</w:t>
      </w:r>
      <w:ins w:id="3451" w:author="Andries Pandia" w:date="2025-08-26T07:12:00Z">
        <w:r w:rsidR="00041383" w:rsidRPr="00BB0106">
          <w:rPr>
            <w:kern w:val="0"/>
            <w14:ligatures w14:val="none"/>
            <w:rPrChange w:id="3452" w:author="Andries Pandia" w:date="2025-08-26T08:27:00Z">
              <w:rPr>
                <w:kern w:val="0"/>
                <w:lang w:val="en-US"/>
                <w14:ligatures w14:val="none"/>
              </w:rPr>
            </w:rPrChange>
          </w:rPr>
          <w:t xml:space="preserve"> </w:t>
        </w:r>
      </w:ins>
      <w:del w:id="3453" w:author="Andries Pandia" w:date="2025-08-26T07:12:00Z">
        <w:r w:rsidRPr="00BB0106" w:rsidDel="00041383">
          <w:rPr>
            <w:kern w:val="0"/>
            <w14:ligatures w14:val="none"/>
            <w:rPrChange w:id="3454" w:author="Andries Pandia" w:date="2025-08-26T08:27:00Z">
              <w:rPr>
                <w:noProof w:val="0"/>
                <w:kern w:val="0"/>
                <w:lang w:val="en-ID"/>
                <w14:ligatures w14:val="none"/>
              </w:rPr>
            </w:rPrChange>
          </w:rPr>
          <w:delText xml:space="preserve"> </w:delText>
        </w:r>
      </w:del>
      <w:r w:rsidRPr="00BB0106">
        <w:rPr>
          <w:kern w:val="0"/>
          <w14:ligatures w14:val="none"/>
          <w:rPrChange w:id="3455" w:author="Andries Pandia" w:date="2025-08-26T08:27:00Z">
            <w:rPr>
              <w:noProof w:val="0"/>
              <w:kern w:val="0"/>
              <w:lang w:val="en-ID"/>
              <w14:ligatures w14:val="none"/>
            </w:rPr>
          </w:rPrChange>
        </w:rPr>
        <w:t>Organ Tubuh: Tindakan ilegal yang melibatkan pemindahan organ tubuh korban untuk dijual secara komersial di pasar gelap, yang merugikan secara medis dan etik</w:t>
      </w:r>
      <w:ins w:id="3456" w:author="Andries Pandia" w:date="2025-08-21T17:23:00Z">
        <w:r w:rsidR="00896532" w:rsidRPr="00BB0106">
          <w:rPr>
            <w:kern w:val="0"/>
            <w14:ligatures w14:val="none"/>
            <w:rPrChange w:id="3457" w:author="Andries Pandia" w:date="2025-08-26T08:27:00Z">
              <w:rPr>
                <w:kern w:val="0"/>
                <w:lang w:val="en-US"/>
                <w14:ligatures w14:val="none"/>
              </w:rPr>
            </w:rPrChange>
          </w:rPr>
          <w:t>.</w:t>
        </w:r>
      </w:ins>
      <w:del w:id="3458" w:author="Andries Pandia" w:date="2025-08-21T17:23:00Z">
        <w:r w:rsidRPr="00BB0106" w:rsidDel="00896532">
          <w:rPr>
            <w:kern w:val="0"/>
            <w14:ligatures w14:val="none"/>
            <w:rPrChange w:id="3459" w:author="Andries Pandia" w:date="2025-08-26T08:27:00Z">
              <w:rPr>
                <w:noProof w:val="0"/>
                <w:kern w:val="0"/>
                <w:lang w:val="en-ID"/>
                <w14:ligatures w14:val="none"/>
              </w:rPr>
            </w:rPrChange>
          </w:rPr>
          <w:delText>.</w:delText>
        </w:r>
      </w:del>
      <w:del w:id="3460" w:author="Andries Pandia" w:date="2025-08-21T16:51:00Z">
        <w:r w:rsidRPr="00BB0106" w:rsidDel="00A0307E">
          <w:rPr>
            <w:kern w:val="0"/>
            <w14:ligatures w14:val="none"/>
            <w:rPrChange w:id="3461" w:author="Andries Pandia" w:date="2025-08-26T08:27:00Z">
              <w:rPr>
                <w:noProof w:val="0"/>
                <w:kern w:val="0"/>
                <w:lang w:val="en-ID"/>
                <w14:ligatures w14:val="none"/>
              </w:rPr>
            </w:rPrChange>
          </w:rPr>
          <w:br/>
        </w:r>
      </w:del>
    </w:p>
    <w:p w14:paraId="2D157822" w14:textId="5AA1DF9C" w:rsidR="001C21DF" w:rsidRPr="00BB0106" w:rsidRDefault="001C21DF" w:rsidP="00896532">
      <w:pPr>
        <w:rPr>
          <w:noProof/>
          <w:kern w:val="2"/>
          <w:lang w:val="id-ID"/>
          <w14:ligatures w14:val="standardContextual"/>
          <w:rPrChange w:id="3462" w:author="Andries Pandia" w:date="2025-08-26T08:27:00Z">
            <w:rPr/>
          </w:rPrChange>
        </w:rPr>
      </w:pPr>
      <w:r w:rsidRPr="00BB0106">
        <w:rPr>
          <w:noProof/>
          <w:kern w:val="2"/>
          <w:lang w:val="id-ID"/>
          <w14:ligatures w14:val="standardContextual"/>
          <w:rPrChange w:id="3463" w:author="Andries Pandia" w:date="2025-08-26T08:27:00Z">
            <w:rPr/>
          </w:rPrChange>
        </w:rPr>
        <w:t>Pelaku perdagangan manusia umumnya menggunakan teknik rekayasa sosial (</w:t>
      </w:r>
      <w:r w:rsidRPr="00BB0106">
        <w:rPr>
          <w:i/>
          <w:noProof/>
          <w:kern w:val="2"/>
          <w:lang w:val="id-ID"/>
          <w14:ligatures w14:val="standardContextual"/>
          <w:rPrChange w:id="3464" w:author="Andries Pandia" w:date="2025-08-26T08:27:00Z">
            <w:rPr/>
          </w:rPrChange>
        </w:rPr>
        <w:t>social engineering</w:t>
      </w:r>
      <w:r w:rsidRPr="00BB0106">
        <w:t xml:space="preserve">) yang </w:t>
      </w:r>
      <w:proofErr w:type="spellStart"/>
      <w:r w:rsidRPr="00BB0106">
        <w:t>terstruktur</w:t>
      </w:r>
      <w:proofErr w:type="spellEnd"/>
      <w:r w:rsidRPr="00BB0106">
        <w:t xml:space="preserve"> </w:t>
      </w:r>
      <w:proofErr w:type="spellStart"/>
      <w:r w:rsidRPr="00BB0106">
        <w:t>untuk</w:t>
      </w:r>
      <w:proofErr w:type="spellEnd"/>
      <w:r w:rsidRPr="00BB0106">
        <w:t> </w:t>
      </w:r>
      <w:proofErr w:type="spellStart"/>
      <w:r w:rsidRPr="00BB0106">
        <w:t>menarik</w:t>
      </w:r>
      <w:proofErr w:type="spellEnd"/>
      <w:r w:rsidRPr="00BB0106">
        <w:t xml:space="preserve"> korban. </w:t>
      </w:r>
      <w:proofErr w:type="spellStart"/>
      <w:r w:rsidRPr="00BB0106">
        <w:t>Pendekatan</w:t>
      </w:r>
      <w:proofErr w:type="spellEnd"/>
      <w:r w:rsidRPr="00BB0106">
        <w:t xml:space="preserve"> </w:t>
      </w:r>
      <w:proofErr w:type="spellStart"/>
      <w:r w:rsidRPr="00BB0106">
        <w:t>ini</w:t>
      </w:r>
      <w:proofErr w:type="spellEnd"/>
      <w:r w:rsidRPr="00BB0106">
        <w:t> </w:t>
      </w:r>
      <w:proofErr w:type="spellStart"/>
      <w:r w:rsidRPr="00BB0106">
        <w:t>mencakup</w:t>
      </w:r>
      <w:proofErr w:type="spellEnd"/>
      <w:r w:rsidRPr="00BB0106">
        <w:t xml:space="preserve"> </w:t>
      </w:r>
      <w:proofErr w:type="spellStart"/>
      <w:r w:rsidRPr="00BB0106">
        <w:t>iming-iming</w:t>
      </w:r>
      <w:proofErr w:type="spellEnd"/>
      <w:r w:rsidRPr="00BB0106">
        <w:t xml:space="preserve"> </w:t>
      </w:r>
      <w:proofErr w:type="spellStart"/>
      <w:r w:rsidRPr="00BB0106">
        <w:t>pekerjaan</w:t>
      </w:r>
      <w:proofErr w:type="spellEnd"/>
      <w:r w:rsidRPr="00BB0106">
        <w:t> </w:t>
      </w:r>
      <w:proofErr w:type="spellStart"/>
      <w:r w:rsidRPr="00BB0106">
        <w:t>dengan</w:t>
      </w:r>
      <w:proofErr w:type="spellEnd"/>
      <w:r w:rsidRPr="00BB0106">
        <w:t xml:space="preserve"> </w:t>
      </w:r>
      <w:proofErr w:type="spellStart"/>
      <w:r w:rsidRPr="00BB0106">
        <w:t>bayaran</w:t>
      </w:r>
      <w:proofErr w:type="spellEnd"/>
      <w:r w:rsidRPr="00BB0106">
        <w:t xml:space="preserve"> </w:t>
      </w:r>
      <w:proofErr w:type="spellStart"/>
      <w:r w:rsidRPr="00BB0106">
        <w:t>tinggi</w:t>
      </w:r>
      <w:proofErr w:type="spellEnd"/>
      <w:r w:rsidRPr="00BB0106">
        <w:t xml:space="preserve"> yang </w:t>
      </w:r>
      <w:proofErr w:type="spellStart"/>
      <w:r w:rsidRPr="00BB0106">
        <w:t>ternyata</w:t>
      </w:r>
      <w:proofErr w:type="spellEnd"/>
      <w:r w:rsidRPr="00BB0106">
        <w:t> </w:t>
      </w:r>
      <w:proofErr w:type="spellStart"/>
      <w:r w:rsidRPr="00BB0106">
        <w:t>palsu</w:t>
      </w:r>
      <w:proofErr w:type="spellEnd"/>
      <w:r w:rsidRPr="00BB0106">
        <w:t>, program </w:t>
      </w:r>
      <w:proofErr w:type="spellStart"/>
      <w:r w:rsidRPr="00BB0106">
        <w:t>beasiswa</w:t>
      </w:r>
      <w:proofErr w:type="spellEnd"/>
      <w:ins w:id="3465" w:author="Andries Pandia" w:date="2025-08-26T07:12:00Z">
        <w:r w:rsidR="00041383" w:rsidRPr="00BB0106">
          <w:rPr>
            <w:lang w:val="en-ID"/>
            <w:rPrChange w:id="3466" w:author="Andries Pandia" w:date="2025-08-26T08:27:00Z">
              <w:rPr>
                <w:lang w:val="en-US"/>
              </w:rPr>
            </w:rPrChange>
          </w:rPr>
          <w:t xml:space="preserve"> </w:t>
        </w:r>
      </w:ins>
      <w:del w:id="3467" w:author="Andries Pandia" w:date="2025-08-26T07:12:00Z">
        <w:r w:rsidRPr="00BB0106" w:rsidDel="00041383">
          <w:rPr>
            <w:noProof/>
            <w:lang w:val="id-ID"/>
            <w:rPrChange w:id="3468" w:author="Andries Pandia" w:date="2025-08-26T08:27:00Z">
              <w:rPr/>
            </w:rPrChange>
          </w:rPr>
          <w:delText xml:space="preserve"> </w:delText>
        </w:r>
      </w:del>
      <w:r w:rsidRPr="00BB0106">
        <w:rPr>
          <w:noProof/>
          <w:lang w:val="id-ID"/>
          <w:rPrChange w:id="3469" w:author="Andries Pandia" w:date="2025-08-26T08:27:00Z">
            <w:rPr/>
          </w:rPrChange>
        </w:rPr>
        <w:t>pendidikan yang</w:t>
      </w:r>
      <w:ins w:id="3470" w:author="Andries Pandia" w:date="2025-08-26T07:12:00Z">
        <w:r w:rsidR="00041383" w:rsidRPr="00BB0106">
          <w:rPr>
            <w:lang w:val="en-ID"/>
            <w:rPrChange w:id="3471" w:author="Andries Pandia" w:date="2025-08-26T08:27:00Z">
              <w:rPr>
                <w:lang w:val="en-US"/>
              </w:rPr>
            </w:rPrChange>
          </w:rPr>
          <w:t xml:space="preserve"> </w:t>
        </w:r>
      </w:ins>
      <w:del w:id="3472" w:author="Andries Pandia" w:date="2025-08-26T07:12:00Z">
        <w:r w:rsidRPr="00BB0106" w:rsidDel="00041383">
          <w:rPr>
            <w:noProof/>
            <w:lang w:val="id-ID"/>
            <w:rPrChange w:id="3473" w:author="Andries Pandia" w:date="2025-08-26T08:27:00Z">
              <w:rPr/>
            </w:rPrChange>
          </w:rPr>
          <w:delText xml:space="preserve"> </w:delText>
        </w:r>
      </w:del>
      <w:r w:rsidRPr="00BB0106">
        <w:rPr>
          <w:noProof/>
          <w:lang w:val="id-ID"/>
          <w:rPrChange w:id="3474" w:author="Andries Pandia" w:date="2025-08-26T08:27:00Z">
            <w:rPr/>
          </w:rPrChange>
        </w:rPr>
        <w:t xml:space="preserve">menipu, janji pernikahan lintas negara, serta tawaran kehidupan yang lebih baik di luar negeri. Kelompok korban yang paling rentan biasanya berasal dari lapisan masyarakat yang menghadapi kesulitan ekonomi, kurangnya pendidikan memadai, serta minimnya akses terhadap proteksi hukum dan informasi yang relevan untuk melindungi diri dari risiko eksploitasi </w:t>
      </w:r>
      <w:ins w:id="3475" w:author="Andries Pandia" w:date="2025-08-26T07:27:00Z">
        <w:r w:rsidR="0017688C" w:rsidRPr="00BB0106">
          <w:rPr>
            <w:lang w:val="en-ID"/>
            <w:rPrChange w:id="3476" w:author="Andries Pandia" w:date="2025-08-26T08:27:00Z">
              <w:rPr>
                <w:lang w:val="en-US"/>
              </w:rPr>
            </w:rPrChange>
          </w:rPr>
          <w:t>(</w:t>
        </w:r>
      </w:ins>
      <w:r w:rsidR="0017688C" w:rsidRPr="00BB0106">
        <w:rPr>
          <w:noProof/>
          <w:lang w:val="id-ID"/>
          <w:rPrChange w:id="3477" w:author="Andries Pandia" w:date="2025-08-26T08:27:00Z">
            <w:rPr>
              <w:highlight w:val="yellow"/>
            </w:rPr>
          </w:rPrChange>
        </w:rPr>
        <w:fldChar w:fldCharType="begin"/>
      </w:r>
      <w:r w:rsidR="004026A1" w:rsidRPr="00BB0106">
        <w:rPr>
          <w:noProof/>
          <w:lang w:val="id-ID"/>
          <w:rPrChange w:id="3478" w:author="Andries Pandia" w:date="2025-08-26T08:27:00Z">
            <w:rPr>
              <w:highlight w:val="yellow"/>
            </w:rPr>
          </w:rPrChange>
        </w:rPr>
        <w:instrText xml:space="preserve"> ADDIN ZOTERO_ITEM CSL_CITATION {"citationID":"oPP7xEB2","properties":{"formattedCitation":"Ramchandani, Bastani, dan Wyatt (2021)","plainCitation":"Ramchandani, Bastani, dan Wyatt (2021)","dontUpdate":true,"noteIndex":0},"citationItems":[{"id":261,"uris":["http://zotero.org/users/16668876/items/XLH2IMJF"],"itemData":{"id":261,"type":"article-journal","container-title":"SSRN","title":"Unmasking Human Trafficking Risk in Commercial Sex Supply Chains with Machine Learning","URL":"https://papers.ssrn.com/sol3/</w:instrText>
      </w:r>
      <w:r w:rsidR="004026A1" w:rsidRPr="00BB0106">
        <w:rPr>
          <w:rPrChange w:id="3479" w:author="Andries Pandia" w:date="2025-08-26T08:27:00Z">
            <w:rPr>
              <w:highlight w:val="yellow"/>
            </w:rPr>
          </w:rPrChange>
        </w:rPr>
        <w:instrText xml:space="preserve">papers.cfm?abstract_id=3866259","author":[{"family":"Ramchandani","given":"Pia"},{"family":"Bastani","given":"Hamsa"},{"family":"Wyatt","given":"Emily"}],"accessed":{"date-parts":[["2025",8,8]]},"issued":{"date-parts":[["2021"]]}},"suppress-author":true,"prefix":"Ramchandani, Bastani, dan Wyatt"}],"schema":"https://github.com/citation-style-language/schema/raw/master/csl-citation.json"} </w:instrText>
      </w:r>
      <w:r w:rsidR="0017688C" w:rsidRPr="00BB0106">
        <w:rPr>
          <w:rPrChange w:id="3480" w:author="Andries Pandia" w:date="2025-08-26T08:27:00Z">
            <w:rPr>
              <w:highlight w:val="yellow"/>
            </w:rPr>
          </w:rPrChange>
        </w:rPr>
        <w:fldChar w:fldCharType="separate"/>
      </w:r>
      <w:r w:rsidR="0017688C" w:rsidRPr="00BB0106">
        <w:rPr>
          <w:noProof/>
          <w:lang w:val="id-ID"/>
          <w:rPrChange w:id="3481" w:author="Andries Pandia" w:date="2025-08-26T08:27:00Z">
            <w:rPr>
              <w:highlight w:val="yellow"/>
            </w:rPr>
          </w:rPrChange>
        </w:rPr>
        <w:t>Ramchandani, Bastani, dan Wyatt</w:t>
      </w:r>
      <w:ins w:id="3482" w:author="Andries Pandia" w:date="2025-08-26T07:27:00Z">
        <w:r w:rsidR="0017688C" w:rsidRPr="00BB0106">
          <w:rPr>
            <w:rPrChange w:id="3483" w:author="Andries Pandia" w:date="2025-08-26T08:27:00Z">
              <w:rPr>
                <w:highlight w:val="yellow"/>
              </w:rPr>
            </w:rPrChange>
          </w:rPr>
          <w:t xml:space="preserve">, </w:t>
        </w:r>
      </w:ins>
      <w:del w:id="3484" w:author="Andries Pandia" w:date="2025-08-26T07:27:00Z">
        <w:r w:rsidR="0017688C" w:rsidRPr="00BB0106" w:rsidDel="0017688C">
          <w:rPr>
            <w:rPrChange w:id="3485" w:author="Andries Pandia" w:date="2025-08-26T08:27:00Z">
              <w:rPr>
                <w:highlight w:val="yellow"/>
              </w:rPr>
            </w:rPrChange>
          </w:rPr>
          <w:delText xml:space="preserve"> (</w:delText>
        </w:r>
      </w:del>
      <w:r w:rsidR="0017688C" w:rsidRPr="00BB0106">
        <w:rPr>
          <w:rPrChange w:id="3486" w:author="Andries Pandia" w:date="2025-08-26T08:27:00Z">
            <w:rPr>
              <w:highlight w:val="yellow"/>
            </w:rPr>
          </w:rPrChange>
        </w:rPr>
        <w:t>2021)</w:t>
      </w:r>
      <w:r w:rsidR="0017688C" w:rsidRPr="00BB0106">
        <w:rPr>
          <w:rPrChange w:id="3487" w:author="Andries Pandia" w:date="2025-08-26T08:27:00Z">
            <w:rPr>
              <w:highlight w:val="yellow"/>
            </w:rPr>
          </w:rPrChange>
        </w:rPr>
        <w:fldChar w:fldCharType="end"/>
      </w:r>
      <w:r w:rsidRPr="00BB0106">
        <w:rPr>
          <w:noProof/>
          <w:kern w:val="2"/>
          <w:lang w:val="id-ID"/>
          <w14:ligatures w14:val="standardContextual"/>
          <w:rPrChange w:id="3488" w:author="Andries Pandia" w:date="2025-08-26T08:27:00Z">
            <w:rPr/>
          </w:rPrChange>
        </w:rPr>
        <w:t xml:space="preserve">. Kompleksitas jaringan sindikat </w:t>
      </w:r>
      <w:r w:rsidRPr="00BB0106">
        <w:rPr>
          <w:noProof/>
          <w:kern w:val="2"/>
          <w:lang w:val="id-ID"/>
          <w14:ligatures w14:val="standardContextual"/>
          <w:rPrChange w:id="3489" w:author="Andries Pandia" w:date="2025-08-26T08:27:00Z">
            <w:rPr/>
          </w:rPrChange>
        </w:rPr>
        <w:lastRenderedPageBreak/>
        <w:t>yang melibatkan berbagai aktor dari perekrut lokal, pengangkut, hingga penyalur di negara tujuan, menambah kesulitan dalam proses investigasi dan penindakan.</w:t>
      </w:r>
    </w:p>
    <w:p w14:paraId="44E9C76F" w14:textId="77777777" w:rsidR="006B5570" w:rsidRPr="00BB0106" w:rsidRDefault="006B5570">
      <w:pPr>
        <w:rPr>
          <w:lang w:val="id-ID"/>
          <w:rPrChange w:id="3490" w:author="Andries Pandia" w:date="2025-08-26T08:27:00Z">
            <w:rPr/>
          </w:rPrChange>
        </w:rPr>
        <w:pPrChange w:id="3491" w:author="Andries Pandia" w:date="2025-08-22T18:00:00Z">
          <w:pPr>
            <w:pStyle w:val="Heading2"/>
          </w:pPr>
        </w:pPrChange>
      </w:pPr>
      <w:bookmarkStart w:id="3492" w:name="_Toc205565588"/>
    </w:p>
    <w:p w14:paraId="0A7BF6A9" w14:textId="3850FD28" w:rsidR="009D40F3" w:rsidRPr="00BB0106" w:rsidRDefault="009D40F3" w:rsidP="00896532">
      <w:pPr>
        <w:pStyle w:val="Heading2"/>
        <w:rPr>
          <w:lang w:val="id-ID"/>
          <w:rPrChange w:id="3493" w:author="Andries Pandia" w:date="2025-08-26T08:27:00Z">
            <w:rPr/>
          </w:rPrChange>
        </w:rPr>
      </w:pPr>
      <w:bookmarkStart w:id="3494" w:name="_Toc205823110"/>
      <w:bookmarkStart w:id="3495" w:name="_Toc205823182"/>
      <w:bookmarkStart w:id="3496" w:name="_Toc205823345"/>
      <w:bookmarkStart w:id="3497" w:name="_Toc205823452"/>
      <w:bookmarkStart w:id="3498" w:name="_Toc206166265"/>
      <w:bookmarkStart w:id="3499" w:name="_Toc206780696"/>
      <w:r w:rsidRPr="00BB0106">
        <w:rPr>
          <w:lang w:val="id-ID"/>
          <w:rPrChange w:id="3500" w:author="Andries Pandia" w:date="2025-08-26T08:27:00Z">
            <w:rPr/>
          </w:rPrChange>
        </w:rPr>
        <w:t>2.2</w:t>
      </w:r>
      <w:ins w:id="3501" w:author="Andries Pandia" w:date="2025-08-21T17:30:00Z">
        <w:r w:rsidR="00896532" w:rsidRPr="00BB0106">
          <w:rPr>
            <w:lang w:val="id-ID"/>
            <w:rPrChange w:id="3502" w:author="Andries Pandia" w:date="2025-08-26T08:27:00Z">
              <w:rPr/>
            </w:rPrChange>
          </w:rPr>
          <w:t>.</w:t>
        </w:r>
      </w:ins>
      <w:del w:id="3503" w:author="Andries Pandia" w:date="2025-08-21T17:30:00Z">
        <w:r w:rsidRPr="00BB0106" w:rsidDel="00896532">
          <w:rPr>
            <w:lang w:val="id-ID"/>
            <w:rPrChange w:id="3504" w:author="Andries Pandia" w:date="2025-08-26T08:27:00Z">
              <w:rPr/>
            </w:rPrChange>
          </w:rPr>
          <w:delText xml:space="preserve"> </w:delText>
        </w:r>
        <w:r w:rsidR="00D33138" w:rsidRPr="00BB0106" w:rsidDel="00896532">
          <w:rPr>
            <w:lang w:val="id-ID"/>
            <w:rPrChange w:id="3505" w:author="Andries Pandia" w:date="2025-08-26T08:27:00Z">
              <w:rPr/>
            </w:rPrChange>
          </w:rPr>
          <w:tab/>
        </w:r>
      </w:del>
      <w:bookmarkEnd w:id="3492"/>
      <w:ins w:id="3506" w:author="Andries Pandia" w:date="2025-08-22T17:55:00Z">
        <w:r w:rsidR="00A72CFA" w:rsidRPr="00BB0106">
          <w:rPr>
            <w:lang w:val="id-ID"/>
            <w:rPrChange w:id="3507" w:author="Andries Pandia" w:date="2025-08-26T08:27:00Z">
              <w:rPr/>
            </w:rPrChange>
          </w:rPr>
          <w:tab/>
        </w:r>
      </w:ins>
      <w:r w:rsidR="00122DC1" w:rsidRPr="00BB0106">
        <w:rPr>
          <w:lang w:val="id-ID"/>
          <w:rPrChange w:id="3508" w:author="Andries Pandia" w:date="2025-08-26T08:27:00Z">
            <w:rPr/>
          </w:rPrChange>
        </w:rPr>
        <w:t>Analisis Kuantitatif</w:t>
      </w:r>
      <w:bookmarkEnd w:id="3494"/>
      <w:bookmarkEnd w:id="3495"/>
      <w:bookmarkEnd w:id="3496"/>
      <w:bookmarkEnd w:id="3497"/>
      <w:bookmarkEnd w:id="3498"/>
      <w:bookmarkEnd w:id="3499"/>
    </w:p>
    <w:p w14:paraId="77FF32FA" w14:textId="36612806" w:rsidR="00896532" w:rsidRPr="00BB0106" w:rsidRDefault="00144E25" w:rsidP="002D5E98">
      <w:pPr>
        <w:rPr>
          <w:ins w:id="3509" w:author="Andries Pandia" w:date="2025-08-21T17:30:00Z"/>
          <w:noProof/>
          <w:kern w:val="2"/>
          <w:lang w:val="id-ID"/>
          <w14:ligatures w14:val="standardContextual"/>
          <w:rPrChange w:id="3510" w:author="Andries Pandia" w:date="2025-08-26T08:27:00Z">
            <w:rPr>
              <w:ins w:id="3511" w:author="Andries Pandia" w:date="2025-08-21T17:30:00Z"/>
              <w:lang w:val="en-US"/>
            </w:rPr>
          </w:rPrChange>
        </w:rPr>
      </w:pPr>
      <w:r w:rsidRPr="00BB0106">
        <w:rPr>
          <w:noProof/>
          <w:lang w:val="id-ID"/>
          <w:rPrChange w:id="3512" w:author="Andries Pandia" w:date="2025-08-26T08:27:00Z">
            <w:rPr/>
          </w:rPrChange>
        </w:rPr>
        <w:t>Analisis kuantitatif dalam konteks penelitian perdagangan manusia adalah pendekatan metodologis yang memanfaatkan pengolahan data kuantitatif yang berbasis angka dan statistik untuk menangkap gambaran fenomena secara lebih objektif dan terukur. Pendekatan ini meliputi penggunaan teknik statistika deskriptif untuk menggambarkan data, analisis inferensial untuk menguji hubungan antar variabel, serta pembangunan model prediktif untuk memperkirakan kejadian atau pola tertentu berdasarkan data yang tersedia</w:t>
      </w:r>
      <w:del w:id="3513" w:author="Andries Pandia" w:date="2025-08-21T17:30:00Z">
        <w:r w:rsidRPr="00BB0106" w:rsidDel="00896532">
          <w:rPr>
            <w:noProof/>
            <w:lang w:val="id-ID"/>
            <w:rPrChange w:id="3514" w:author="Andries Pandia" w:date="2025-08-26T08:27:00Z">
              <w:rPr/>
            </w:rPrChange>
          </w:rPr>
          <w:delText xml:space="preserve"> </w:delText>
        </w:r>
      </w:del>
      <w:ins w:id="3515" w:author="Andries Pandia" w:date="2025-08-21T17:30:00Z">
        <w:r w:rsidR="00896532" w:rsidRPr="00BB0106">
          <w:rPr>
            <w:noProof/>
            <w:lang w:val="id-ID"/>
            <w:rPrChange w:id="3516" w:author="Andries Pandia" w:date="2025-08-26T08:27:00Z">
              <w:rPr>
                <w:rFonts w:eastAsiaTheme="majorEastAsia" w:cstheme="majorBidi"/>
                <w:b/>
                <w:color w:val="000000"/>
                <w:spacing w:val="15"/>
                <w:lang w:val="en-US"/>
              </w:rPr>
            </w:rPrChange>
          </w:rPr>
          <w:t xml:space="preserve"> </w:t>
        </w:r>
      </w:ins>
      <w:r w:rsidR="0017688C" w:rsidRPr="00BB0106">
        <w:rPr>
          <w:noProof/>
          <w:lang w:val="id-ID"/>
          <w:rPrChange w:id="3517" w:author="Andries Pandia" w:date="2025-08-26T08:27:00Z">
            <w:rPr>
              <w:highlight w:val="yellow"/>
            </w:rPr>
          </w:rPrChange>
        </w:rPr>
        <w:fldChar w:fldCharType="begin"/>
      </w:r>
      <w:r w:rsidR="0017688C" w:rsidRPr="00BB0106">
        <w:rPr>
          <w:noProof/>
          <w:lang w:val="id-ID"/>
          <w:rPrChange w:id="3518" w:author="Andries Pandia" w:date="2025-08-26T08:27:00Z">
            <w:rPr>
              <w:highlight w:val="yellow"/>
            </w:rPr>
          </w:rPrChange>
        </w:rPr>
        <w:instrText xml:space="preserve"> ADDIN ZOTERO_ITEM CSL_CITATION {"citationID":"8Hy2e0ia","properties":{"formattedCitation":"(Creswell &amp; Creswell, 2023)","plainCitation":"(Creswell &amp; Creswell, 2023)","noteIndex":0},"citationItems":[{"id":263,"uris":["http://zotero.org/users/16668876/items/9UPLY2UG"],"itemData":{"id":263,"type":"book","publisher":"SAGE Publications","title":"Research Design: Qualitative, Quantitative and Mixed Methods Approaches","author":[{"family":"Creswell","given":"J. W."},{"family":"Creswell","given":"J. D."}],"issued"</w:instrText>
      </w:r>
      <w:r w:rsidR="0017688C" w:rsidRPr="00BB0106">
        <w:rPr>
          <w:rPrChange w:id="3519" w:author="Andries Pandia" w:date="2025-08-26T08:27:00Z">
            <w:rPr>
              <w:highlight w:val="yellow"/>
            </w:rPr>
          </w:rPrChange>
        </w:rPr>
        <w:instrText xml:space="preserve">:{"date-parts":[["2023"]]}}}],"schema":"https://github.com/citation-style-language/schema/raw/master/csl-citation.json"} </w:instrText>
      </w:r>
      <w:r w:rsidR="0017688C" w:rsidRPr="00BB0106">
        <w:rPr>
          <w:rPrChange w:id="3520" w:author="Andries Pandia" w:date="2025-08-26T08:27:00Z">
            <w:rPr>
              <w:highlight w:val="yellow"/>
            </w:rPr>
          </w:rPrChange>
        </w:rPr>
        <w:fldChar w:fldCharType="separate"/>
      </w:r>
      <w:r w:rsidR="0017688C" w:rsidRPr="00BB0106">
        <w:rPr>
          <w:noProof/>
          <w:lang w:val="id-ID"/>
          <w:rPrChange w:id="3521" w:author="Andries Pandia" w:date="2025-08-26T08:27:00Z">
            <w:rPr>
              <w:highlight w:val="yellow"/>
            </w:rPr>
          </w:rPrChange>
        </w:rPr>
        <w:t>(Creswell &amp; Creswell, 2023)</w:t>
      </w:r>
      <w:r w:rsidR="0017688C" w:rsidRPr="00BB0106">
        <w:rPr>
          <w:rPrChange w:id="3522" w:author="Andries Pandia" w:date="2025-08-26T08:27:00Z">
            <w:rPr>
              <w:highlight w:val="yellow"/>
            </w:rPr>
          </w:rPrChange>
        </w:rPr>
        <w:fldChar w:fldCharType="end"/>
      </w:r>
      <w:ins w:id="3523" w:author="Andries Pandia" w:date="2025-08-26T07:32:00Z">
        <w:r w:rsidR="0017688C" w:rsidRPr="00BB0106">
          <w:rPr>
            <w:noProof/>
            <w:lang w:val="id-ID"/>
            <w:rPrChange w:id="3524" w:author="Andries Pandia" w:date="2025-08-26T08:27:00Z">
              <w:rPr>
                <w:lang w:val="en-US"/>
              </w:rPr>
            </w:rPrChange>
          </w:rPr>
          <w:t>.</w:t>
        </w:r>
      </w:ins>
      <w:del w:id="3525" w:author="Andries Pandia" w:date="2025-08-21T17:30:00Z">
        <w:r w:rsidRPr="00BB0106" w:rsidDel="00896532">
          <w:rPr>
            <w:noProof/>
            <w:lang w:val="id-ID"/>
            <w:rPrChange w:id="3526" w:author="Andries Pandia" w:date="2025-08-26T08:27:00Z">
              <w:rPr/>
            </w:rPrChange>
          </w:rPr>
          <w:br/>
          <w:delText xml:space="preserve"> </w:delText>
        </w:r>
      </w:del>
    </w:p>
    <w:p w14:paraId="51EE010A" w14:textId="77777777" w:rsidR="00896532" w:rsidRPr="00BB0106" w:rsidRDefault="00144E25" w:rsidP="002D5E98">
      <w:pPr>
        <w:rPr>
          <w:ins w:id="3527" w:author="Andries Pandia" w:date="2025-08-21T17:30:00Z"/>
          <w:noProof/>
          <w:lang w:val="id-ID"/>
          <w:rPrChange w:id="3528" w:author="Andries Pandia" w:date="2025-08-26T08:27:00Z">
            <w:rPr>
              <w:ins w:id="3529" w:author="Andries Pandia" w:date="2025-08-21T17:30:00Z"/>
              <w:lang w:val="en-US"/>
            </w:rPr>
          </w:rPrChange>
        </w:rPr>
      </w:pPr>
      <w:del w:id="3530" w:author="Andries Pandia" w:date="2025-08-21T17:30:00Z">
        <w:r w:rsidRPr="00BB0106" w:rsidDel="00896532">
          <w:rPr>
            <w:noProof/>
            <w:lang w:val="id-ID"/>
            <w:rPrChange w:id="3531" w:author="Andries Pandia" w:date="2025-08-26T08:27:00Z">
              <w:rPr/>
            </w:rPrChange>
          </w:rPr>
          <w:tab/>
        </w:r>
      </w:del>
      <w:r w:rsidRPr="00BB0106">
        <w:rPr>
          <w:noProof/>
          <w:lang w:val="id-ID"/>
          <w:rPrChange w:id="3532" w:author="Andries Pandia" w:date="2025-08-26T08:27:00Z">
            <w:rPr/>
          </w:rPrChange>
        </w:rPr>
        <w:t>Dalam ranah perdagangan manusia, pendekatan kuantitatif memungkinkan analisis multidimensional seperti pemetaan distribusi spasial korban, yang memberikan gambaran geografis mengenai area-area yang rawan perdagangan manusia. Selain itu, analisis ini juga mengidentifikasi determinan sosial-ekonomi seperti tingkat kemiskinan, tingkat pendidikan, ketidaksetaraan gender, dan faktor demografis lain yang berkontribusi terhadap kerentanan individu menjadi korban. Pengukuran perbedaan pola eksploitasi juga dapat di</w:t>
      </w:r>
      <w:proofErr w:type="spellStart"/>
      <w:r w:rsidRPr="00BB0106">
        <w:t>lakukan</w:t>
      </w:r>
      <w:proofErr w:type="spellEnd"/>
      <w:r w:rsidRPr="00BB0106">
        <w:t xml:space="preserve"> </w:t>
      </w:r>
      <w:proofErr w:type="spellStart"/>
      <w:r w:rsidRPr="00BB0106">
        <w:t>berdasarkan</w:t>
      </w:r>
      <w:proofErr w:type="spellEnd"/>
      <w:r w:rsidRPr="00BB0106">
        <w:t xml:space="preserve"> </w:t>
      </w:r>
      <w:proofErr w:type="spellStart"/>
      <w:r w:rsidRPr="00BB0106">
        <w:t>kriteria</w:t>
      </w:r>
      <w:proofErr w:type="spellEnd"/>
      <w:r w:rsidRPr="00BB0106">
        <w:t xml:space="preserve"> </w:t>
      </w:r>
      <w:proofErr w:type="spellStart"/>
      <w:r w:rsidRPr="00BB0106">
        <w:t>seperti</w:t>
      </w:r>
      <w:proofErr w:type="spellEnd"/>
      <w:r w:rsidRPr="00BB0106">
        <w:t xml:space="preserve"> </w:t>
      </w:r>
      <w:proofErr w:type="spellStart"/>
      <w:r w:rsidRPr="00BB0106">
        <w:t>usia</w:t>
      </w:r>
      <w:proofErr w:type="spellEnd"/>
      <w:r w:rsidRPr="00BB0106">
        <w:t xml:space="preserve">, </w:t>
      </w:r>
      <w:proofErr w:type="spellStart"/>
      <w:r w:rsidRPr="00BB0106">
        <w:t>jenis</w:t>
      </w:r>
      <w:proofErr w:type="spellEnd"/>
      <w:r w:rsidRPr="00BB0106">
        <w:t xml:space="preserve"> </w:t>
      </w:r>
      <w:proofErr w:type="spellStart"/>
      <w:r w:rsidRPr="00BB0106">
        <w:t>kelamin</w:t>
      </w:r>
      <w:proofErr w:type="spellEnd"/>
      <w:r w:rsidRPr="00BB0106">
        <w:t xml:space="preserve">, dan </w:t>
      </w:r>
      <w:proofErr w:type="spellStart"/>
      <w:r w:rsidRPr="00BB0106">
        <w:t>daerah</w:t>
      </w:r>
      <w:proofErr w:type="spellEnd"/>
      <w:r w:rsidRPr="00BB0106">
        <w:t xml:space="preserve"> </w:t>
      </w:r>
      <w:proofErr w:type="spellStart"/>
      <w:r w:rsidRPr="00BB0106">
        <w:t>asal</w:t>
      </w:r>
      <w:proofErr w:type="spellEnd"/>
      <w:r w:rsidRPr="00BB0106">
        <w:t xml:space="preserve"> korban.</w:t>
      </w:r>
      <w:del w:id="3533" w:author="Andries Pandia" w:date="2025-08-21T17:30:00Z">
        <w:r w:rsidRPr="00BB0106" w:rsidDel="00896532">
          <w:br/>
          <w:delText xml:space="preserve"> </w:delText>
        </w:r>
        <w:r w:rsidRPr="00BB0106" w:rsidDel="00896532">
          <w:tab/>
        </w:r>
      </w:del>
    </w:p>
    <w:p w14:paraId="581F9D7A" w14:textId="0FAD0BF3" w:rsidR="00896532" w:rsidRPr="00BB0106" w:rsidRDefault="00144E25" w:rsidP="002D5E98">
      <w:pPr>
        <w:rPr>
          <w:ins w:id="3534" w:author="Andries Pandia" w:date="2025-08-21T17:32:00Z"/>
          <w:noProof/>
          <w:kern w:val="2"/>
          <w:lang w:val="id-ID"/>
          <w14:ligatures w14:val="standardContextual"/>
          <w:rPrChange w:id="3535" w:author="Andries Pandia" w:date="2025-08-26T08:27:00Z">
            <w:rPr>
              <w:ins w:id="3536" w:author="Andries Pandia" w:date="2025-08-21T17:32:00Z"/>
              <w:lang w:val="en-US"/>
            </w:rPr>
          </w:rPrChange>
        </w:rPr>
      </w:pPr>
      <w:r w:rsidRPr="00BB0106">
        <w:rPr>
          <w:noProof/>
          <w:lang w:val="id-ID"/>
          <w:rPrChange w:id="3537" w:author="Andries Pandia" w:date="2025-08-26T08:27:00Z">
            <w:rPr/>
          </w:rPrChange>
        </w:rPr>
        <w:t>Salah satu masalah krusial dalam penggunaan analisis kuantitatif pada tema ini adalah fenomena </w:t>
      </w:r>
      <w:r w:rsidRPr="00BB0106">
        <w:rPr>
          <w:i/>
          <w:noProof/>
          <w:lang w:val="id-ID"/>
          <w:rPrChange w:id="3538" w:author="Andries Pandia" w:date="2025-08-26T08:27:00Z">
            <w:rPr>
              <w:rFonts w:eastAsiaTheme="majorEastAsia" w:cstheme="majorBidi"/>
              <w:b/>
              <w:color w:val="000000"/>
              <w:spacing w:val="15"/>
              <w:lang w:val="en-US"/>
            </w:rPr>
          </w:rPrChange>
        </w:rPr>
        <w:t>underreporting</w:t>
      </w:r>
      <w:r w:rsidRPr="00BB0106">
        <w:t> </w:t>
      </w:r>
      <w:proofErr w:type="spellStart"/>
      <w:r w:rsidRPr="00BB0106">
        <w:t>atau</w:t>
      </w:r>
      <w:proofErr w:type="spellEnd"/>
      <w:r w:rsidRPr="00BB0106">
        <w:t xml:space="preserve"> </w:t>
      </w:r>
      <w:proofErr w:type="spellStart"/>
      <w:r w:rsidRPr="00BB0106">
        <w:t>rendahnya</w:t>
      </w:r>
      <w:proofErr w:type="spellEnd"/>
      <w:r w:rsidRPr="00BB0106">
        <w:t xml:space="preserve"> </w:t>
      </w:r>
      <w:proofErr w:type="spellStart"/>
      <w:r w:rsidRPr="00BB0106">
        <w:t>tingkat</w:t>
      </w:r>
      <w:proofErr w:type="spellEnd"/>
      <w:r w:rsidRPr="00BB0106">
        <w:t xml:space="preserve"> </w:t>
      </w:r>
      <w:proofErr w:type="spellStart"/>
      <w:r w:rsidRPr="00BB0106">
        <w:t>pelaporan</w:t>
      </w:r>
      <w:proofErr w:type="spellEnd"/>
      <w:r w:rsidRPr="00BB0106">
        <w:t xml:space="preserve"> </w:t>
      </w:r>
      <w:proofErr w:type="spellStart"/>
      <w:r w:rsidRPr="00BB0106">
        <w:t>kasus</w:t>
      </w:r>
      <w:proofErr w:type="spellEnd"/>
      <w:r w:rsidRPr="00BB0106">
        <w:t xml:space="preserve">, di mana </w:t>
      </w:r>
      <w:proofErr w:type="spellStart"/>
      <w:r w:rsidRPr="00BB0106">
        <w:t>banyak</w:t>
      </w:r>
      <w:proofErr w:type="spellEnd"/>
      <w:r w:rsidRPr="00BB0106">
        <w:t xml:space="preserve"> korban </w:t>
      </w:r>
      <w:proofErr w:type="spellStart"/>
      <w:r w:rsidRPr="00BB0106">
        <w:t>tidak</w:t>
      </w:r>
      <w:proofErr w:type="spellEnd"/>
      <w:r w:rsidRPr="00BB0106">
        <w:t xml:space="preserve"> </w:t>
      </w:r>
      <w:proofErr w:type="spellStart"/>
      <w:r w:rsidRPr="00BB0106">
        <w:t>melapor</w:t>
      </w:r>
      <w:proofErr w:type="spellEnd"/>
      <w:r w:rsidRPr="00BB0106">
        <w:t xml:space="preserve"> </w:t>
      </w:r>
      <w:proofErr w:type="spellStart"/>
      <w:r w:rsidRPr="00BB0106">
        <w:t>atau</w:t>
      </w:r>
      <w:proofErr w:type="spellEnd"/>
      <w:r w:rsidRPr="00BB0106">
        <w:t xml:space="preserve"> </w:t>
      </w:r>
      <w:proofErr w:type="spellStart"/>
      <w:r w:rsidRPr="00BB0106">
        <w:t>tidak</w:t>
      </w:r>
      <w:proofErr w:type="spellEnd"/>
      <w:r w:rsidRPr="00BB0106">
        <w:t xml:space="preserve"> </w:t>
      </w:r>
      <w:proofErr w:type="spellStart"/>
      <w:r w:rsidRPr="00BB0106">
        <w:t>terdata</w:t>
      </w:r>
      <w:proofErr w:type="spellEnd"/>
      <w:r w:rsidRPr="00BB0106">
        <w:t xml:space="preserve"> </w:t>
      </w:r>
      <w:proofErr w:type="spellStart"/>
      <w:r w:rsidRPr="00BB0106">
        <w:t>karena</w:t>
      </w:r>
      <w:proofErr w:type="spellEnd"/>
      <w:r w:rsidRPr="00BB0106">
        <w:t xml:space="preserve"> </w:t>
      </w:r>
      <w:proofErr w:type="spellStart"/>
      <w:r w:rsidRPr="00BB0106">
        <w:t>ketakutan</w:t>
      </w:r>
      <w:proofErr w:type="spellEnd"/>
      <w:r w:rsidRPr="00BB0106">
        <w:t xml:space="preserve"> </w:t>
      </w:r>
      <w:proofErr w:type="spellStart"/>
      <w:r w:rsidRPr="00BB0106">
        <w:t>terhadap</w:t>
      </w:r>
      <w:proofErr w:type="spellEnd"/>
      <w:r w:rsidRPr="00BB0106">
        <w:t xml:space="preserve"> </w:t>
      </w:r>
      <w:proofErr w:type="spellStart"/>
      <w:r w:rsidRPr="00BB0106">
        <w:t>pelaku</w:t>
      </w:r>
      <w:proofErr w:type="spellEnd"/>
      <w:r w:rsidRPr="00BB0106">
        <w:t xml:space="preserve">, stigma </w:t>
      </w:r>
      <w:proofErr w:type="spellStart"/>
      <w:r w:rsidRPr="00BB0106">
        <w:t>sosial</w:t>
      </w:r>
      <w:proofErr w:type="spellEnd"/>
      <w:r w:rsidRPr="00BB0106">
        <w:t xml:space="preserve">, </w:t>
      </w:r>
      <w:proofErr w:type="spellStart"/>
      <w:r w:rsidRPr="00BB0106">
        <w:t>serta</w:t>
      </w:r>
      <w:proofErr w:type="spellEnd"/>
      <w:r w:rsidRPr="00BB0106">
        <w:t xml:space="preserve"> </w:t>
      </w:r>
      <w:proofErr w:type="spellStart"/>
      <w:r w:rsidRPr="00BB0106">
        <w:t>lemahnya</w:t>
      </w:r>
      <w:proofErr w:type="spellEnd"/>
      <w:r w:rsidRPr="00BB0106">
        <w:t xml:space="preserve"> </w:t>
      </w:r>
      <w:proofErr w:type="spellStart"/>
      <w:r w:rsidRPr="00BB0106">
        <w:t>sistem</w:t>
      </w:r>
      <w:proofErr w:type="spellEnd"/>
      <w:r w:rsidRPr="00BB0106">
        <w:t xml:space="preserve"> </w:t>
      </w:r>
      <w:proofErr w:type="spellStart"/>
      <w:r w:rsidRPr="00BB0106">
        <w:t>pelaporan</w:t>
      </w:r>
      <w:proofErr w:type="spellEnd"/>
      <w:r w:rsidRPr="00BB0106">
        <w:t xml:space="preserve"> </w:t>
      </w:r>
      <w:proofErr w:type="spellStart"/>
      <w:r w:rsidRPr="00BB0106">
        <w:t>resmi</w:t>
      </w:r>
      <w:proofErr w:type="spellEnd"/>
      <w:r w:rsidRPr="00BB0106">
        <w:t xml:space="preserve">. Selain </w:t>
      </w:r>
      <w:proofErr w:type="spellStart"/>
      <w:r w:rsidRPr="00BB0106">
        <w:t>itu</w:t>
      </w:r>
      <w:proofErr w:type="spellEnd"/>
      <w:r w:rsidRPr="00BB0106">
        <w:t xml:space="preserve">, data yang </w:t>
      </w:r>
      <w:proofErr w:type="spellStart"/>
      <w:r w:rsidRPr="00BB0106">
        <w:t>tersedia</w:t>
      </w:r>
      <w:proofErr w:type="spellEnd"/>
      <w:r w:rsidRPr="00BB0106">
        <w:t xml:space="preserve"> </w:t>
      </w:r>
      <w:proofErr w:type="spellStart"/>
      <w:r w:rsidRPr="00BB0106">
        <w:t>seringkali</w:t>
      </w:r>
      <w:proofErr w:type="spellEnd"/>
      <w:r w:rsidRPr="00BB0106">
        <w:t xml:space="preserve"> </w:t>
      </w:r>
      <w:proofErr w:type="spellStart"/>
      <w:r w:rsidRPr="00BB0106">
        <w:t>tidak</w:t>
      </w:r>
      <w:proofErr w:type="spellEnd"/>
      <w:r w:rsidRPr="00BB0106">
        <w:t xml:space="preserve"> </w:t>
      </w:r>
      <w:proofErr w:type="spellStart"/>
      <w:r w:rsidRPr="00BB0106">
        <w:t>lengkap</w:t>
      </w:r>
      <w:proofErr w:type="spellEnd"/>
      <w:r w:rsidRPr="00BB0106">
        <w:t xml:space="preserve"> (</w:t>
      </w:r>
      <w:r w:rsidRPr="00BB0106">
        <w:rPr>
          <w:i/>
          <w:lang w:val="en-ID"/>
          <w:rPrChange w:id="3539" w:author="Andries Pandia" w:date="2025-08-26T08:27:00Z">
            <w:rPr>
              <w:rFonts w:eastAsiaTheme="majorEastAsia" w:cstheme="majorBidi"/>
              <w:b/>
              <w:color w:val="000000"/>
              <w:spacing w:val="15"/>
              <w:lang w:val="en-US"/>
            </w:rPr>
          </w:rPrChange>
        </w:rPr>
        <w:t>data incompleteness</w:t>
      </w:r>
      <w:r w:rsidRPr="00BB0106">
        <w:t xml:space="preserve">) </w:t>
      </w:r>
      <w:proofErr w:type="spellStart"/>
      <w:r w:rsidRPr="00BB0106">
        <w:t>karena</w:t>
      </w:r>
      <w:proofErr w:type="spellEnd"/>
      <w:r w:rsidRPr="00BB0106">
        <w:t xml:space="preserve"> </w:t>
      </w:r>
      <w:proofErr w:type="spellStart"/>
      <w:r w:rsidRPr="00BB0106">
        <w:t>kesulitan</w:t>
      </w:r>
      <w:proofErr w:type="spellEnd"/>
      <w:r w:rsidRPr="00BB0106">
        <w:t xml:space="preserve"> </w:t>
      </w:r>
      <w:proofErr w:type="spellStart"/>
      <w:r w:rsidRPr="00BB0106">
        <w:t>pengumpulan</w:t>
      </w:r>
      <w:proofErr w:type="spellEnd"/>
      <w:r w:rsidRPr="00BB0106">
        <w:t xml:space="preserve"> data </w:t>
      </w:r>
      <w:proofErr w:type="spellStart"/>
      <w:r w:rsidRPr="00BB0106">
        <w:t>secara</w:t>
      </w:r>
      <w:proofErr w:type="spellEnd"/>
      <w:r w:rsidRPr="00BB0106">
        <w:t xml:space="preserve"> </w:t>
      </w:r>
      <w:proofErr w:type="spellStart"/>
      <w:r w:rsidRPr="00BB0106">
        <w:t>menyeluruh</w:t>
      </w:r>
      <w:proofErr w:type="spellEnd"/>
      <w:r w:rsidRPr="00BB0106">
        <w:t xml:space="preserve"> dan </w:t>
      </w:r>
      <w:proofErr w:type="spellStart"/>
      <w:r w:rsidRPr="00BB0106">
        <w:t>tersebar</w:t>
      </w:r>
      <w:proofErr w:type="spellEnd"/>
      <w:r w:rsidRPr="00BB0106">
        <w:t xml:space="preserve"> </w:t>
      </w:r>
      <w:proofErr w:type="spellStart"/>
      <w:r w:rsidRPr="00BB0106">
        <w:t>lintas</w:t>
      </w:r>
      <w:proofErr w:type="spellEnd"/>
      <w:r w:rsidRPr="00BB0106">
        <w:t xml:space="preserve"> wilayah. </w:t>
      </w:r>
      <w:proofErr w:type="spellStart"/>
      <w:r w:rsidRPr="00BB0106">
        <w:t>Untuk</w:t>
      </w:r>
      <w:proofErr w:type="spellEnd"/>
      <w:r w:rsidRPr="00BB0106">
        <w:t xml:space="preserve"> </w:t>
      </w:r>
      <w:proofErr w:type="spellStart"/>
      <w:r w:rsidRPr="00BB0106">
        <w:t>mengatasi</w:t>
      </w:r>
      <w:proofErr w:type="spellEnd"/>
      <w:r w:rsidRPr="00BB0106">
        <w:t xml:space="preserve"> </w:t>
      </w:r>
      <w:proofErr w:type="spellStart"/>
      <w:r w:rsidRPr="00BB0106">
        <w:t>hambatan</w:t>
      </w:r>
      <w:proofErr w:type="spellEnd"/>
      <w:r w:rsidRPr="00BB0106">
        <w:t xml:space="preserve"> </w:t>
      </w:r>
      <w:proofErr w:type="spellStart"/>
      <w:r w:rsidRPr="00BB0106">
        <w:t>ini</w:t>
      </w:r>
      <w:proofErr w:type="spellEnd"/>
      <w:r w:rsidRPr="00BB0106">
        <w:t xml:space="preserve">, para </w:t>
      </w:r>
      <w:proofErr w:type="spellStart"/>
      <w:r w:rsidRPr="00BB0106">
        <w:t>peneliti</w:t>
      </w:r>
      <w:proofErr w:type="spellEnd"/>
      <w:r w:rsidRPr="00BB0106">
        <w:t xml:space="preserve"> </w:t>
      </w:r>
      <w:proofErr w:type="spellStart"/>
      <w:r w:rsidRPr="00BB0106">
        <w:t>menerapkan</w:t>
      </w:r>
      <w:proofErr w:type="spellEnd"/>
      <w:r w:rsidRPr="00BB0106">
        <w:t xml:space="preserve"> </w:t>
      </w:r>
      <w:proofErr w:type="spellStart"/>
      <w:r w:rsidRPr="00BB0106">
        <w:t>teknik</w:t>
      </w:r>
      <w:proofErr w:type="spellEnd"/>
      <w:r w:rsidRPr="00BB0106">
        <w:t xml:space="preserve"> </w:t>
      </w:r>
      <w:proofErr w:type="spellStart"/>
      <w:r w:rsidRPr="00BB0106">
        <w:t>statistik</w:t>
      </w:r>
      <w:proofErr w:type="spellEnd"/>
      <w:r w:rsidRPr="00BB0106">
        <w:t xml:space="preserve"> </w:t>
      </w:r>
      <w:proofErr w:type="spellStart"/>
      <w:r w:rsidRPr="00BB0106">
        <w:t>khusus</w:t>
      </w:r>
      <w:proofErr w:type="spellEnd"/>
      <w:r w:rsidRPr="00BB0106">
        <w:t xml:space="preserve"> </w:t>
      </w:r>
      <w:proofErr w:type="spellStart"/>
      <w:r w:rsidRPr="00BB0106">
        <w:t>seperti</w:t>
      </w:r>
      <w:proofErr w:type="spellEnd"/>
      <w:r w:rsidRPr="00BB0106">
        <w:t xml:space="preserve"> </w:t>
      </w:r>
      <w:proofErr w:type="spellStart"/>
      <w:r w:rsidRPr="00BB0106">
        <w:t>imputasi</w:t>
      </w:r>
      <w:proofErr w:type="spellEnd"/>
      <w:r w:rsidRPr="00BB0106">
        <w:t xml:space="preserve"> data, model </w:t>
      </w:r>
      <w:proofErr w:type="spellStart"/>
      <w:r w:rsidRPr="00BB0106">
        <w:t>estimasi</w:t>
      </w:r>
      <w:proofErr w:type="spellEnd"/>
      <w:r w:rsidRPr="00BB0106">
        <w:t xml:space="preserve"> </w:t>
      </w:r>
      <w:proofErr w:type="spellStart"/>
      <w:r w:rsidRPr="00BB0106">
        <w:t>statistik</w:t>
      </w:r>
      <w:proofErr w:type="spellEnd"/>
      <w:r w:rsidRPr="00BB0106">
        <w:t xml:space="preserve">, dan </w:t>
      </w:r>
      <w:proofErr w:type="spellStart"/>
      <w:r w:rsidRPr="00BB0106">
        <w:t>analisis</w:t>
      </w:r>
      <w:proofErr w:type="spellEnd"/>
      <w:r w:rsidRPr="00BB0106">
        <w:t xml:space="preserve"> </w:t>
      </w:r>
      <w:proofErr w:type="spellStart"/>
      <w:r w:rsidRPr="00BB0106">
        <w:t>sensitifitas</w:t>
      </w:r>
      <w:proofErr w:type="spellEnd"/>
      <w:r w:rsidRPr="00BB0106">
        <w:t xml:space="preserve"> </w:t>
      </w:r>
      <w:proofErr w:type="spellStart"/>
      <w:r w:rsidRPr="00BB0106">
        <w:t>untuk</w:t>
      </w:r>
      <w:proofErr w:type="spellEnd"/>
      <w:r w:rsidRPr="00BB0106">
        <w:t xml:space="preserve"> </w:t>
      </w:r>
      <w:proofErr w:type="spellStart"/>
      <w:r w:rsidRPr="00BB0106">
        <w:t>memperkuat</w:t>
      </w:r>
      <w:proofErr w:type="spellEnd"/>
      <w:r w:rsidRPr="00BB0106">
        <w:t xml:space="preserve"> </w:t>
      </w:r>
      <w:proofErr w:type="spellStart"/>
      <w:r w:rsidRPr="00BB0106">
        <w:t>validitas</w:t>
      </w:r>
      <w:proofErr w:type="spellEnd"/>
      <w:r w:rsidRPr="00BB0106">
        <w:t xml:space="preserve"> </w:t>
      </w:r>
      <w:proofErr w:type="spellStart"/>
      <w:r w:rsidRPr="00BB0106">
        <w:t>hasil</w:t>
      </w:r>
      <w:proofErr w:type="spellEnd"/>
      <w:r w:rsidRPr="00BB0106">
        <w:t xml:space="preserve"> dan </w:t>
      </w:r>
      <w:proofErr w:type="spellStart"/>
      <w:r w:rsidRPr="00BB0106">
        <w:t>meminimalkan</w:t>
      </w:r>
      <w:proofErr w:type="spellEnd"/>
      <w:r w:rsidRPr="00BB0106">
        <w:t xml:space="preserve"> bias yang </w:t>
      </w:r>
      <w:proofErr w:type="spellStart"/>
      <w:r w:rsidRPr="00BB0106">
        <w:t>dihasilkan</w:t>
      </w:r>
      <w:proofErr w:type="spellEnd"/>
      <w:r w:rsidRPr="00BB0106">
        <w:t xml:space="preserve"> </w:t>
      </w:r>
      <w:proofErr w:type="spellStart"/>
      <w:r w:rsidRPr="00BB0106">
        <w:t>dari</w:t>
      </w:r>
      <w:proofErr w:type="spellEnd"/>
      <w:r w:rsidRPr="00BB0106">
        <w:t xml:space="preserve"> </w:t>
      </w:r>
      <w:proofErr w:type="spellStart"/>
      <w:r w:rsidRPr="00BB0106">
        <w:t>keterbatasan</w:t>
      </w:r>
      <w:proofErr w:type="spellEnd"/>
      <w:r w:rsidRPr="00BB0106">
        <w:t xml:space="preserve"> data </w:t>
      </w:r>
      <w:r w:rsidR="00C838B9" w:rsidRPr="00BB0106">
        <w:rPr>
          <w:rPrChange w:id="3540" w:author="Andries Pandia" w:date="2025-08-26T08:27:00Z">
            <w:rPr>
              <w:highlight w:val="yellow"/>
            </w:rPr>
          </w:rPrChange>
        </w:rPr>
        <w:fldChar w:fldCharType="begin"/>
      </w:r>
      <w:r w:rsidR="00C838B9" w:rsidRPr="00BB0106">
        <w:rPr>
          <w:noProof/>
          <w:lang w:val="id-ID"/>
          <w:rPrChange w:id="3541" w:author="Andries Pandia" w:date="2025-08-26T08:27:00Z">
            <w:rPr>
              <w:highlight w:val="yellow"/>
            </w:rPr>
          </w:rPrChange>
        </w:rPr>
        <w:instrText xml:space="preserve"> ADDIN ZOTERO_ITEM CSL_CITATION {"citationID":"o7LEk4j1","properties":{"formattedCitation":"(ILO, 2022)","plainCitation":"(ILO, 2022)","noteIndex":0},"citationItems":[{"id":264,"uris":["http://zotero.org/users/16668876/items/NDZQ4ZGQ"],"itemData":{"id":264,"type":"report","publisher":"International Labour Organization (ILO)","title":"Global Estimates of Modern Slavery: Forced Labour and Forced Marriage","URL":"https://www.ilo.org/publications/major-publications/global-estimates-modern-slavery-forced-labour-</w:instrText>
      </w:r>
      <w:r w:rsidR="00C838B9" w:rsidRPr="00BB0106">
        <w:rPr>
          <w:rPrChange w:id="3542" w:author="Andries Pandia" w:date="2025-08-26T08:27:00Z">
            <w:rPr>
              <w:highlight w:val="yellow"/>
            </w:rPr>
          </w:rPrChange>
        </w:rPr>
        <w:instrText xml:space="preserve">and-forced-marriage","author":[{"literal":"ILO"}],"issued":{"date-parts":[["2022"]]}}}],"schema":"https://github.com/citation-style-language/schema/raw/master/csl-citation.json"} </w:instrText>
      </w:r>
      <w:r w:rsidR="00C838B9" w:rsidRPr="00BB0106">
        <w:rPr>
          <w:rPrChange w:id="3543" w:author="Andries Pandia" w:date="2025-08-26T08:27:00Z">
            <w:rPr>
              <w:highlight w:val="yellow"/>
            </w:rPr>
          </w:rPrChange>
        </w:rPr>
        <w:fldChar w:fldCharType="separate"/>
      </w:r>
      <w:r w:rsidR="00C838B9" w:rsidRPr="00BB0106">
        <w:rPr>
          <w:noProof/>
          <w:lang w:val="id-ID"/>
          <w:rPrChange w:id="3544" w:author="Andries Pandia" w:date="2025-08-26T08:27:00Z">
            <w:rPr>
              <w:highlight w:val="yellow"/>
            </w:rPr>
          </w:rPrChange>
        </w:rPr>
        <w:t>(ILO, 2022)</w:t>
      </w:r>
      <w:r w:rsidR="00C838B9" w:rsidRPr="00BB0106">
        <w:rPr>
          <w:rPrChange w:id="3545" w:author="Andries Pandia" w:date="2025-08-26T08:27:00Z">
            <w:rPr>
              <w:highlight w:val="yellow"/>
            </w:rPr>
          </w:rPrChange>
        </w:rPr>
        <w:fldChar w:fldCharType="end"/>
      </w:r>
      <w:r w:rsidRPr="00BB0106">
        <w:rPr>
          <w:noProof/>
          <w:lang w:val="id-ID"/>
          <w:rPrChange w:id="3546" w:author="Andries Pandia" w:date="2025-08-26T08:27:00Z">
            <w:rPr/>
          </w:rPrChange>
        </w:rPr>
        <w:t>.</w:t>
      </w:r>
      <w:del w:id="3547" w:author="Andries Pandia" w:date="2025-08-21T17:32:00Z">
        <w:r w:rsidRPr="00BB0106" w:rsidDel="00896532">
          <w:rPr>
            <w:noProof/>
            <w:lang w:val="id-ID"/>
            <w:rPrChange w:id="3548" w:author="Andries Pandia" w:date="2025-08-26T08:27:00Z">
              <w:rPr/>
            </w:rPrChange>
          </w:rPr>
          <w:br/>
          <w:delText xml:space="preserve"> </w:delText>
        </w:r>
        <w:r w:rsidRPr="00BB0106" w:rsidDel="00896532">
          <w:tab/>
        </w:r>
      </w:del>
    </w:p>
    <w:p w14:paraId="68E3E32B" w14:textId="495FC742" w:rsidR="00BF2C0F" w:rsidRPr="00BB0106" w:rsidRDefault="00144E25" w:rsidP="002D5E98">
      <w:pPr>
        <w:rPr>
          <w:noProof/>
          <w:lang w:val="id-ID"/>
          <w:rPrChange w:id="3549" w:author="Andries Pandia" w:date="2025-08-26T08:27:00Z">
            <w:rPr/>
          </w:rPrChange>
        </w:rPr>
      </w:pPr>
      <w:r w:rsidRPr="00BB0106">
        <w:rPr>
          <w:noProof/>
          <w:lang w:val="id-ID"/>
          <w:rPrChange w:id="3550" w:author="Andries Pandia" w:date="2025-08-26T08:27:00Z">
            <w:rPr/>
          </w:rPrChange>
        </w:rPr>
        <w:t xml:space="preserve">Tak hanya untuk analisis deskriptif, pendekatan kuantitatif juga digunakan untuk melakukan evaluasi efektivitas intervensi kebijakan atau program </w:t>
      </w:r>
      <w:r w:rsidRPr="00BB0106">
        <w:rPr>
          <w:noProof/>
          <w:lang w:val="id-ID"/>
          <w:rPrChange w:id="3551" w:author="Andries Pandia" w:date="2025-08-26T08:27:00Z">
            <w:rPr/>
          </w:rPrChange>
        </w:rPr>
        <w:lastRenderedPageBreak/>
        <w:t xml:space="preserve">pencegahan perdagangan manusia dengan menggunakan data longitudinal, survei, dan sumber data administratif dari lembaga pemerintah maupun </w:t>
      </w:r>
      <w:del w:id="3552" w:author="Andries Pandia" w:date="2025-08-21T17:33:00Z">
        <w:r w:rsidRPr="00BB0106" w:rsidDel="002C6853">
          <w:delText>LSM</w:delText>
        </w:r>
      </w:del>
      <w:proofErr w:type="spellStart"/>
      <w:ins w:id="3553" w:author="Andries Pandia" w:date="2025-08-21T17:33:00Z">
        <w:r w:rsidR="002C6853" w:rsidRPr="00BB0106">
          <w:rPr>
            <w:lang w:val="en-ID"/>
            <w:rPrChange w:id="3554" w:author="Andries Pandia" w:date="2025-08-26T08:27:00Z">
              <w:rPr>
                <w:rFonts w:eastAsiaTheme="majorEastAsia" w:cstheme="majorBidi"/>
                <w:b/>
                <w:color w:val="000000"/>
                <w:spacing w:val="15"/>
                <w:lang w:val="en-US"/>
              </w:rPr>
            </w:rPrChange>
          </w:rPr>
          <w:t>lembaga</w:t>
        </w:r>
        <w:proofErr w:type="spellEnd"/>
        <w:r w:rsidR="002C6853" w:rsidRPr="00BB0106">
          <w:rPr>
            <w:rPrChange w:id="3555" w:author="Andries Pandia" w:date="2025-08-26T08:27:00Z">
              <w:rPr>
                <w:rFonts w:eastAsiaTheme="majorEastAsia" w:cstheme="majorBidi"/>
                <w:b/>
                <w:color w:val="000000"/>
                <w:spacing w:val="15"/>
                <w:lang w:val="en-US"/>
              </w:rPr>
            </w:rPrChange>
          </w:rPr>
          <w:t xml:space="preserve"> </w:t>
        </w:r>
        <w:proofErr w:type="spellStart"/>
        <w:r w:rsidR="002C6853" w:rsidRPr="00BB0106">
          <w:rPr>
            <w:rPrChange w:id="3556" w:author="Andries Pandia" w:date="2025-08-26T08:27:00Z">
              <w:rPr>
                <w:rFonts w:eastAsiaTheme="majorEastAsia" w:cstheme="majorBidi"/>
                <w:b/>
                <w:color w:val="000000"/>
                <w:spacing w:val="15"/>
                <w:lang w:val="en-US"/>
              </w:rPr>
            </w:rPrChange>
          </w:rPr>
          <w:t>swadaya</w:t>
        </w:r>
        <w:proofErr w:type="spellEnd"/>
        <w:r w:rsidR="002C6853" w:rsidRPr="00BB0106">
          <w:rPr>
            <w:rPrChange w:id="3557" w:author="Andries Pandia" w:date="2025-08-26T08:27:00Z">
              <w:rPr>
                <w:rFonts w:eastAsiaTheme="majorEastAsia" w:cstheme="majorBidi"/>
                <w:b/>
                <w:color w:val="000000"/>
                <w:spacing w:val="15"/>
                <w:lang w:val="en-US"/>
              </w:rPr>
            </w:rPrChange>
          </w:rPr>
          <w:t xml:space="preserve"> </w:t>
        </w:r>
        <w:proofErr w:type="spellStart"/>
        <w:r w:rsidR="002C6853" w:rsidRPr="00BB0106">
          <w:rPr>
            <w:rPrChange w:id="3558" w:author="Andries Pandia" w:date="2025-08-26T08:27:00Z">
              <w:rPr>
                <w:rFonts w:eastAsiaTheme="majorEastAsia" w:cstheme="majorBidi"/>
                <w:b/>
                <w:color w:val="000000"/>
                <w:spacing w:val="15"/>
                <w:lang w:val="en-US"/>
              </w:rPr>
            </w:rPrChange>
          </w:rPr>
          <w:t>masyarakat</w:t>
        </w:r>
        <w:proofErr w:type="spellEnd"/>
        <w:r w:rsidR="002C6853" w:rsidRPr="00BB0106">
          <w:rPr>
            <w:rPrChange w:id="3559" w:author="Andries Pandia" w:date="2025-08-26T08:27:00Z">
              <w:rPr>
                <w:rFonts w:eastAsiaTheme="majorEastAsia" w:cstheme="majorBidi"/>
                <w:b/>
                <w:color w:val="000000"/>
                <w:spacing w:val="15"/>
                <w:lang w:val="en-US"/>
              </w:rPr>
            </w:rPrChange>
          </w:rPr>
          <w:t xml:space="preserve"> (LSM)</w:t>
        </w:r>
      </w:ins>
      <w:r w:rsidRPr="00BB0106">
        <w:t xml:space="preserve">, </w:t>
      </w:r>
      <w:proofErr w:type="spellStart"/>
      <w:r w:rsidRPr="00BB0106">
        <w:t>sehingga</w:t>
      </w:r>
      <w:proofErr w:type="spellEnd"/>
      <w:r w:rsidRPr="00BB0106">
        <w:t xml:space="preserve"> </w:t>
      </w:r>
      <w:proofErr w:type="spellStart"/>
      <w:r w:rsidRPr="00BB0106">
        <w:t>memberikan</w:t>
      </w:r>
      <w:proofErr w:type="spellEnd"/>
      <w:r w:rsidRPr="00BB0106">
        <w:t xml:space="preserve"> </w:t>
      </w:r>
      <w:proofErr w:type="spellStart"/>
      <w:r w:rsidRPr="00BB0106">
        <w:t>dasar</w:t>
      </w:r>
      <w:proofErr w:type="spellEnd"/>
      <w:r w:rsidRPr="00BB0106">
        <w:t xml:space="preserve"> </w:t>
      </w:r>
      <w:proofErr w:type="spellStart"/>
      <w:r w:rsidRPr="00BB0106">
        <w:t>bukti</w:t>
      </w:r>
      <w:proofErr w:type="spellEnd"/>
      <w:r w:rsidRPr="00BB0106">
        <w:t xml:space="preserve"> yang </w:t>
      </w:r>
      <w:proofErr w:type="spellStart"/>
      <w:r w:rsidRPr="00BB0106">
        <w:t>kuat</w:t>
      </w:r>
      <w:proofErr w:type="spellEnd"/>
      <w:r w:rsidRPr="00BB0106">
        <w:t xml:space="preserve"> </w:t>
      </w:r>
      <w:proofErr w:type="spellStart"/>
      <w:r w:rsidRPr="00BB0106">
        <w:t>untuk</w:t>
      </w:r>
      <w:proofErr w:type="spellEnd"/>
      <w:r w:rsidRPr="00BB0106">
        <w:t xml:space="preserve"> </w:t>
      </w:r>
      <w:proofErr w:type="spellStart"/>
      <w:r w:rsidRPr="00BB0106">
        <w:t>rekomendasi</w:t>
      </w:r>
      <w:proofErr w:type="spellEnd"/>
      <w:r w:rsidRPr="00BB0106">
        <w:t xml:space="preserve"> </w:t>
      </w:r>
      <w:proofErr w:type="spellStart"/>
      <w:r w:rsidRPr="00BB0106">
        <w:t>kebijakan</w:t>
      </w:r>
      <w:proofErr w:type="spellEnd"/>
      <w:r w:rsidRPr="00BB0106">
        <w:t xml:space="preserve"> </w:t>
      </w:r>
      <w:proofErr w:type="spellStart"/>
      <w:r w:rsidRPr="00BB0106">
        <w:t>berbasis</w:t>
      </w:r>
      <w:proofErr w:type="spellEnd"/>
      <w:r w:rsidRPr="00BB0106">
        <w:t xml:space="preserve"> data.</w:t>
      </w:r>
    </w:p>
    <w:p w14:paraId="4234A7F4" w14:textId="77777777" w:rsidR="006B5570" w:rsidRPr="00BB0106" w:rsidRDefault="006B5570">
      <w:pPr>
        <w:rPr>
          <w:lang w:val="id-ID"/>
          <w:rPrChange w:id="3560" w:author="Andries Pandia" w:date="2025-08-26T08:27:00Z">
            <w:rPr/>
          </w:rPrChange>
        </w:rPr>
        <w:pPrChange w:id="3561" w:author="Andries Pandia" w:date="2025-08-22T18:00:00Z">
          <w:pPr>
            <w:pStyle w:val="Heading2"/>
          </w:pPr>
        </w:pPrChange>
      </w:pPr>
      <w:bookmarkStart w:id="3562" w:name="_Toc205565591"/>
    </w:p>
    <w:p w14:paraId="17A5315B" w14:textId="16882B32" w:rsidR="009D40F3" w:rsidRPr="00BB0106" w:rsidRDefault="009D40F3" w:rsidP="00F547C2">
      <w:pPr>
        <w:pStyle w:val="Heading2"/>
        <w:rPr>
          <w:lang w:val="id-ID"/>
          <w:rPrChange w:id="3563" w:author="Andries Pandia" w:date="2025-08-26T08:27:00Z">
            <w:rPr/>
          </w:rPrChange>
        </w:rPr>
      </w:pPr>
      <w:bookmarkStart w:id="3564" w:name="_Toc205823111"/>
      <w:bookmarkStart w:id="3565" w:name="_Toc205823183"/>
      <w:bookmarkStart w:id="3566" w:name="_Toc205823346"/>
      <w:bookmarkStart w:id="3567" w:name="_Toc205823453"/>
      <w:bookmarkStart w:id="3568" w:name="_Toc206166266"/>
      <w:bookmarkStart w:id="3569" w:name="_Toc206780697"/>
      <w:r w:rsidRPr="00BB0106">
        <w:rPr>
          <w:lang w:val="id-ID"/>
          <w:rPrChange w:id="3570" w:author="Andries Pandia" w:date="2025-08-26T08:27:00Z">
            <w:rPr/>
          </w:rPrChange>
        </w:rPr>
        <w:t>2.3</w:t>
      </w:r>
      <w:ins w:id="3571" w:author="Andries Pandia" w:date="2025-08-21T17:33:00Z">
        <w:r w:rsidR="002C6853" w:rsidRPr="00BB0106">
          <w:rPr>
            <w:lang w:val="id-ID"/>
            <w:rPrChange w:id="3572" w:author="Andries Pandia" w:date="2025-08-26T08:27:00Z">
              <w:rPr/>
            </w:rPrChange>
          </w:rPr>
          <w:t>.</w:t>
        </w:r>
      </w:ins>
      <w:del w:id="3573" w:author="Andries Pandia" w:date="2025-08-21T17:33:00Z">
        <w:r w:rsidR="00A434C9" w:rsidRPr="00BB0106" w:rsidDel="002C6853">
          <w:rPr>
            <w:lang w:val="id-ID"/>
            <w:rPrChange w:id="3574" w:author="Andries Pandia" w:date="2025-08-26T08:27:00Z">
              <w:rPr/>
            </w:rPrChange>
          </w:rPr>
          <w:tab/>
        </w:r>
      </w:del>
      <w:bookmarkEnd w:id="3562"/>
      <w:ins w:id="3575" w:author="Andries Pandia" w:date="2025-08-22T18:28:00Z">
        <w:r w:rsidR="000317A4" w:rsidRPr="00BB0106">
          <w:rPr>
            <w:lang w:val="id-ID"/>
            <w:rPrChange w:id="3576" w:author="Andries Pandia" w:date="2025-08-26T08:27:00Z">
              <w:rPr/>
            </w:rPrChange>
          </w:rPr>
          <w:tab/>
        </w:r>
      </w:ins>
      <w:r w:rsidR="00122DC1" w:rsidRPr="00BB0106">
        <w:rPr>
          <w:lang w:val="id-ID"/>
          <w:rPrChange w:id="3577" w:author="Andries Pandia" w:date="2025-08-26T08:27:00Z">
            <w:rPr/>
          </w:rPrChange>
        </w:rPr>
        <w:t>Pemanfaatan Python dalam Analisis Data</w:t>
      </w:r>
      <w:bookmarkEnd w:id="3564"/>
      <w:bookmarkEnd w:id="3565"/>
      <w:bookmarkEnd w:id="3566"/>
      <w:bookmarkEnd w:id="3567"/>
      <w:bookmarkEnd w:id="3568"/>
      <w:bookmarkEnd w:id="3569"/>
    </w:p>
    <w:p w14:paraId="42519BAD" w14:textId="0D811094" w:rsidR="00C055D0" w:rsidRPr="00BB0106" w:rsidRDefault="00144E25" w:rsidP="002C6853">
      <w:pPr>
        <w:rPr>
          <w:noProof/>
          <w:lang w:val="id-ID"/>
          <w:rPrChange w:id="3578" w:author="Andries Pandia" w:date="2025-08-26T08:27:00Z">
            <w:rPr/>
          </w:rPrChange>
        </w:rPr>
      </w:pPr>
      <w:r w:rsidRPr="00BB0106">
        <w:rPr>
          <w:noProof/>
          <w:lang w:val="id-ID"/>
          <w:rPrChange w:id="3579" w:author="Andries Pandia" w:date="2025-08-26T08:27:00Z">
            <w:rPr/>
          </w:rPrChange>
        </w:rPr>
        <w:t xml:space="preserve"> </w:t>
      </w:r>
      <w:del w:id="3580" w:author="Andries Pandia" w:date="2025-08-21T17:33:00Z">
        <w:r w:rsidRPr="00BB0106" w:rsidDel="002C6853">
          <w:rPr>
            <w:noProof/>
            <w:lang w:val="id-ID"/>
            <w:rPrChange w:id="3581" w:author="Andries Pandia" w:date="2025-08-26T08:27:00Z">
              <w:rPr/>
            </w:rPrChange>
          </w:rPr>
          <w:tab/>
        </w:r>
      </w:del>
      <w:r w:rsidR="00C055D0" w:rsidRPr="00BB0106">
        <w:rPr>
          <w:noProof/>
          <w:lang w:val="id-ID"/>
          <w:rPrChange w:id="3582" w:author="Andries Pandia" w:date="2025-08-26T08:27:00Z">
            <w:rPr/>
          </w:rPrChange>
        </w:rPr>
        <w:t xml:space="preserve">Python telah merevolusi cara para ilmuwan data dan peneliti melakukan analisis data karena kemudahannya dalam mengintegrasikan berbagai proses, mulai dari pra-pemrosesan data yang kompleks, analisis statistik, hingga visualisasi interaktif yang komunikatif dan estetis. Bahasa pemrograman ini menyediakan sejumlah </w:t>
      </w:r>
      <w:r w:rsidR="00C055D0" w:rsidRPr="00BB0106">
        <w:rPr>
          <w:i/>
          <w:lang w:val="en-ID"/>
          <w:rPrChange w:id="3583" w:author="Andries Pandia" w:date="2025-08-26T08:27:00Z">
            <w:rPr>
              <w:rFonts w:eastAsiaTheme="majorEastAsia" w:cstheme="majorBidi"/>
              <w:b/>
              <w:color w:val="000000"/>
              <w:spacing w:val="15"/>
              <w:lang w:val="en-US"/>
            </w:rPr>
          </w:rPrChange>
        </w:rPr>
        <w:t>library</w:t>
      </w:r>
      <w:r w:rsidR="00C055D0" w:rsidRPr="00BB0106">
        <w:t xml:space="preserve"> yang sangat </w:t>
      </w:r>
      <w:r w:rsidR="00C055D0" w:rsidRPr="00BB0106">
        <w:rPr>
          <w:i/>
          <w:lang w:val="en-ID"/>
          <w:rPrChange w:id="3584" w:author="Andries Pandia" w:date="2025-08-26T08:27:00Z">
            <w:rPr>
              <w:rFonts w:eastAsiaTheme="majorEastAsia" w:cstheme="majorBidi"/>
              <w:b/>
              <w:color w:val="000000"/>
              <w:spacing w:val="15"/>
              <w:lang w:val="en-US"/>
            </w:rPr>
          </w:rPrChange>
        </w:rPr>
        <w:t>powerful</w:t>
      </w:r>
      <w:r w:rsidR="00C055D0" w:rsidRPr="00BB0106">
        <w:t xml:space="preserve"> dan </w:t>
      </w:r>
      <w:proofErr w:type="spellStart"/>
      <w:r w:rsidR="00C055D0" w:rsidRPr="00BB0106">
        <w:t>populer</w:t>
      </w:r>
      <w:proofErr w:type="spellEnd"/>
      <w:r w:rsidR="00C055D0" w:rsidRPr="00BB0106">
        <w:t xml:space="preserve">, </w:t>
      </w:r>
      <w:proofErr w:type="spellStart"/>
      <w:r w:rsidR="00C055D0" w:rsidRPr="00BB0106">
        <w:t>antara</w:t>
      </w:r>
      <w:proofErr w:type="spellEnd"/>
      <w:r w:rsidR="00C055D0" w:rsidRPr="00BB0106">
        <w:t xml:space="preserve"> lain:</w:t>
      </w:r>
      <w:del w:id="3585" w:author="Andries Pandia" w:date="2025-08-21T17:35:00Z">
        <w:r w:rsidR="00C055D0" w:rsidRPr="00BB0106" w:rsidDel="002C6853">
          <w:br/>
        </w:r>
      </w:del>
    </w:p>
    <w:p w14:paraId="426923FA" w14:textId="77777777" w:rsidR="00C055D0" w:rsidRPr="00BB0106" w:rsidRDefault="00C055D0" w:rsidP="00AF4743">
      <w:pPr>
        <w:pStyle w:val="ListParagraph"/>
        <w:numPr>
          <w:ilvl w:val="0"/>
          <w:numId w:val="8"/>
        </w:numPr>
      </w:pPr>
      <w:r w:rsidRPr="00BB0106">
        <w:t>Pandas</w:t>
      </w:r>
    </w:p>
    <w:p w14:paraId="4995BA2E" w14:textId="6C50C68C" w:rsidR="00C055D0" w:rsidRPr="00BB0106" w:rsidDel="002C6853" w:rsidRDefault="00C055D0" w:rsidP="002D5E98">
      <w:pPr>
        <w:rPr>
          <w:del w:id="3586" w:author="Andries Pandia" w:date="2025-08-21T17:35:00Z"/>
          <w:noProof/>
          <w:kern w:val="2"/>
          <w:lang w:val="id-ID"/>
          <w14:ligatures w14:val="standardContextual"/>
          <w:rPrChange w:id="3587" w:author="Andries Pandia" w:date="2025-08-26T08:27:00Z">
            <w:rPr>
              <w:del w:id="3588" w:author="Andries Pandia" w:date="2025-08-21T17:35:00Z"/>
            </w:rPr>
          </w:rPrChange>
        </w:rPr>
      </w:pPr>
      <w:r w:rsidRPr="00BB0106">
        <w:rPr>
          <w:noProof/>
          <w:lang w:val="id-ID"/>
          <w:rPrChange w:id="3589" w:author="Andries Pandia" w:date="2025-08-26T08:27:00Z">
            <w:rPr/>
          </w:rPrChange>
        </w:rPr>
        <w:t xml:space="preserve">Pandas merupakan </w:t>
      </w:r>
      <w:r w:rsidRPr="00BB0106">
        <w:rPr>
          <w:i/>
          <w:noProof/>
          <w:lang w:val="id-ID"/>
          <w:rPrChange w:id="3590" w:author="Andries Pandia" w:date="2025-08-26T08:27:00Z">
            <w:rPr>
              <w:rFonts w:eastAsiaTheme="majorEastAsia" w:cstheme="majorBidi"/>
              <w:b/>
              <w:color w:val="000000"/>
              <w:spacing w:val="15"/>
              <w:lang w:val="en-US"/>
            </w:rPr>
          </w:rPrChange>
        </w:rPr>
        <w:t>library</w:t>
      </w:r>
      <w:r w:rsidRPr="00BB0106">
        <w:t xml:space="preserve"> </w:t>
      </w:r>
      <w:proofErr w:type="spellStart"/>
      <w:r w:rsidRPr="00BB0106">
        <w:t>utama</w:t>
      </w:r>
      <w:proofErr w:type="spellEnd"/>
      <w:r w:rsidRPr="00BB0106">
        <w:t xml:space="preserve"> </w:t>
      </w:r>
      <w:proofErr w:type="spellStart"/>
      <w:r w:rsidRPr="00BB0106">
        <w:t>untuk</w:t>
      </w:r>
      <w:proofErr w:type="spellEnd"/>
      <w:r w:rsidRPr="00BB0106">
        <w:t xml:space="preserve"> </w:t>
      </w:r>
      <w:proofErr w:type="spellStart"/>
      <w:r w:rsidRPr="00BB0106">
        <w:t>memanipulasi</w:t>
      </w:r>
      <w:proofErr w:type="spellEnd"/>
      <w:r w:rsidRPr="00BB0106">
        <w:t xml:space="preserve"> data </w:t>
      </w:r>
      <w:proofErr w:type="spellStart"/>
      <w:r w:rsidRPr="00BB0106">
        <w:t>dalam</w:t>
      </w:r>
      <w:proofErr w:type="spellEnd"/>
      <w:r w:rsidRPr="00BB0106">
        <w:t xml:space="preserve"> format </w:t>
      </w:r>
      <w:proofErr w:type="spellStart"/>
      <w:r w:rsidRPr="00BB0106">
        <w:t>tabel</w:t>
      </w:r>
      <w:proofErr w:type="spellEnd"/>
      <w:r w:rsidRPr="00BB0106">
        <w:t xml:space="preserve"> </w:t>
      </w:r>
      <w:proofErr w:type="spellStart"/>
      <w:r w:rsidRPr="00BB0106">
        <w:t>atau</w:t>
      </w:r>
      <w:proofErr w:type="spellEnd"/>
      <w:r w:rsidRPr="00BB0106">
        <w:t xml:space="preserve"> </w:t>
      </w:r>
      <w:proofErr w:type="spellStart"/>
      <w:r w:rsidRPr="00BB0106">
        <w:t>DataFrame</w:t>
      </w:r>
      <w:proofErr w:type="spellEnd"/>
      <w:r w:rsidRPr="00BB0106">
        <w:t xml:space="preserve">. </w:t>
      </w:r>
      <w:r w:rsidRPr="00BB0106">
        <w:rPr>
          <w:i/>
          <w:lang w:val="en-ID"/>
          <w:rPrChange w:id="3591" w:author="Andries Pandia" w:date="2025-08-26T08:27:00Z">
            <w:rPr>
              <w:rFonts w:eastAsiaTheme="majorEastAsia" w:cstheme="majorBidi"/>
              <w:b/>
              <w:color w:val="000000"/>
              <w:spacing w:val="15"/>
              <w:lang w:val="en-US"/>
            </w:rPr>
          </w:rPrChange>
        </w:rPr>
        <w:t>Library</w:t>
      </w:r>
      <w:r w:rsidRPr="00BB0106">
        <w:t xml:space="preserve"> </w:t>
      </w:r>
      <w:proofErr w:type="spellStart"/>
      <w:r w:rsidRPr="00BB0106">
        <w:t>ini</w:t>
      </w:r>
      <w:proofErr w:type="spellEnd"/>
      <w:r w:rsidRPr="00BB0106">
        <w:t xml:space="preserve"> </w:t>
      </w:r>
      <w:proofErr w:type="spellStart"/>
      <w:r w:rsidRPr="00BB0106">
        <w:t>memungkinkan</w:t>
      </w:r>
      <w:proofErr w:type="spellEnd"/>
      <w:r w:rsidRPr="00BB0106">
        <w:t xml:space="preserve"> </w:t>
      </w:r>
      <w:proofErr w:type="spellStart"/>
      <w:r w:rsidRPr="00BB0106">
        <w:t>transformasi</w:t>
      </w:r>
      <w:proofErr w:type="spellEnd"/>
      <w:r w:rsidRPr="00BB0106">
        <w:t xml:space="preserve"> data, </w:t>
      </w:r>
      <w:proofErr w:type="spellStart"/>
      <w:r w:rsidRPr="00BB0106">
        <w:t>pembersihan</w:t>
      </w:r>
      <w:proofErr w:type="spellEnd"/>
      <w:r w:rsidRPr="00BB0106">
        <w:t xml:space="preserve"> </w:t>
      </w:r>
      <w:r w:rsidRPr="00BB0106">
        <w:rPr>
          <w:i/>
          <w:lang w:val="en-ID"/>
          <w:rPrChange w:id="3592" w:author="Andries Pandia" w:date="2025-08-26T08:27:00Z">
            <w:rPr>
              <w:rFonts w:eastAsiaTheme="majorEastAsia" w:cstheme="majorBidi"/>
              <w:b/>
              <w:color w:val="000000"/>
              <w:spacing w:val="15"/>
              <w:lang w:val="en-US"/>
            </w:rPr>
          </w:rPrChange>
        </w:rPr>
        <w:t>dataset</w:t>
      </w:r>
      <w:r w:rsidRPr="00BB0106">
        <w:t xml:space="preserve"> yang </w:t>
      </w:r>
      <w:proofErr w:type="spellStart"/>
      <w:r w:rsidRPr="00BB0106">
        <w:t>besar</w:t>
      </w:r>
      <w:proofErr w:type="spellEnd"/>
      <w:r w:rsidRPr="00BB0106">
        <w:t xml:space="preserve"> dan </w:t>
      </w:r>
      <w:proofErr w:type="spellStart"/>
      <w:r w:rsidRPr="00BB0106">
        <w:t>kompleks</w:t>
      </w:r>
      <w:proofErr w:type="spellEnd"/>
      <w:r w:rsidRPr="00BB0106">
        <w:t xml:space="preserve">, </w:t>
      </w:r>
      <w:proofErr w:type="spellStart"/>
      <w:r w:rsidRPr="00BB0106">
        <w:t>serta</w:t>
      </w:r>
      <w:proofErr w:type="spellEnd"/>
      <w:r w:rsidRPr="00BB0106">
        <w:t xml:space="preserve"> </w:t>
      </w:r>
      <w:proofErr w:type="spellStart"/>
      <w:r w:rsidRPr="00BB0106">
        <w:t>agregasi</w:t>
      </w:r>
      <w:proofErr w:type="spellEnd"/>
      <w:r w:rsidRPr="00BB0106">
        <w:t xml:space="preserve"> data </w:t>
      </w:r>
      <w:proofErr w:type="spellStart"/>
      <w:r w:rsidRPr="00BB0106">
        <w:t>untuk</w:t>
      </w:r>
      <w:proofErr w:type="spellEnd"/>
      <w:r w:rsidRPr="00BB0106">
        <w:t xml:space="preserve"> </w:t>
      </w:r>
      <w:proofErr w:type="spellStart"/>
      <w:r w:rsidRPr="00BB0106">
        <w:t>analisis</w:t>
      </w:r>
      <w:proofErr w:type="spellEnd"/>
      <w:r w:rsidRPr="00BB0106">
        <w:t xml:space="preserve"> </w:t>
      </w:r>
      <w:proofErr w:type="spellStart"/>
      <w:r w:rsidRPr="00BB0106">
        <w:t>lanjutan</w:t>
      </w:r>
      <w:proofErr w:type="spellEnd"/>
      <w:r w:rsidRPr="00BB0106">
        <w:t xml:space="preserve">. Pandas </w:t>
      </w:r>
      <w:proofErr w:type="spellStart"/>
      <w:r w:rsidRPr="00BB0106">
        <w:t>mendukung</w:t>
      </w:r>
      <w:proofErr w:type="spellEnd"/>
      <w:r w:rsidRPr="00BB0106">
        <w:t xml:space="preserve"> </w:t>
      </w:r>
      <w:proofErr w:type="spellStart"/>
      <w:r w:rsidRPr="00BB0106">
        <w:t>berbagai</w:t>
      </w:r>
      <w:proofErr w:type="spellEnd"/>
      <w:r w:rsidRPr="00BB0106">
        <w:t xml:space="preserve"> </w:t>
      </w:r>
      <w:proofErr w:type="spellStart"/>
      <w:r w:rsidRPr="00BB0106">
        <w:t>operasi</w:t>
      </w:r>
      <w:proofErr w:type="spellEnd"/>
      <w:r w:rsidRPr="00BB0106">
        <w:t xml:space="preserve"> </w:t>
      </w:r>
      <w:proofErr w:type="spellStart"/>
      <w:r w:rsidRPr="00BB0106">
        <w:t>kompleks</w:t>
      </w:r>
      <w:proofErr w:type="spellEnd"/>
      <w:r w:rsidRPr="00BB0106">
        <w:t xml:space="preserve"> </w:t>
      </w:r>
      <w:proofErr w:type="spellStart"/>
      <w:r w:rsidRPr="00BB0106">
        <w:t>seperti</w:t>
      </w:r>
      <w:proofErr w:type="spellEnd"/>
      <w:r w:rsidRPr="00BB0106">
        <w:t xml:space="preserve"> </w:t>
      </w:r>
      <w:proofErr w:type="spellStart"/>
      <w:r w:rsidRPr="00BB0106">
        <w:t>penggabungan</w:t>
      </w:r>
      <w:proofErr w:type="spellEnd"/>
      <w:r w:rsidRPr="00BB0106">
        <w:t xml:space="preserve"> (</w:t>
      </w:r>
      <w:r w:rsidRPr="00BB0106">
        <w:rPr>
          <w:i/>
          <w:lang w:val="en-ID"/>
          <w:rPrChange w:id="3593" w:author="Andries Pandia" w:date="2025-08-26T08:27:00Z">
            <w:rPr>
              <w:rFonts w:eastAsiaTheme="majorEastAsia" w:cstheme="majorBidi"/>
              <w:b/>
              <w:color w:val="000000"/>
              <w:spacing w:val="15"/>
              <w:lang w:val="en-US"/>
            </w:rPr>
          </w:rPrChange>
        </w:rPr>
        <w:t>merge</w:t>
      </w:r>
      <w:r w:rsidRPr="00BB0106">
        <w:t xml:space="preserve">), </w:t>
      </w:r>
      <w:proofErr w:type="spellStart"/>
      <w:r w:rsidRPr="00BB0106">
        <w:t>pengelompokan</w:t>
      </w:r>
      <w:proofErr w:type="spellEnd"/>
      <w:r w:rsidRPr="00BB0106">
        <w:t xml:space="preserve"> (</w:t>
      </w:r>
      <w:proofErr w:type="spellStart"/>
      <w:r w:rsidRPr="00BB0106">
        <w:rPr>
          <w:i/>
          <w:lang w:val="en-ID"/>
          <w:rPrChange w:id="3594" w:author="Andries Pandia" w:date="2025-08-26T08:27:00Z">
            <w:rPr>
              <w:rFonts w:eastAsiaTheme="majorEastAsia" w:cstheme="majorBidi"/>
              <w:b/>
              <w:color w:val="000000"/>
              <w:spacing w:val="15"/>
              <w:lang w:val="en-US"/>
            </w:rPr>
          </w:rPrChange>
        </w:rPr>
        <w:t>groupby</w:t>
      </w:r>
      <w:proofErr w:type="spellEnd"/>
      <w:r w:rsidRPr="00BB0106">
        <w:t xml:space="preserve">), </w:t>
      </w:r>
      <w:r w:rsidRPr="00BB0106">
        <w:rPr>
          <w:i/>
          <w:rPrChange w:id="3595" w:author="Andries Pandia" w:date="2025-08-26T08:27:00Z">
            <w:rPr>
              <w:rFonts w:eastAsiaTheme="majorEastAsia" w:cstheme="majorBidi"/>
              <w:b/>
              <w:color w:val="000000"/>
              <w:spacing w:val="15"/>
              <w:lang w:val="en-US"/>
            </w:rPr>
          </w:rPrChange>
        </w:rPr>
        <w:t>pivoting</w:t>
      </w:r>
      <w:r w:rsidRPr="00BB0106">
        <w:t xml:space="preserve">, dan </w:t>
      </w:r>
      <w:proofErr w:type="spellStart"/>
      <w:r w:rsidRPr="00BB0106">
        <w:t>penyaringan</w:t>
      </w:r>
      <w:proofErr w:type="spellEnd"/>
      <w:r w:rsidRPr="00BB0106">
        <w:t xml:space="preserve"> data (</w:t>
      </w:r>
      <w:r w:rsidRPr="00BB0106">
        <w:rPr>
          <w:i/>
          <w:lang w:val="en-ID"/>
          <w:rPrChange w:id="3596" w:author="Andries Pandia" w:date="2025-08-26T08:27:00Z">
            <w:rPr>
              <w:rFonts w:eastAsiaTheme="majorEastAsia" w:cstheme="majorBidi"/>
              <w:b/>
              <w:color w:val="000000"/>
              <w:spacing w:val="15"/>
              <w:lang w:val="en-US"/>
            </w:rPr>
          </w:rPrChange>
        </w:rPr>
        <w:t>filtering</w:t>
      </w:r>
      <w:r w:rsidRPr="00BB0106">
        <w:t xml:space="preserve">), </w:t>
      </w:r>
      <w:proofErr w:type="spellStart"/>
      <w:r w:rsidRPr="00BB0106">
        <w:t>sehingga</w:t>
      </w:r>
      <w:proofErr w:type="spellEnd"/>
      <w:r w:rsidRPr="00BB0106">
        <w:t xml:space="preserve"> sangat </w:t>
      </w:r>
      <w:proofErr w:type="spellStart"/>
      <w:r w:rsidRPr="00BB0106">
        <w:t>membantu</w:t>
      </w:r>
      <w:proofErr w:type="spellEnd"/>
      <w:r w:rsidRPr="00BB0106">
        <w:t xml:space="preserve"> </w:t>
      </w:r>
      <w:proofErr w:type="spellStart"/>
      <w:r w:rsidRPr="00BB0106">
        <w:t>dalam</w:t>
      </w:r>
      <w:proofErr w:type="spellEnd"/>
      <w:r w:rsidRPr="00BB0106">
        <w:t xml:space="preserve"> </w:t>
      </w:r>
      <w:proofErr w:type="spellStart"/>
      <w:r w:rsidRPr="00BB0106">
        <w:t>pengolahan</w:t>
      </w:r>
      <w:proofErr w:type="spellEnd"/>
      <w:r w:rsidRPr="00BB0106">
        <w:t xml:space="preserve"> data </w:t>
      </w:r>
      <w:proofErr w:type="spellStart"/>
      <w:r w:rsidRPr="00BB0106">
        <w:t>perdagangan</w:t>
      </w:r>
      <w:proofErr w:type="spellEnd"/>
      <w:r w:rsidRPr="00BB0106">
        <w:t xml:space="preserve"> </w:t>
      </w:r>
      <w:proofErr w:type="spellStart"/>
      <w:r w:rsidRPr="00BB0106">
        <w:t>manusia</w:t>
      </w:r>
      <w:proofErr w:type="spellEnd"/>
      <w:r w:rsidRPr="00BB0106">
        <w:t xml:space="preserve"> yang </w:t>
      </w:r>
      <w:proofErr w:type="spellStart"/>
      <w:r w:rsidRPr="00BB0106">
        <w:t>sering</w:t>
      </w:r>
      <w:proofErr w:type="spellEnd"/>
      <w:r w:rsidRPr="00BB0106">
        <w:t xml:space="preserve"> kali </w:t>
      </w:r>
      <w:proofErr w:type="spellStart"/>
      <w:r w:rsidRPr="00BB0106">
        <w:t>tidak</w:t>
      </w:r>
      <w:proofErr w:type="spellEnd"/>
      <w:r w:rsidRPr="00BB0106">
        <w:t xml:space="preserve"> </w:t>
      </w:r>
      <w:proofErr w:type="spellStart"/>
      <w:r w:rsidRPr="00BB0106">
        <w:t>terstruktur</w:t>
      </w:r>
      <w:proofErr w:type="spellEnd"/>
      <w:r w:rsidRPr="00BB0106">
        <w:t xml:space="preserve"> dan </w:t>
      </w:r>
      <w:proofErr w:type="spellStart"/>
      <w:r w:rsidRPr="00BB0106">
        <w:t>berukuran</w:t>
      </w:r>
      <w:proofErr w:type="spellEnd"/>
      <w:r w:rsidRPr="00BB0106">
        <w:t xml:space="preserve"> </w:t>
      </w:r>
      <w:proofErr w:type="spellStart"/>
      <w:r w:rsidRPr="00BB0106">
        <w:t>besar</w:t>
      </w:r>
      <w:proofErr w:type="spellEnd"/>
      <w:r w:rsidRPr="00BB0106">
        <w:t>.</w:t>
      </w:r>
    </w:p>
    <w:p w14:paraId="2D6B31E8" w14:textId="267CA3DF" w:rsidR="00C055D0" w:rsidRPr="00BB0106" w:rsidRDefault="00C055D0" w:rsidP="002D5E98">
      <w:pPr>
        <w:rPr>
          <w:noProof/>
          <w:lang w:val="id-ID"/>
          <w:rPrChange w:id="3597" w:author="Andries Pandia" w:date="2025-08-26T08:27:00Z">
            <w:rPr/>
          </w:rPrChange>
        </w:rPr>
      </w:pPr>
      <w:del w:id="3598" w:author="Andries Pandia" w:date="2025-08-21T17:35:00Z">
        <w:r w:rsidRPr="00BB0106" w:rsidDel="002C6853">
          <w:rPr>
            <w:noProof/>
            <w:lang w:val="id-ID"/>
            <w:rPrChange w:id="3599" w:author="Andries Pandia" w:date="2025-08-26T08:27:00Z">
              <w:rPr/>
            </w:rPrChange>
          </w:rPr>
          <w:br/>
        </w:r>
      </w:del>
    </w:p>
    <w:p w14:paraId="787F5574" w14:textId="77777777" w:rsidR="00C055D0" w:rsidRPr="00BB0106" w:rsidRDefault="00C055D0" w:rsidP="00AF4743">
      <w:pPr>
        <w:pStyle w:val="ListParagraph"/>
        <w:numPr>
          <w:ilvl w:val="0"/>
          <w:numId w:val="8"/>
        </w:numPr>
      </w:pPr>
      <w:r w:rsidRPr="00BB0106">
        <w:t>Seaborn</w:t>
      </w:r>
    </w:p>
    <w:p w14:paraId="176EE13B" w14:textId="19C11294" w:rsidR="00C055D0" w:rsidRPr="00BB0106" w:rsidDel="002C6853" w:rsidRDefault="00C055D0" w:rsidP="002D5E98">
      <w:pPr>
        <w:rPr>
          <w:del w:id="3600" w:author="Andries Pandia" w:date="2025-08-21T17:35:00Z"/>
          <w:noProof/>
          <w:kern w:val="2"/>
          <w:lang w:val="id-ID"/>
          <w14:ligatures w14:val="standardContextual"/>
          <w:rPrChange w:id="3601" w:author="Andries Pandia" w:date="2025-08-26T08:27:00Z">
            <w:rPr>
              <w:del w:id="3602" w:author="Andries Pandia" w:date="2025-08-21T17:35:00Z"/>
            </w:rPr>
          </w:rPrChange>
        </w:rPr>
      </w:pPr>
      <w:r w:rsidRPr="00BB0106">
        <w:rPr>
          <w:noProof/>
          <w:lang w:val="id-ID"/>
          <w:rPrChange w:id="3603" w:author="Andries Pandia" w:date="2025-08-26T08:27:00Z">
            <w:rPr/>
          </w:rPrChange>
        </w:rPr>
        <w:t xml:space="preserve">Seaborn adalah </w:t>
      </w:r>
      <w:r w:rsidRPr="00BB0106">
        <w:rPr>
          <w:i/>
          <w:noProof/>
          <w:lang w:val="id-ID"/>
          <w:rPrChange w:id="3604" w:author="Andries Pandia" w:date="2025-08-26T08:27:00Z">
            <w:rPr>
              <w:rFonts w:eastAsiaTheme="majorEastAsia" w:cstheme="majorBidi"/>
              <w:b/>
              <w:color w:val="000000"/>
              <w:spacing w:val="15"/>
              <w:lang w:val="en-US"/>
            </w:rPr>
          </w:rPrChange>
        </w:rPr>
        <w:t>library</w:t>
      </w:r>
      <w:r w:rsidRPr="00BB0106">
        <w:t xml:space="preserve"> </w:t>
      </w:r>
      <w:proofErr w:type="spellStart"/>
      <w:r w:rsidRPr="00BB0106">
        <w:t>visualisasi</w:t>
      </w:r>
      <w:proofErr w:type="spellEnd"/>
      <w:r w:rsidRPr="00BB0106">
        <w:t xml:space="preserve"> yang </w:t>
      </w:r>
      <w:proofErr w:type="spellStart"/>
      <w:r w:rsidRPr="00BB0106">
        <w:t>dibangun</w:t>
      </w:r>
      <w:proofErr w:type="spellEnd"/>
      <w:r w:rsidRPr="00BB0106">
        <w:t xml:space="preserve"> di </w:t>
      </w:r>
      <w:proofErr w:type="spellStart"/>
      <w:r w:rsidRPr="00BB0106">
        <w:t>atas</w:t>
      </w:r>
      <w:proofErr w:type="spellEnd"/>
      <w:r w:rsidRPr="00BB0106">
        <w:t xml:space="preserve"> Matplotlib </w:t>
      </w:r>
      <w:proofErr w:type="spellStart"/>
      <w:r w:rsidRPr="00BB0106">
        <w:t>dengan</w:t>
      </w:r>
      <w:proofErr w:type="spellEnd"/>
      <w:r w:rsidRPr="00BB0106">
        <w:t xml:space="preserve"> </w:t>
      </w:r>
      <w:proofErr w:type="spellStart"/>
      <w:r w:rsidRPr="00BB0106">
        <w:t>antarmuka</w:t>
      </w:r>
      <w:proofErr w:type="spellEnd"/>
      <w:r w:rsidRPr="00BB0106">
        <w:t xml:space="preserve"> yang </w:t>
      </w:r>
      <w:proofErr w:type="spellStart"/>
      <w:r w:rsidRPr="00BB0106">
        <w:t>lebih</w:t>
      </w:r>
      <w:proofErr w:type="spellEnd"/>
      <w:r w:rsidRPr="00BB0106">
        <w:t xml:space="preserve"> </w:t>
      </w:r>
      <w:proofErr w:type="spellStart"/>
      <w:r w:rsidRPr="00BB0106">
        <w:t>mudah</w:t>
      </w:r>
      <w:proofErr w:type="spellEnd"/>
      <w:r w:rsidRPr="00BB0106">
        <w:t xml:space="preserve"> </w:t>
      </w:r>
      <w:proofErr w:type="spellStart"/>
      <w:r w:rsidRPr="00BB0106">
        <w:t>digunakan</w:t>
      </w:r>
      <w:proofErr w:type="spellEnd"/>
      <w:r w:rsidRPr="00BB0106">
        <w:t xml:space="preserve"> dan </w:t>
      </w:r>
      <w:proofErr w:type="spellStart"/>
      <w:r w:rsidRPr="00BB0106">
        <w:t>desain</w:t>
      </w:r>
      <w:proofErr w:type="spellEnd"/>
      <w:r w:rsidRPr="00BB0106">
        <w:t xml:space="preserve"> </w:t>
      </w:r>
      <w:proofErr w:type="spellStart"/>
      <w:r w:rsidRPr="00BB0106">
        <w:t>grafik</w:t>
      </w:r>
      <w:proofErr w:type="spellEnd"/>
      <w:r w:rsidRPr="00BB0106">
        <w:t xml:space="preserve"> yang </w:t>
      </w:r>
      <w:proofErr w:type="spellStart"/>
      <w:r w:rsidRPr="00BB0106">
        <w:t>lebih</w:t>
      </w:r>
      <w:proofErr w:type="spellEnd"/>
      <w:r w:rsidRPr="00BB0106">
        <w:t xml:space="preserve"> </w:t>
      </w:r>
      <w:proofErr w:type="spellStart"/>
      <w:r w:rsidRPr="00BB0106">
        <w:t>estetis</w:t>
      </w:r>
      <w:proofErr w:type="spellEnd"/>
      <w:r w:rsidRPr="00BB0106">
        <w:t xml:space="preserve">. </w:t>
      </w:r>
      <w:r w:rsidRPr="00BB0106">
        <w:rPr>
          <w:i/>
          <w:lang w:val="en-ID"/>
          <w:rPrChange w:id="3605" w:author="Andries Pandia" w:date="2025-08-26T08:27:00Z">
            <w:rPr>
              <w:rFonts w:eastAsiaTheme="majorEastAsia" w:cstheme="majorBidi"/>
              <w:b/>
              <w:color w:val="000000"/>
              <w:spacing w:val="15"/>
              <w:lang w:val="en-US"/>
            </w:rPr>
          </w:rPrChange>
        </w:rPr>
        <w:t>Library</w:t>
      </w:r>
      <w:r w:rsidRPr="00BB0106">
        <w:t xml:space="preserve"> </w:t>
      </w:r>
      <w:proofErr w:type="spellStart"/>
      <w:r w:rsidRPr="00BB0106">
        <w:t>ini</w:t>
      </w:r>
      <w:proofErr w:type="spellEnd"/>
      <w:r w:rsidRPr="00BB0106">
        <w:t xml:space="preserve"> </w:t>
      </w:r>
      <w:proofErr w:type="spellStart"/>
      <w:r w:rsidRPr="00BB0106">
        <w:t>digunakan</w:t>
      </w:r>
      <w:proofErr w:type="spellEnd"/>
      <w:r w:rsidRPr="00BB0106">
        <w:t xml:space="preserve"> </w:t>
      </w:r>
      <w:proofErr w:type="spellStart"/>
      <w:r w:rsidRPr="00BB0106">
        <w:t>untuk</w:t>
      </w:r>
      <w:proofErr w:type="spellEnd"/>
      <w:r w:rsidRPr="00BB0106">
        <w:t xml:space="preserve"> </w:t>
      </w:r>
      <w:proofErr w:type="spellStart"/>
      <w:r w:rsidRPr="00BB0106">
        <w:t>membuat</w:t>
      </w:r>
      <w:proofErr w:type="spellEnd"/>
      <w:r w:rsidRPr="00BB0106">
        <w:t xml:space="preserve"> </w:t>
      </w:r>
      <w:proofErr w:type="spellStart"/>
      <w:r w:rsidRPr="00BB0106">
        <w:t>visualisasi</w:t>
      </w:r>
      <w:proofErr w:type="spellEnd"/>
      <w:r w:rsidRPr="00BB0106">
        <w:t xml:space="preserve"> </w:t>
      </w:r>
      <w:proofErr w:type="spellStart"/>
      <w:r w:rsidRPr="00BB0106">
        <w:t>statistik</w:t>
      </w:r>
      <w:proofErr w:type="spellEnd"/>
      <w:r w:rsidRPr="00BB0106">
        <w:t xml:space="preserve"> yang </w:t>
      </w:r>
      <w:proofErr w:type="spellStart"/>
      <w:r w:rsidRPr="00BB0106">
        <w:t>menonjolkan</w:t>
      </w:r>
      <w:proofErr w:type="spellEnd"/>
      <w:r w:rsidRPr="00BB0106">
        <w:t xml:space="preserve"> </w:t>
      </w:r>
      <w:proofErr w:type="spellStart"/>
      <w:r w:rsidRPr="00BB0106">
        <w:t>hubungan</w:t>
      </w:r>
      <w:proofErr w:type="spellEnd"/>
      <w:r w:rsidRPr="00BB0106">
        <w:t xml:space="preserve"> </w:t>
      </w:r>
      <w:proofErr w:type="spellStart"/>
      <w:r w:rsidRPr="00BB0106">
        <w:t>antar</w:t>
      </w:r>
      <w:proofErr w:type="spellEnd"/>
      <w:r w:rsidRPr="00BB0106">
        <w:t xml:space="preserve"> </w:t>
      </w:r>
      <w:proofErr w:type="spellStart"/>
      <w:r w:rsidRPr="00BB0106">
        <w:t>variabel</w:t>
      </w:r>
      <w:proofErr w:type="spellEnd"/>
      <w:r w:rsidRPr="00BB0106">
        <w:t xml:space="preserve"> dan </w:t>
      </w:r>
      <w:proofErr w:type="spellStart"/>
      <w:r w:rsidRPr="00BB0106">
        <w:t>distribusi</w:t>
      </w:r>
      <w:proofErr w:type="spellEnd"/>
      <w:r w:rsidRPr="00BB0106">
        <w:t xml:space="preserve"> data yang </w:t>
      </w:r>
      <w:proofErr w:type="spellStart"/>
      <w:r w:rsidRPr="00BB0106">
        <w:t>kompleks</w:t>
      </w:r>
      <w:proofErr w:type="spellEnd"/>
      <w:r w:rsidRPr="00BB0106">
        <w:t xml:space="preserve">, </w:t>
      </w:r>
      <w:proofErr w:type="spellStart"/>
      <w:r w:rsidRPr="00BB0106">
        <w:t>sehingga</w:t>
      </w:r>
      <w:proofErr w:type="spellEnd"/>
      <w:r w:rsidRPr="00BB0106">
        <w:t xml:space="preserve"> </w:t>
      </w:r>
      <w:proofErr w:type="spellStart"/>
      <w:r w:rsidRPr="00BB0106">
        <w:t>mempermudah</w:t>
      </w:r>
      <w:proofErr w:type="spellEnd"/>
      <w:r w:rsidRPr="00BB0106">
        <w:t xml:space="preserve"> </w:t>
      </w:r>
      <w:proofErr w:type="spellStart"/>
      <w:r w:rsidRPr="00BB0106">
        <w:t>pemahaman</w:t>
      </w:r>
      <w:proofErr w:type="spellEnd"/>
      <w:r w:rsidRPr="00BB0106">
        <w:t xml:space="preserve"> </w:t>
      </w:r>
      <w:proofErr w:type="spellStart"/>
      <w:r w:rsidRPr="00BB0106">
        <w:t>pola</w:t>
      </w:r>
      <w:proofErr w:type="spellEnd"/>
      <w:r w:rsidRPr="00BB0106">
        <w:t xml:space="preserve"> </w:t>
      </w:r>
      <w:proofErr w:type="spellStart"/>
      <w:r w:rsidRPr="00BB0106">
        <w:t>distribusi</w:t>
      </w:r>
      <w:proofErr w:type="spellEnd"/>
      <w:r w:rsidRPr="00BB0106">
        <w:t xml:space="preserve"> korban, </w:t>
      </w:r>
      <w:proofErr w:type="spellStart"/>
      <w:r w:rsidRPr="00BB0106">
        <w:t>daerah</w:t>
      </w:r>
      <w:proofErr w:type="spellEnd"/>
      <w:r w:rsidRPr="00BB0106">
        <w:t xml:space="preserve"> </w:t>
      </w:r>
      <w:proofErr w:type="spellStart"/>
      <w:r w:rsidRPr="00BB0106">
        <w:t>rawan</w:t>
      </w:r>
      <w:proofErr w:type="spellEnd"/>
      <w:r w:rsidRPr="00BB0106">
        <w:t xml:space="preserve">, dan </w:t>
      </w:r>
      <w:proofErr w:type="spellStart"/>
      <w:r w:rsidRPr="00BB0106">
        <w:t>variasi</w:t>
      </w:r>
      <w:proofErr w:type="spellEnd"/>
      <w:r w:rsidRPr="00BB0106">
        <w:t xml:space="preserve"> </w:t>
      </w:r>
      <w:proofErr w:type="spellStart"/>
      <w:r w:rsidRPr="00BB0106">
        <w:t>kelompok</w:t>
      </w:r>
      <w:proofErr w:type="spellEnd"/>
      <w:r w:rsidRPr="00BB0106">
        <w:t xml:space="preserve"> </w:t>
      </w:r>
      <w:proofErr w:type="spellStart"/>
      <w:r w:rsidRPr="00BB0106">
        <w:t>eksploitasi</w:t>
      </w:r>
      <w:proofErr w:type="spellEnd"/>
      <w:r w:rsidRPr="00BB0106">
        <w:t>.</w:t>
      </w:r>
    </w:p>
    <w:p w14:paraId="681156F7" w14:textId="723D63BA" w:rsidR="00C055D0" w:rsidRPr="00BB0106" w:rsidRDefault="00C055D0" w:rsidP="002D5E98">
      <w:pPr>
        <w:rPr>
          <w:noProof/>
          <w:lang w:val="id-ID"/>
          <w:rPrChange w:id="3606" w:author="Andries Pandia" w:date="2025-08-26T08:27:00Z">
            <w:rPr/>
          </w:rPrChange>
        </w:rPr>
      </w:pPr>
      <w:del w:id="3607" w:author="Andries Pandia" w:date="2025-08-21T17:35:00Z">
        <w:r w:rsidRPr="00BB0106" w:rsidDel="002C6853">
          <w:rPr>
            <w:noProof/>
            <w:lang w:val="id-ID"/>
            <w:rPrChange w:id="3608" w:author="Andries Pandia" w:date="2025-08-26T08:27:00Z">
              <w:rPr/>
            </w:rPrChange>
          </w:rPr>
          <w:br/>
        </w:r>
      </w:del>
    </w:p>
    <w:p w14:paraId="27113AB8" w14:textId="77777777" w:rsidR="00C055D0" w:rsidRPr="00BB0106" w:rsidRDefault="00C055D0" w:rsidP="00AF4743">
      <w:pPr>
        <w:pStyle w:val="ListParagraph"/>
        <w:numPr>
          <w:ilvl w:val="0"/>
          <w:numId w:val="8"/>
        </w:numPr>
      </w:pPr>
      <w:r w:rsidRPr="00BB0106">
        <w:t>Matplotlib</w:t>
      </w:r>
    </w:p>
    <w:p w14:paraId="14080996" w14:textId="2C4BE3AB" w:rsidR="00C055D0" w:rsidRPr="00BB0106" w:rsidDel="002C6853" w:rsidRDefault="00C055D0" w:rsidP="002D5E98">
      <w:pPr>
        <w:rPr>
          <w:del w:id="3609" w:author="Andries Pandia" w:date="2025-08-21T17:36:00Z"/>
          <w:noProof/>
          <w:kern w:val="2"/>
          <w:lang w:val="id-ID"/>
          <w14:ligatures w14:val="standardContextual"/>
          <w:rPrChange w:id="3610" w:author="Andries Pandia" w:date="2025-08-26T08:27:00Z">
            <w:rPr>
              <w:del w:id="3611" w:author="Andries Pandia" w:date="2025-08-21T17:36:00Z"/>
            </w:rPr>
          </w:rPrChange>
        </w:rPr>
      </w:pPr>
      <w:r w:rsidRPr="00BB0106">
        <w:rPr>
          <w:noProof/>
          <w:lang w:val="id-ID"/>
          <w:rPrChange w:id="3612" w:author="Andries Pandia" w:date="2025-08-26T08:27:00Z">
            <w:rPr/>
          </w:rPrChange>
        </w:rPr>
        <w:t xml:space="preserve">Matplotlib adalah </w:t>
      </w:r>
      <w:r w:rsidRPr="00BB0106">
        <w:rPr>
          <w:i/>
          <w:noProof/>
          <w:lang w:val="id-ID"/>
          <w:rPrChange w:id="3613" w:author="Andries Pandia" w:date="2025-08-26T08:27:00Z">
            <w:rPr>
              <w:rFonts w:eastAsiaTheme="majorEastAsia" w:cstheme="majorBidi"/>
              <w:b/>
              <w:color w:val="000000"/>
              <w:spacing w:val="15"/>
              <w:lang w:val="en-US"/>
            </w:rPr>
          </w:rPrChange>
        </w:rPr>
        <w:t>library</w:t>
      </w:r>
      <w:r w:rsidRPr="00BB0106">
        <w:t xml:space="preserve"> </w:t>
      </w:r>
      <w:proofErr w:type="spellStart"/>
      <w:r w:rsidRPr="00BB0106">
        <w:t>visualisasi</w:t>
      </w:r>
      <w:proofErr w:type="spellEnd"/>
      <w:r w:rsidRPr="00BB0106">
        <w:t xml:space="preserve"> </w:t>
      </w:r>
      <w:proofErr w:type="spellStart"/>
      <w:r w:rsidRPr="00BB0106">
        <w:t>dasar</w:t>
      </w:r>
      <w:proofErr w:type="spellEnd"/>
      <w:r w:rsidRPr="00BB0106">
        <w:t xml:space="preserve"> di Python yang </w:t>
      </w:r>
      <w:proofErr w:type="spellStart"/>
      <w:r w:rsidRPr="00BB0106">
        <w:t>memungkinkan</w:t>
      </w:r>
      <w:proofErr w:type="spellEnd"/>
      <w:r w:rsidRPr="00BB0106">
        <w:t xml:space="preserve"> </w:t>
      </w:r>
      <w:proofErr w:type="spellStart"/>
      <w:r w:rsidRPr="00BB0106">
        <w:t>pembuatan</w:t>
      </w:r>
      <w:proofErr w:type="spellEnd"/>
      <w:r w:rsidRPr="00BB0106">
        <w:t xml:space="preserve"> </w:t>
      </w:r>
      <w:proofErr w:type="spellStart"/>
      <w:r w:rsidRPr="00BB0106">
        <w:t>berbagai</w:t>
      </w:r>
      <w:proofErr w:type="spellEnd"/>
      <w:r w:rsidRPr="00BB0106">
        <w:t xml:space="preserve"> </w:t>
      </w:r>
      <w:proofErr w:type="spellStart"/>
      <w:r w:rsidRPr="00BB0106">
        <w:t>jenis</w:t>
      </w:r>
      <w:proofErr w:type="spellEnd"/>
      <w:r w:rsidRPr="00BB0106">
        <w:t xml:space="preserve"> </w:t>
      </w:r>
      <w:proofErr w:type="spellStart"/>
      <w:r w:rsidRPr="00BB0106">
        <w:t>grafik</w:t>
      </w:r>
      <w:proofErr w:type="spellEnd"/>
      <w:r w:rsidRPr="00BB0106">
        <w:t xml:space="preserve"> </w:t>
      </w:r>
      <w:proofErr w:type="spellStart"/>
      <w:r w:rsidRPr="00BB0106">
        <w:t>kustom</w:t>
      </w:r>
      <w:proofErr w:type="spellEnd"/>
      <w:r w:rsidRPr="00BB0106">
        <w:t xml:space="preserve">, </w:t>
      </w:r>
      <w:proofErr w:type="spellStart"/>
      <w:r w:rsidRPr="00BB0106">
        <w:t>mulai</w:t>
      </w:r>
      <w:proofErr w:type="spellEnd"/>
      <w:r w:rsidRPr="00BB0106">
        <w:t xml:space="preserve"> </w:t>
      </w:r>
      <w:proofErr w:type="spellStart"/>
      <w:r w:rsidRPr="00BB0106">
        <w:t>dari</w:t>
      </w:r>
      <w:proofErr w:type="spellEnd"/>
      <w:r w:rsidRPr="00BB0106">
        <w:t xml:space="preserve"> histogram, </w:t>
      </w:r>
      <w:r w:rsidRPr="00BB0106">
        <w:rPr>
          <w:i/>
          <w:lang w:val="en-ID"/>
          <w:rPrChange w:id="3614" w:author="Andries Pandia" w:date="2025-08-26T08:27:00Z">
            <w:rPr>
              <w:rFonts w:eastAsiaTheme="majorEastAsia" w:cstheme="majorBidi"/>
              <w:b/>
              <w:color w:val="000000"/>
              <w:spacing w:val="15"/>
              <w:lang w:val="en-US"/>
            </w:rPr>
          </w:rPrChange>
        </w:rPr>
        <w:t>scatter plot</w:t>
      </w:r>
      <w:r w:rsidRPr="00BB0106">
        <w:t xml:space="preserve">, </w:t>
      </w:r>
      <w:r w:rsidRPr="00BB0106">
        <w:rPr>
          <w:i/>
          <w:lang w:val="en-ID"/>
          <w:rPrChange w:id="3615" w:author="Andries Pandia" w:date="2025-08-26T08:27:00Z">
            <w:rPr>
              <w:rFonts w:eastAsiaTheme="majorEastAsia" w:cstheme="majorBidi"/>
              <w:b/>
              <w:color w:val="000000"/>
              <w:spacing w:val="15"/>
              <w:lang w:val="en-US"/>
            </w:rPr>
          </w:rPrChange>
        </w:rPr>
        <w:t xml:space="preserve">line </w:t>
      </w:r>
      <w:r w:rsidRPr="00BB0106">
        <w:rPr>
          <w:i/>
          <w:noProof/>
          <w:lang w:val="id-ID"/>
          <w:rPrChange w:id="3616" w:author="Andries Pandia" w:date="2025-08-26T08:27:00Z">
            <w:rPr>
              <w:rFonts w:eastAsiaTheme="majorEastAsia" w:cstheme="majorBidi"/>
              <w:b/>
              <w:color w:val="000000"/>
              <w:spacing w:val="15"/>
              <w:lang w:val="en-US"/>
            </w:rPr>
          </w:rPrChange>
        </w:rPr>
        <w:lastRenderedPageBreak/>
        <w:t>chart</w:t>
      </w:r>
      <w:r w:rsidRPr="00BB0106">
        <w:t xml:space="preserve">, </w:t>
      </w:r>
      <w:proofErr w:type="spellStart"/>
      <w:r w:rsidRPr="00BB0106">
        <w:t>hingga</w:t>
      </w:r>
      <w:proofErr w:type="spellEnd"/>
      <w:r w:rsidRPr="00BB0106">
        <w:t xml:space="preserve"> </w:t>
      </w:r>
      <w:r w:rsidRPr="00BB0106">
        <w:rPr>
          <w:i/>
          <w:lang w:val="en-ID"/>
          <w:rPrChange w:id="3617" w:author="Andries Pandia" w:date="2025-08-26T08:27:00Z">
            <w:rPr>
              <w:rFonts w:eastAsiaTheme="majorEastAsia" w:cstheme="majorBidi"/>
              <w:b/>
              <w:color w:val="000000"/>
              <w:spacing w:val="15"/>
              <w:lang w:val="en-US"/>
            </w:rPr>
          </w:rPrChange>
        </w:rPr>
        <w:t>heatmap</w:t>
      </w:r>
      <w:r w:rsidRPr="00BB0106">
        <w:t xml:space="preserve">. </w:t>
      </w:r>
      <w:proofErr w:type="spellStart"/>
      <w:r w:rsidRPr="00BB0106">
        <w:t>Grafik-grafik</w:t>
      </w:r>
      <w:proofErr w:type="spellEnd"/>
      <w:r w:rsidRPr="00BB0106">
        <w:t xml:space="preserve"> </w:t>
      </w:r>
      <w:proofErr w:type="spellStart"/>
      <w:r w:rsidRPr="00BB0106">
        <w:t>ini</w:t>
      </w:r>
      <w:proofErr w:type="spellEnd"/>
      <w:r w:rsidRPr="00BB0106">
        <w:t xml:space="preserve"> </w:t>
      </w:r>
      <w:proofErr w:type="spellStart"/>
      <w:r w:rsidRPr="00BB0106">
        <w:t>penting</w:t>
      </w:r>
      <w:proofErr w:type="spellEnd"/>
      <w:r w:rsidRPr="00BB0106">
        <w:t xml:space="preserve"> </w:t>
      </w:r>
      <w:proofErr w:type="spellStart"/>
      <w:r w:rsidRPr="00BB0106">
        <w:t>untuk</w:t>
      </w:r>
      <w:proofErr w:type="spellEnd"/>
      <w:r w:rsidRPr="00BB0106">
        <w:t xml:space="preserve"> </w:t>
      </w:r>
      <w:proofErr w:type="spellStart"/>
      <w:r w:rsidRPr="00BB0106">
        <w:t>memvisualisasikan</w:t>
      </w:r>
      <w:proofErr w:type="spellEnd"/>
      <w:r w:rsidRPr="00BB0106">
        <w:t xml:space="preserve"> data </w:t>
      </w:r>
      <w:proofErr w:type="spellStart"/>
      <w:r w:rsidRPr="00BB0106">
        <w:t>spasial</w:t>
      </w:r>
      <w:proofErr w:type="spellEnd"/>
      <w:r w:rsidRPr="00BB0106">
        <w:t xml:space="preserve"> dan temporal </w:t>
      </w:r>
      <w:proofErr w:type="spellStart"/>
      <w:r w:rsidRPr="00BB0106">
        <w:t>dalam</w:t>
      </w:r>
      <w:proofErr w:type="spellEnd"/>
      <w:r w:rsidRPr="00BB0106">
        <w:t xml:space="preserve"> </w:t>
      </w:r>
      <w:proofErr w:type="spellStart"/>
      <w:r w:rsidRPr="00BB0106">
        <w:t>perdagangan</w:t>
      </w:r>
      <w:proofErr w:type="spellEnd"/>
      <w:r w:rsidRPr="00BB0106">
        <w:t xml:space="preserve"> </w:t>
      </w:r>
      <w:proofErr w:type="spellStart"/>
      <w:r w:rsidRPr="00BB0106">
        <w:t>manusia</w:t>
      </w:r>
      <w:proofErr w:type="spellEnd"/>
      <w:r w:rsidRPr="00BB0106">
        <w:t xml:space="preserve"> </w:t>
      </w:r>
      <w:proofErr w:type="spellStart"/>
      <w:r w:rsidRPr="00BB0106">
        <w:t>secara</w:t>
      </w:r>
      <w:proofErr w:type="spellEnd"/>
      <w:r w:rsidRPr="00BB0106">
        <w:t xml:space="preserve"> detail dan </w:t>
      </w:r>
      <w:proofErr w:type="spellStart"/>
      <w:r w:rsidRPr="00BB0106">
        <w:t>informatif</w:t>
      </w:r>
      <w:proofErr w:type="spellEnd"/>
      <w:r w:rsidRPr="00BB0106">
        <w:t>.</w:t>
      </w:r>
      <w:del w:id="3618" w:author="Andries Pandia" w:date="2025-08-21T17:36:00Z">
        <w:r w:rsidRPr="00BB0106" w:rsidDel="002C6853">
          <w:br/>
        </w:r>
      </w:del>
    </w:p>
    <w:p w14:paraId="720967EC" w14:textId="77777777" w:rsidR="002C6853" w:rsidRPr="00BB0106" w:rsidRDefault="002C6853" w:rsidP="002D5E98">
      <w:pPr>
        <w:rPr>
          <w:ins w:id="3619" w:author="Andries Pandia" w:date="2025-08-21T17:36:00Z"/>
          <w:noProof/>
          <w:lang w:val="id-ID"/>
          <w:rPrChange w:id="3620" w:author="Andries Pandia" w:date="2025-08-26T08:27:00Z">
            <w:rPr>
              <w:ins w:id="3621" w:author="Andries Pandia" w:date="2025-08-21T17:36:00Z"/>
              <w:lang w:val="en-US"/>
            </w:rPr>
          </w:rPrChange>
        </w:rPr>
      </w:pPr>
    </w:p>
    <w:p w14:paraId="11B7CD75" w14:textId="1811F152" w:rsidR="00C055D0" w:rsidRPr="00BB0106" w:rsidDel="002C6853" w:rsidRDefault="00C055D0" w:rsidP="002D5E98">
      <w:pPr>
        <w:rPr>
          <w:del w:id="3622" w:author="Andries Pandia" w:date="2025-08-21T17:37:00Z"/>
          <w:noProof/>
          <w:kern w:val="2"/>
          <w:lang w:val="id-ID"/>
          <w14:ligatures w14:val="standardContextual"/>
          <w:rPrChange w:id="3623" w:author="Andries Pandia" w:date="2025-08-26T08:27:00Z">
            <w:rPr>
              <w:del w:id="3624" w:author="Andries Pandia" w:date="2025-08-21T17:37:00Z"/>
            </w:rPr>
          </w:rPrChange>
        </w:rPr>
      </w:pPr>
      <w:r w:rsidRPr="00BB0106">
        <w:rPr>
          <w:noProof/>
          <w:lang w:val="id-ID"/>
          <w:rPrChange w:id="3625" w:author="Andries Pandia" w:date="2025-08-26T08:27:00Z">
            <w:rPr/>
          </w:rPrChange>
        </w:rPr>
        <w:t>Dalam konteks penelitian perdagangan manusia, Python juga berperan signifikan dalam mengotomatisasi proses pembersihan data (</w:t>
      </w:r>
      <w:r w:rsidRPr="00BB0106">
        <w:rPr>
          <w:i/>
          <w:noProof/>
          <w:lang w:val="id-ID"/>
          <w:rPrChange w:id="3626" w:author="Andries Pandia" w:date="2025-08-26T08:27:00Z">
            <w:rPr>
              <w:rFonts w:eastAsiaTheme="majorEastAsia" w:cstheme="majorBidi"/>
              <w:b/>
              <w:color w:val="000000"/>
              <w:spacing w:val="15"/>
              <w:lang w:val="en-US"/>
            </w:rPr>
          </w:rPrChange>
        </w:rPr>
        <w:t>data cleaning</w:t>
      </w:r>
      <w:r w:rsidRPr="00BB0106">
        <w:t xml:space="preserve">), </w:t>
      </w:r>
      <w:proofErr w:type="spellStart"/>
      <w:r w:rsidRPr="00BB0106">
        <w:t>pengolahan</w:t>
      </w:r>
      <w:proofErr w:type="spellEnd"/>
      <w:r w:rsidRPr="00BB0106">
        <w:t xml:space="preserve"> </w:t>
      </w:r>
      <w:r w:rsidRPr="00BB0106">
        <w:rPr>
          <w:i/>
          <w:lang w:val="en-ID"/>
          <w:rPrChange w:id="3627" w:author="Andries Pandia" w:date="2025-08-26T08:27:00Z">
            <w:rPr>
              <w:rFonts w:eastAsiaTheme="majorEastAsia" w:cstheme="majorBidi"/>
              <w:b/>
              <w:color w:val="000000"/>
              <w:spacing w:val="15"/>
              <w:lang w:val="en-US"/>
            </w:rPr>
          </w:rPrChange>
        </w:rPr>
        <w:t>dataset</w:t>
      </w:r>
      <w:r w:rsidRPr="00BB0106">
        <w:t xml:space="preserve"> </w:t>
      </w:r>
      <w:proofErr w:type="spellStart"/>
      <w:r w:rsidRPr="00BB0106">
        <w:t>besar</w:t>
      </w:r>
      <w:proofErr w:type="spellEnd"/>
      <w:r w:rsidRPr="00BB0106">
        <w:t xml:space="preserve"> </w:t>
      </w:r>
      <w:proofErr w:type="spellStart"/>
      <w:r w:rsidRPr="00BB0106">
        <w:t>dari</w:t>
      </w:r>
      <w:proofErr w:type="spellEnd"/>
      <w:r w:rsidRPr="00BB0106">
        <w:t xml:space="preserve"> </w:t>
      </w:r>
      <w:proofErr w:type="spellStart"/>
      <w:r w:rsidRPr="00BB0106">
        <w:t>berbagai</w:t>
      </w:r>
      <w:proofErr w:type="spellEnd"/>
      <w:r w:rsidRPr="00BB0106">
        <w:t xml:space="preserve"> </w:t>
      </w:r>
      <w:proofErr w:type="spellStart"/>
      <w:r w:rsidRPr="00BB0106">
        <w:t>sumber</w:t>
      </w:r>
      <w:proofErr w:type="spellEnd"/>
      <w:r w:rsidRPr="00BB0106">
        <w:t xml:space="preserve"> </w:t>
      </w:r>
      <w:proofErr w:type="spellStart"/>
      <w:r w:rsidRPr="00BB0106">
        <w:t>seperti</w:t>
      </w:r>
      <w:proofErr w:type="spellEnd"/>
      <w:r w:rsidRPr="00BB0106">
        <w:t xml:space="preserve"> data </w:t>
      </w:r>
      <w:proofErr w:type="spellStart"/>
      <w:r w:rsidRPr="00BB0106">
        <w:t>kepolisian</w:t>
      </w:r>
      <w:proofErr w:type="spellEnd"/>
      <w:r w:rsidRPr="00BB0106">
        <w:t xml:space="preserve">, </w:t>
      </w:r>
      <w:proofErr w:type="spellStart"/>
      <w:r w:rsidRPr="00BB0106">
        <w:t>lembaga</w:t>
      </w:r>
      <w:proofErr w:type="spellEnd"/>
      <w:r w:rsidRPr="00BB0106">
        <w:t xml:space="preserve"> </w:t>
      </w:r>
      <w:proofErr w:type="spellStart"/>
      <w:r w:rsidRPr="00BB0106">
        <w:t>perlindungan</w:t>
      </w:r>
      <w:proofErr w:type="spellEnd"/>
      <w:r w:rsidRPr="00BB0106">
        <w:t xml:space="preserve"> korban, dan </w:t>
      </w:r>
      <w:proofErr w:type="spellStart"/>
      <w:r w:rsidRPr="00BB0106">
        <w:t>organisasi</w:t>
      </w:r>
      <w:proofErr w:type="spellEnd"/>
      <w:r w:rsidRPr="00BB0106">
        <w:t xml:space="preserve"> </w:t>
      </w:r>
      <w:proofErr w:type="spellStart"/>
      <w:r w:rsidRPr="00BB0106">
        <w:t>internasional</w:t>
      </w:r>
      <w:proofErr w:type="spellEnd"/>
      <w:r w:rsidRPr="00BB0106">
        <w:t xml:space="preserve">. Hal </w:t>
      </w:r>
      <w:proofErr w:type="spellStart"/>
      <w:r w:rsidRPr="00BB0106">
        <w:t>ini</w:t>
      </w:r>
      <w:proofErr w:type="spellEnd"/>
      <w:r w:rsidRPr="00BB0106">
        <w:t xml:space="preserve"> </w:t>
      </w:r>
      <w:proofErr w:type="spellStart"/>
      <w:r w:rsidRPr="00BB0106">
        <w:t>memungkinkan</w:t>
      </w:r>
      <w:proofErr w:type="spellEnd"/>
      <w:r w:rsidRPr="00BB0106">
        <w:t xml:space="preserve"> </w:t>
      </w:r>
      <w:proofErr w:type="spellStart"/>
      <w:r w:rsidRPr="00BB0106">
        <w:t>analisis</w:t>
      </w:r>
      <w:proofErr w:type="spellEnd"/>
      <w:r w:rsidRPr="00BB0106">
        <w:t xml:space="preserve"> data </w:t>
      </w:r>
      <w:proofErr w:type="spellStart"/>
      <w:r w:rsidRPr="00BB0106">
        <w:t>secara</w:t>
      </w:r>
      <w:proofErr w:type="spellEnd"/>
      <w:r w:rsidRPr="00BB0106">
        <w:t xml:space="preserve"> </w:t>
      </w:r>
      <w:r w:rsidRPr="00BB0106">
        <w:rPr>
          <w:i/>
          <w:lang w:val="en-ID"/>
          <w:rPrChange w:id="3628" w:author="Andries Pandia" w:date="2025-08-26T08:27:00Z">
            <w:rPr>
              <w:rFonts w:eastAsiaTheme="majorEastAsia" w:cstheme="majorBidi"/>
              <w:b/>
              <w:color w:val="000000"/>
              <w:spacing w:val="15"/>
              <w:lang w:val="en-US"/>
            </w:rPr>
          </w:rPrChange>
        </w:rPr>
        <w:t>real-time</w:t>
      </w:r>
      <w:r w:rsidRPr="00BB0106">
        <w:t xml:space="preserve"> dan </w:t>
      </w:r>
      <w:proofErr w:type="spellStart"/>
      <w:r w:rsidRPr="00BB0106">
        <w:t>penarikan</w:t>
      </w:r>
      <w:proofErr w:type="spellEnd"/>
      <w:r w:rsidRPr="00BB0106">
        <w:t xml:space="preserve"> </w:t>
      </w:r>
      <w:r w:rsidRPr="00BB0106">
        <w:rPr>
          <w:i/>
          <w:lang w:val="en-ID"/>
          <w:rPrChange w:id="3629" w:author="Andries Pandia" w:date="2025-08-26T08:27:00Z">
            <w:rPr>
              <w:rFonts w:eastAsiaTheme="majorEastAsia" w:cstheme="majorBidi"/>
              <w:b/>
              <w:color w:val="000000"/>
              <w:spacing w:val="15"/>
              <w:lang w:val="en-US"/>
            </w:rPr>
          </w:rPrChange>
        </w:rPr>
        <w:t>insight</w:t>
      </w:r>
      <w:r w:rsidRPr="00BB0106">
        <w:t xml:space="preserve"> yang </w:t>
      </w:r>
      <w:proofErr w:type="spellStart"/>
      <w:r w:rsidRPr="00BB0106">
        <w:t>efisien</w:t>
      </w:r>
      <w:proofErr w:type="spellEnd"/>
      <w:r w:rsidRPr="00BB0106">
        <w:t xml:space="preserve">. Selain </w:t>
      </w:r>
      <w:proofErr w:type="spellStart"/>
      <w:r w:rsidRPr="00BB0106">
        <w:t>itu</w:t>
      </w:r>
      <w:proofErr w:type="spellEnd"/>
      <w:r w:rsidRPr="00BB0106">
        <w:t xml:space="preserve">, Python </w:t>
      </w:r>
      <w:proofErr w:type="spellStart"/>
      <w:r w:rsidRPr="00BB0106">
        <w:t>mendukung</w:t>
      </w:r>
      <w:proofErr w:type="spellEnd"/>
      <w:r w:rsidRPr="00BB0106">
        <w:t xml:space="preserve"> </w:t>
      </w:r>
      <w:proofErr w:type="spellStart"/>
      <w:r w:rsidRPr="00BB0106">
        <w:t>pemanfaatan</w:t>
      </w:r>
      <w:proofErr w:type="spellEnd"/>
      <w:r w:rsidRPr="00BB0106">
        <w:t xml:space="preserve"> </w:t>
      </w:r>
      <w:proofErr w:type="spellStart"/>
      <w:r w:rsidRPr="00BB0106">
        <w:t>algoritma</w:t>
      </w:r>
      <w:proofErr w:type="spellEnd"/>
      <w:r w:rsidRPr="00BB0106">
        <w:t xml:space="preserve"> </w:t>
      </w:r>
      <w:r w:rsidRPr="00BB0106">
        <w:rPr>
          <w:i/>
          <w:lang w:val="en-ID"/>
          <w:rPrChange w:id="3630" w:author="Andries Pandia" w:date="2025-08-26T08:27:00Z">
            <w:rPr>
              <w:rFonts w:eastAsiaTheme="majorEastAsia" w:cstheme="majorBidi"/>
              <w:b/>
              <w:color w:val="000000"/>
              <w:spacing w:val="15"/>
              <w:lang w:val="en-US"/>
            </w:rPr>
          </w:rPrChange>
        </w:rPr>
        <w:t>machine learning</w:t>
      </w:r>
      <w:r w:rsidRPr="00BB0106">
        <w:t xml:space="preserve"> </w:t>
      </w:r>
      <w:proofErr w:type="spellStart"/>
      <w:r w:rsidRPr="00BB0106">
        <w:t>untuk</w:t>
      </w:r>
      <w:proofErr w:type="spellEnd"/>
      <w:r w:rsidRPr="00BB0106">
        <w:t xml:space="preserve"> </w:t>
      </w:r>
      <w:proofErr w:type="spellStart"/>
      <w:r w:rsidRPr="00BB0106">
        <w:t>memprediksi</w:t>
      </w:r>
      <w:proofErr w:type="spellEnd"/>
      <w:r w:rsidRPr="00BB0106">
        <w:t xml:space="preserve"> </w:t>
      </w:r>
      <w:proofErr w:type="spellStart"/>
      <w:r w:rsidRPr="00BB0106">
        <w:t>distribusi</w:t>
      </w:r>
      <w:proofErr w:type="spellEnd"/>
      <w:r w:rsidRPr="00BB0106">
        <w:t xml:space="preserve"> korban, </w:t>
      </w:r>
      <w:proofErr w:type="spellStart"/>
      <w:r w:rsidRPr="00BB0106">
        <w:t>mengklasifikasikan</w:t>
      </w:r>
      <w:proofErr w:type="spellEnd"/>
      <w:r w:rsidRPr="00BB0106">
        <w:t xml:space="preserve"> </w:t>
      </w:r>
      <w:proofErr w:type="spellStart"/>
      <w:r w:rsidRPr="00BB0106">
        <w:t>jenis</w:t>
      </w:r>
      <w:proofErr w:type="spellEnd"/>
      <w:r w:rsidRPr="00BB0106">
        <w:t xml:space="preserve"> </w:t>
      </w:r>
      <w:proofErr w:type="spellStart"/>
      <w:r w:rsidRPr="00BB0106">
        <w:t>eksploitasi</w:t>
      </w:r>
      <w:proofErr w:type="spellEnd"/>
      <w:r w:rsidRPr="00BB0106">
        <w:t xml:space="preserve">, </w:t>
      </w:r>
      <w:proofErr w:type="spellStart"/>
      <w:r w:rsidRPr="00BB0106">
        <w:t>serta</w:t>
      </w:r>
      <w:proofErr w:type="spellEnd"/>
      <w:r w:rsidRPr="00BB0106">
        <w:t xml:space="preserve"> </w:t>
      </w:r>
      <w:proofErr w:type="spellStart"/>
      <w:r w:rsidRPr="00BB0106">
        <w:t>mengidentifikasi</w:t>
      </w:r>
      <w:proofErr w:type="spellEnd"/>
      <w:r w:rsidRPr="00BB0106">
        <w:t xml:space="preserve"> </w:t>
      </w:r>
      <w:proofErr w:type="spellStart"/>
      <w:r w:rsidRPr="00BB0106">
        <w:t>pola</w:t>
      </w:r>
      <w:proofErr w:type="spellEnd"/>
      <w:r w:rsidRPr="00BB0106">
        <w:t xml:space="preserve"> </w:t>
      </w:r>
      <w:proofErr w:type="spellStart"/>
      <w:r w:rsidRPr="00BB0106">
        <w:t>jaringan</w:t>
      </w:r>
      <w:proofErr w:type="spellEnd"/>
      <w:r w:rsidRPr="00BB0106">
        <w:t xml:space="preserve"> </w:t>
      </w:r>
      <w:proofErr w:type="spellStart"/>
      <w:r w:rsidRPr="00BB0106">
        <w:t>pelaku</w:t>
      </w:r>
      <w:proofErr w:type="spellEnd"/>
      <w:r w:rsidRPr="00BB0106">
        <w:t xml:space="preserve">, yang </w:t>
      </w:r>
      <w:proofErr w:type="spellStart"/>
      <w:r w:rsidRPr="00BB0106">
        <w:t>membuka</w:t>
      </w:r>
      <w:proofErr w:type="spellEnd"/>
      <w:r w:rsidRPr="00BB0106">
        <w:t xml:space="preserve"> </w:t>
      </w:r>
      <w:proofErr w:type="spellStart"/>
      <w:r w:rsidRPr="00BB0106">
        <w:t>potensi</w:t>
      </w:r>
      <w:proofErr w:type="spellEnd"/>
      <w:r w:rsidRPr="00BB0106">
        <w:t xml:space="preserve"> </w:t>
      </w:r>
      <w:proofErr w:type="spellStart"/>
      <w:r w:rsidRPr="00BB0106">
        <w:t>besar</w:t>
      </w:r>
      <w:proofErr w:type="spellEnd"/>
      <w:r w:rsidRPr="00BB0106">
        <w:t xml:space="preserve"> </w:t>
      </w:r>
      <w:proofErr w:type="spellStart"/>
      <w:r w:rsidRPr="00BB0106">
        <w:t>dalam</w:t>
      </w:r>
      <w:proofErr w:type="spellEnd"/>
      <w:r w:rsidRPr="00BB0106">
        <w:t xml:space="preserve"> </w:t>
      </w:r>
      <w:proofErr w:type="spellStart"/>
      <w:r w:rsidRPr="00BB0106">
        <w:t>penanggulangan</w:t>
      </w:r>
      <w:proofErr w:type="spellEnd"/>
      <w:r w:rsidRPr="00BB0106">
        <w:t xml:space="preserve"> </w:t>
      </w:r>
      <w:proofErr w:type="spellStart"/>
      <w:r w:rsidRPr="00BB0106">
        <w:t>kejadian</w:t>
      </w:r>
      <w:proofErr w:type="spellEnd"/>
      <w:r w:rsidRPr="00BB0106">
        <w:t xml:space="preserve"> </w:t>
      </w:r>
      <w:proofErr w:type="spellStart"/>
      <w:r w:rsidRPr="00BB0106">
        <w:t>perdagangan</w:t>
      </w:r>
      <w:proofErr w:type="spellEnd"/>
      <w:r w:rsidRPr="00BB0106">
        <w:t xml:space="preserve"> </w:t>
      </w:r>
      <w:proofErr w:type="spellStart"/>
      <w:r w:rsidRPr="00BB0106">
        <w:t>manusia</w:t>
      </w:r>
      <w:proofErr w:type="spellEnd"/>
      <w:r w:rsidRPr="00BB0106">
        <w:t xml:space="preserve"> </w:t>
      </w:r>
      <w:proofErr w:type="spellStart"/>
      <w:r w:rsidRPr="00BB0106">
        <w:t>secara</w:t>
      </w:r>
      <w:proofErr w:type="spellEnd"/>
      <w:r w:rsidRPr="00BB0106">
        <w:t xml:space="preserve"> </w:t>
      </w:r>
      <w:proofErr w:type="spellStart"/>
      <w:r w:rsidRPr="00BB0106">
        <w:t>proaktif</w:t>
      </w:r>
      <w:proofErr w:type="spellEnd"/>
      <w:r w:rsidRPr="00BB0106">
        <w:t xml:space="preserve"> </w:t>
      </w:r>
      <w:r w:rsidR="00C838B9" w:rsidRPr="00BB0106">
        <w:rPr>
          <w:lang w:val="en-ID"/>
          <w:rPrChange w:id="3631" w:author="Andries Pandia" w:date="2025-08-26T08:27:00Z">
            <w:rPr>
              <w:lang w:val="en-US"/>
            </w:rPr>
          </w:rPrChange>
        </w:rPr>
        <w:fldChar w:fldCharType="begin"/>
      </w:r>
      <w:r w:rsidR="00C838B9" w:rsidRPr="00BB0106">
        <w:rPr>
          <w:noProof/>
          <w:lang w:val="id-ID"/>
          <w:rPrChange w:id="3632" w:author="Andries Pandia" w:date="2025-08-26T08:27:00Z">
            <w:rPr>
              <w:lang w:val="en-US"/>
            </w:rPr>
          </w:rPrChange>
        </w:rPr>
        <w:instrText xml:space="preserve"> ADDIN ZOTERO_ITEM CSL_CITATION {"citationID":"fMSoYnUx","properties":{"formattedCitation":"(McKinney, 2022)","plainCitation":"(McKinney, 2022)","noteIndex":0},"citationItems":[{"id":265,"uris":["http://zotero.org/users/16668876/items/7HH3KEFH"],"itemData":{"id":265,"type":"book","edition":"3","publisher":"O'Reilly","title":"Python for Data Analysis: Data Wrangling with Pandas, NumPy, and Jupyter","author":[{"family":"McKinney","given":"W."}],"issued":{"date-parts":[["2022"]]}}}],"schema":"https://github.co</w:instrText>
      </w:r>
      <w:r w:rsidR="00C838B9" w:rsidRPr="00BB0106">
        <w:rPr>
          <w:lang w:val="en-ID"/>
          <w:rPrChange w:id="3633" w:author="Andries Pandia" w:date="2025-08-26T08:27:00Z">
            <w:rPr>
              <w:lang w:val="en-US"/>
            </w:rPr>
          </w:rPrChange>
        </w:rPr>
        <w:instrText xml:space="preserve">m/citation-style-language/schema/raw/master/csl-citation.json"} </w:instrText>
      </w:r>
      <w:r w:rsidR="00C838B9" w:rsidRPr="00BB0106">
        <w:rPr>
          <w:lang w:val="en-ID"/>
          <w:rPrChange w:id="3634" w:author="Andries Pandia" w:date="2025-08-26T08:27:00Z">
            <w:rPr>
              <w:lang w:val="en-US"/>
            </w:rPr>
          </w:rPrChange>
        </w:rPr>
        <w:fldChar w:fldCharType="separate"/>
      </w:r>
      <w:r w:rsidR="00C838B9" w:rsidRPr="00BB0106">
        <w:rPr>
          <w:noProof/>
          <w:lang w:val="id-ID"/>
          <w:rPrChange w:id="3635" w:author="Andries Pandia" w:date="2025-08-26T08:27:00Z">
            <w:rPr/>
          </w:rPrChange>
        </w:rPr>
        <w:t>(McKinney, 2022)</w:t>
      </w:r>
      <w:r w:rsidR="00C838B9" w:rsidRPr="00BB0106">
        <w:rPr>
          <w:lang w:val="en-ID"/>
          <w:rPrChange w:id="3636" w:author="Andries Pandia" w:date="2025-08-26T08:27:00Z">
            <w:rPr>
              <w:lang w:val="en-US"/>
            </w:rPr>
          </w:rPrChange>
        </w:rPr>
        <w:fldChar w:fldCharType="end"/>
      </w:r>
      <w:r w:rsidRPr="00BB0106">
        <w:rPr>
          <w:noProof/>
          <w:lang w:val="id-ID"/>
          <w:rPrChange w:id="3637" w:author="Andries Pandia" w:date="2025-08-26T08:27:00Z">
            <w:rPr/>
          </w:rPrChange>
        </w:rPr>
        <w:t>.</w:t>
      </w:r>
      <w:del w:id="3638" w:author="Andries Pandia" w:date="2025-08-21T17:37:00Z">
        <w:r w:rsidRPr="00BB0106" w:rsidDel="002C6853">
          <w:rPr>
            <w:noProof/>
            <w:lang w:val="id-ID"/>
            <w:rPrChange w:id="3639" w:author="Andries Pandia" w:date="2025-08-26T08:27:00Z">
              <w:rPr/>
            </w:rPrChange>
          </w:rPr>
          <w:br/>
        </w:r>
      </w:del>
    </w:p>
    <w:p w14:paraId="28F66954" w14:textId="77777777" w:rsidR="002C6853" w:rsidRPr="00BB0106" w:rsidRDefault="002C6853" w:rsidP="002D5E98">
      <w:pPr>
        <w:rPr>
          <w:ins w:id="3640" w:author="Andries Pandia" w:date="2025-08-21T17:37:00Z"/>
          <w:noProof/>
          <w:lang w:val="id-ID"/>
          <w:rPrChange w:id="3641" w:author="Andries Pandia" w:date="2025-08-26T08:27:00Z">
            <w:rPr>
              <w:ins w:id="3642" w:author="Andries Pandia" w:date="2025-08-21T17:37:00Z"/>
              <w:lang w:val="en-US"/>
            </w:rPr>
          </w:rPrChange>
        </w:rPr>
      </w:pPr>
    </w:p>
    <w:p w14:paraId="5604B8AE" w14:textId="753F8B12" w:rsidR="00C055D0" w:rsidRPr="00BB0106" w:rsidDel="002C6853" w:rsidRDefault="00C055D0" w:rsidP="002D5E98">
      <w:pPr>
        <w:rPr>
          <w:del w:id="3643" w:author="Andries Pandia" w:date="2025-08-21T17:37:00Z"/>
          <w:noProof/>
          <w:kern w:val="2"/>
          <w:lang w:val="id-ID"/>
          <w14:ligatures w14:val="standardContextual"/>
          <w:rPrChange w:id="3644" w:author="Andries Pandia" w:date="2025-08-26T08:27:00Z">
            <w:rPr>
              <w:del w:id="3645" w:author="Andries Pandia" w:date="2025-08-21T17:37:00Z"/>
            </w:rPr>
          </w:rPrChange>
        </w:rPr>
      </w:pPr>
      <w:r w:rsidRPr="00BB0106">
        <w:rPr>
          <w:noProof/>
          <w:lang w:val="id-ID"/>
          <w:rPrChange w:id="3646" w:author="Andries Pandia" w:date="2025-08-26T08:27:00Z">
            <w:rPr/>
          </w:rPrChange>
        </w:rPr>
        <w:t xml:space="preserve">Lebih jauh, Python memiliki sintaks yang sederhana dan modular, sehingga ramah digunakan bagi peneliti yang bukan berlatar belakang ilmu komputer. Hal ini memungkinkan keterlibatan yang lebih luas dalam pemrosesan dan analisis data. Selain itu, Python dapat dijalankan di berbagai platform dan memiliki kemampuan integrasi dengan berbagai </w:t>
      </w:r>
      <w:r w:rsidRPr="00BB0106">
        <w:rPr>
          <w:i/>
          <w:noProof/>
          <w:lang w:val="id-ID"/>
          <w:rPrChange w:id="3647" w:author="Andries Pandia" w:date="2025-08-26T08:27:00Z">
            <w:rPr>
              <w:rFonts w:eastAsiaTheme="majorEastAsia" w:cstheme="majorBidi"/>
              <w:b/>
              <w:color w:val="000000"/>
              <w:spacing w:val="15"/>
              <w:lang w:val="en-US"/>
            </w:rPr>
          </w:rPrChange>
        </w:rPr>
        <w:t>database</w:t>
      </w:r>
      <w:r w:rsidRPr="00BB0106">
        <w:t xml:space="preserve">, </w:t>
      </w:r>
      <w:proofErr w:type="spellStart"/>
      <w:r w:rsidRPr="00BB0106">
        <w:t>sehingga</w:t>
      </w:r>
      <w:proofErr w:type="spellEnd"/>
      <w:r w:rsidRPr="00BB0106">
        <w:t xml:space="preserve"> </w:t>
      </w:r>
      <w:proofErr w:type="spellStart"/>
      <w:r w:rsidRPr="00BB0106">
        <w:t>memudahkan</w:t>
      </w:r>
      <w:proofErr w:type="spellEnd"/>
      <w:r w:rsidRPr="00BB0106">
        <w:t xml:space="preserve"> </w:t>
      </w:r>
      <w:proofErr w:type="spellStart"/>
      <w:r w:rsidRPr="00BB0106">
        <w:t>penanganan</w:t>
      </w:r>
      <w:proofErr w:type="spellEnd"/>
      <w:r w:rsidRPr="00BB0106">
        <w:t xml:space="preserve"> data </w:t>
      </w:r>
      <w:proofErr w:type="spellStart"/>
      <w:r w:rsidRPr="00BB0106">
        <w:t>berskala</w:t>
      </w:r>
      <w:proofErr w:type="spellEnd"/>
      <w:r w:rsidRPr="00BB0106">
        <w:t xml:space="preserve"> </w:t>
      </w:r>
      <w:proofErr w:type="spellStart"/>
      <w:r w:rsidRPr="00BB0106">
        <w:t>besar</w:t>
      </w:r>
      <w:proofErr w:type="spellEnd"/>
      <w:r w:rsidRPr="00BB0106">
        <w:t xml:space="preserve"> dan </w:t>
      </w:r>
      <w:proofErr w:type="spellStart"/>
      <w:r w:rsidRPr="00BB0106">
        <w:t>beragam</w:t>
      </w:r>
      <w:proofErr w:type="spellEnd"/>
      <w:r w:rsidRPr="00BB0106">
        <w:t xml:space="preserve"> </w:t>
      </w:r>
      <w:proofErr w:type="spellStart"/>
      <w:r w:rsidRPr="00BB0106">
        <w:t>sumber</w:t>
      </w:r>
      <w:proofErr w:type="spellEnd"/>
      <w:r w:rsidRPr="00BB0106">
        <w:t>.</w:t>
      </w:r>
    </w:p>
    <w:p w14:paraId="330E66A2" w14:textId="4D1731D2" w:rsidR="00C055D0" w:rsidRPr="00BB0106" w:rsidDel="002C6853" w:rsidRDefault="00C055D0" w:rsidP="002D5E98">
      <w:pPr>
        <w:rPr>
          <w:del w:id="3648" w:author="Andries Pandia" w:date="2025-08-21T17:37:00Z"/>
          <w:noProof/>
          <w:lang w:val="id-ID"/>
          <w:rPrChange w:id="3649" w:author="Andries Pandia" w:date="2025-08-26T08:27:00Z">
            <w:rPr>
              <w:del w:id="3650" w:author="Andries Pandia" w:date="2025-08-21T17:37:00Z"/>
            </w:rPr>
          </w:rPrChange>
        </w:rPr>
      </w:pPr>
      <w:del w:id="3651" w:author="Andries Pandia" w:date="2025-08-21T17:37:00Z">
        <w:r w:rsidRPr="00BB0106" w:rsidDel="002C6853">
          <w:rPr>
            <w:noProof/>
            <w:lang w:val="id-ID"/>
            <w:rPrChange w:id="3652" w:author="Andries Pandia" w:date="2025-08-26T08:27:00Z">
              <w:rPr/>
            </w:rPrChange>
          </w:rPr>
          <w:br/>
        </w:r>
      </w:del>
    </w:p>
    <w:p w14:paraId="6CEA5F7F" w14:textId="77777777" w:rsidR="002C6853" w:rsidRPr="00BB0106" w:rsidRDefault="002C6853" w:rsidP="002D5E98">
      <w:pPr>
        <w:rPr>
          <w:ins w:id="3653" w:author="Andries Pandia" w:date="2025-08-21T17:37:00Z"/>
          <w:noProof/>
          <w:lang w:val="id-ID"/>
          <w:rPrChange w:id="3654" w:author="Andries Pandia" w:date="2025-08-26T08:27:00Z">
            <w:rPr>
              <w:ins w:id="3655" w:author="Andries Pandia" w:date="2025-08-21T17:37:00Z"/>
              <w:lang w:val="en-US"/>
            </w:rPr>
          </w:rPrChange>
        </w:rPr>
      </w:pPr>
    </w:p>
    <w:p w14:paraId="684BD43C" w14:textId="0D649EA2" w:rsidR="00C055D0" w:rsidRPr="00BB0106" w:rsidDel="002C6853" w:rsidRDefault="00C055D0" w:rsidP="002D5E98">
      <w:pPr>
        <w:rPr>
          <w:del w:id="3656" w:author="Andries Pandia" w:date="2025-08-21T17:38:00Z"/>
          <w:noProof/>
          <w:kern w:val="2"/>
          <w:lang w:val="id-ID"/>
          <w14:ligatures w14:val="standardContextual"/>
          <w:rPrChange w:id="3657" w:author="Andries Pandia" w:date="2025-08-26T08:27:00Z">
            <w:rPr>
              <w:del w:id="3658" w:author="Andries Pandia" w:date="2025-08-21T17:38:00Z"/>
            </w:rPr>
          </w:rPrChange>
        </w:rPr>
      </w:pPr>
      <w:r w:rsidRPr="00BB0106">
        <w:rPr>
          <w:noProof/>
          <w:lang w:val="id-ID"/>
          <w:rPrChange w:id="3659" w:author="Andries Pandia" w:date="2025-08-26T08:27:00Z">
            <w:rPr/>
          </w:rPrChange>
        </w:rPr>
        <w:t>Penggunaan lingkungan pengembangan interaktif</w:t>
      </w:r>
      <w:ins w:id="3660" w:author="Andries Pandia" w:date="2025-08-21T17:38:00Z">
        <w:r w:rsidR="002C6853" w:rsidRPr="00BB0106">
          <w:rPr>
            <w:noProof/>
            <w:lang w:val="id-ID"/>
            <w:rPrChange w:id="3661" w:author="Andries Pandia" w:date="2025-08-26T08:27:00Z">
              <w:rPr>
                <w:rFonts w:eastAsiaTheme="majorEastAsia" w:cstheme="majorBidi"/>
                <w:b/>
                <w:color w:val="000000"/>
                <w:spacing w:val="15"/>
                <w:lang w:val="en-US"/>
              </w:rPr>
            </w:rPrChange>
          </w:rPr>
          <w:t>,</w:t>
        </w:r>
      </w:ins>
      <w:r w:rsidRPr="00BB0106">
        <w:rPr>
          <w:noProof/>
          <w:lang w:val="id-ID"/>
          <w:rPrChange w:id="3662" w:author="Andries Pandia" w:date="2025-08-26T08:27:00Z">
            <w:rPr/>
          </w:rPrChange>
        </w:rPr>
        <w:t xml:space="preserve"> seperti</w:t>
      </w:r>
      <w:ins w:id="3663" w:author="Andries Pandia" w:date="2025-08-21T17:38:00Z">
        <w:r w:rsidR="002C6853" w:rsidRPr="00BB0106">
          <w:rPr>
            <w:lang w:val="en-ID"/>
            <w:rPrChange w:id="3664" w:author="Andries Pandia" w:date="2025-08-26T08:27:00Z">
              <w:rPr>
                <w:rFonts w:eastAsiaTheme="majorEastAsia" w:cstheme="majorBidi"/>
                <w:b/>
                <w:color w:val="000000"/>
                <w:spacing w:val="15"/>
                <w:lang w:val="en-US"/>
              </w:rPr>
            </w:rPrChange>
          </w:rPr>
          <w:t xml:space="preserve"> </w:t>
        </w:r>
      </w:ins>
      <w:del w:id="3665" w:author="Andries Pandia" w:date="2025-08-21T17:38:00Z">
        <w:r w:rsidRPr="00BB0106" w:rsidDel="002C6853">
          <w:rPr>
            <w:noProof/>
            <w:lang w:val="id-ID"/>
            <w:rPrChange w:id="3666" w:author="Andries Pandia" w:date="2025-08-26T08:27:00Z">
              <w:rPr/>
            </w:rPrChange>
          </w:rPr>
          <w:delText> </w:delText>
        </w:r>
      </w:del>
      <w:r w:rsidRPr="00BB0106">
        <w:rPr>
          <w:noProof/>
          <w:lang w:val="id-ID"/>
          <w:rPrChange w:id="3667" w:author="Andries Pandia" w:date="2025-08-26T08:27:00Z">
            <w:rPr/>
          </w:rPrChange>
        </w:rPr>
        <w:t>Jupyter Notebook</w:t>
      </w:r>
      <w:ins w:id="3668" w:author="Andries Pandia" w:date="2025-08-21T17:38:00Z">
        <w:r w:rsidR="002C6853" w:rsidRPr="00BB0106">
          <w:rPr>
            <w:lang w:val="en-ID"/>
            <w:rPrChange w:id="3669" w:author="Andries Pandia" w:date="2025-08-26T08:27:00Z">
              <w:rPr>
                <w:rFonts w:eastAsiaTheme="majorEastAsia" w:cstheme="majorBidi"/>
                <w:b/>
                <w:color w:val="000000"/>
                <w:spacing w:val="15"/>
                <w:lang w:val="en-US"/>
              </w:rPr>
            </w:rPrChange>
          </w:rPr>
          <w:t xml:space="preserve"> </w:t>
        </w:r>
        <w:proofErr w:type="spellStart"/>
        <w:r w:rsidR="002C6853" w:rsidRPr="00BB0106">
          <w:rPr>
            <w:rPrChange w:id="3670" w:author="Andries Pandia" w:date="2025-08-26T08:27:00Z">
              <w:rPr>
                <w:rFonts w:eastAsiaTheme="majorEastAsia" w:cstheme="majorBidi"/>
                <w:b/>
                <w:color w:val="000000"/>
                <w:spacing w:val="15"/>
                <w:lang w:val="en-US"/>
              </w:rPr>
            </w:rPrChange>
          </w:rPr>
          <w:t>dapat</w:t>
        </w:r>
      </w:ins>
      <w:proofErr w:type="spellEnd"/>
      <w:r w:rsidRPr="00BB0106">
        <w:t> </w:t>
      </w:r>
      <w:proofErr w:type="spellStart"/>
      <w:r w:rsidRPr="00BB0106">
        <w:t>meningkatkan</w:t>
      </w:r>
      <w:proofErr w:type="spellEnd"/>
      <w:r w:rsidRPr="00BB0106">
        <w:t xml:space="preserve"> </w:t>
      </w:r>
      <w:proofErr w:type="spellStart"/>
      <w:r w:rsidRPr="00BB0106">
        <w:t>efisiensi</w:t>
      </w:r>
      <w:proofErr w:type="spellEnd"/>
      <w:r w:rsidRPr="00BB0106">
        <w:t xml:space="preserve"> dan </w:t>
      </w:r>
      <w:proofErr w:type="spellStart"/>
      <w:r w:rsidRPr="00BB0106">
        <w:t>reproduksibilitas</w:t>
      </w:r>
      <w:proofErr w:type="spellEnd"/>
      <w:r w:rsidRPr="00BB0106">
        <w:t xml:space="preserve"> </w:t>
      </w:r>
      <w:proofErr w:type="spellStart"/>
      <w:r w:rsidRPr="00BB0106">
        <w:t>penelitian</w:t>
      </w:r>
      <w:proofErr w:type="spellEnd"/>
      <w:r w:rsidRPr="00BB0106">
        <w:t xml:space="preserve">, di mana </w:t>
      </w:r>
      <w:proofErr w:type="spellStart"/>
      <w:r w:rsidRPr="00BB0106">
        <w:t>kode</w:t>
      </w:r>
      <w:proofErr w:type="spellEnd"/>
      <w:r w:rsidRPr="00BB0106">
        <w:t xml:space="preserve"> program, </w:t>
      </w:r>
      <w:proofErr w:type="spellStart"/>
      <w:r w:rsidRPr="00BB0106">
        <w:t>hasil</w:t>
      </w:r>
      <w:proofErr w:type="spellEnd"/>
      <w:r w:rsidRPr="00BB0106">
        <w:t xml:space="preserve"> </w:t>
      </w:r>
      <w:proofErr w:type="spellStart"/>
      <w:r w:rsidRPr="00BB0106">
        <w:t>visualisasi</w:t>
      </w:r>
      <w:proofErr w:type="spellEnd"/>
      <w:r w:rsidRPr="00BB0106">
        <w:t xml:space="preserve">, dan </w:t>
      </w:r>
      <w:proofErr w:type="spellStart"/>
      <w:r w:rsidRPr="00BB0106">
        <w:t>dokumentasi</w:t>
      </w:r>
      <w:proofErr w:type="spellEnd"/>
      <w:r w:rsidRPr="00BB0106">
        <w:t xml:space="preserve"> </w:t>
      </w:r>
      <w:proofErr w:type="spellStart"/>
      <w:r w:rsidRPr="00BB0106">
        <w:t>analisis</w:t>
      </w:r>
      <w:proofErr w:type="spellEnd"/>
      <w:r w:rsidRPr="00BB0106">
        <w:t xml:space="preserve"> </w:t>
      </w:r>
      <w:proofErr w:type="spellStart"/>
      <w:r w:rsidRPr="00BB0106">
        <w:t>berada</w:t>
      </w:r>
      <w:proofErr w:type="spellEnd"/>
      <w:r w:rsidRPr="00BB0106">
        <w:t xml:space="preserve"> </w:t>
      </w:r>
      <w:proofErr w:type="spellStart"/>
      <w:r w:rsidRPr="00BB0106">
        <w:t>dalam</w:t>
      </w:r>
      <w:proofErr w:type="spellEnd"/>
      <w:r w:rsidRPr="00BB0106">
        <w:t xml:space="preserve"> </w:t>
      </w:r>
      <w:proofErr w:type="spellStart"/>
      <w:r w:rsidRPr="00BB0106">
        <w:t>satu</w:t>
      </w:r>
      <w:proofErr w:type="spellEnd"/>
      <w:r w:rsidRPr="00BB0106">
        <w:t xml:space="preserve"> </w:t>
      </w:r>
      <w:proofErr w:type="spellStart"/>
      <w:r w:rsidRPr="00BB0106">
        <w:t>dokumen</w:t>
      </w:r>
      <w:proofErr w:type="spellEnd"/>
      <w:r w:rsidRPr="00BB0106">
        <w:t xml:space="preserve"> </w:t>
      </w:r>
      <w:proofErr w:type="spellStart"/>
      <w:r w:rsidRPr="00BB0106">
        <w:t>terpadu</w:t>
      </w:r>
      <w:proofErr w:type="spellEnd"/>
      <w:r w:rsidRPr="00BB0106">
        <w:t xml:space="preserve"> yang </w:t>
      </w:r>
      <w:proofErr w:type="spellStart"/>
      <w:r w:rsidRPr="00BB0106">
        <w:t>mudah</w:t>
      </w:r>
      <w:proofErr w:type="spellEnd"/>
      <w:r w:rsidRPr="00BB0106">
        <w:t xml:space="preserve"> </w:t>
      </w:r>
      <w:proofErr w:type="spellStart"/>
      <w:r w:rsidRPr="00BB0106">
        <w:t>diakses</w:t>
      </w:r>
      <w:proofErr w:type="spellEnd"/>
      <w:r w:rsidRPr="00BB0106">
        <w:t xml:space="preserve"> dan </w:t>
      </w:r>
      <w:proofErr w:type="spellStart"/>
      <w:r w:rsidRPr="00BB0106">
        <w:t>dibagikan</w:t>
      </w:r>
      <w:proofErr w:type="spellEnd"/>
      <w:r w:rsidRPr="00BB0106">
        <w:t>.</w:t>
      </w:r>
    </w:p>
    <w:p w14:paraId="7F78A275" w14:textId="77777777" w:rsidR="002C6853" w:rsidRPr="00BB0106" w:rsidRDefault="00C055D0" w:rsidP="002C6853">
      <w:pPr>
        <w:rPr>
          <w:ins w:id="3671" w:author="Andries Pandia" w:date="2025-08-21T17:38:00Z"/>
          <w:noProof/>
          <w:kern w:val="2"/>
          <w:lang w:val="id-ID"/>
          <w14:ligatures w14:val="standardContextual"/>
          <w:rPrChange w:id="3672" w:author="Andries Pandia" w:date="2025-08-26T08:27:00Z">
            <w:rPr>
              <w:ins w:id="3673" w:author="Andries Pandia" w:date="2025-08-21T17:38:00Z"/>
              <w:lang w:val="en-US"/>
            </w:rPr>
          </w:rPrChange>
        </w:rPr>
      </w:pPr>
      <w:del w:id="3674" w:author="Andries Pandia" w:date="2025-08-21T17:38:00Z">
        <w:r w:rsidRPr="00BB0106" w:rsidDel="002C6853">
          <w:rPr>
            <w:noProof/>
            <w:lang w:val="id-ID"/>
            <w:rPrChange w:id="3675" w:author="Andries Pandia" w:date="2025-08-26T08:27:00Z">
              <w:rPr/>
            </w:rPrChange>
          </w:rPr>
          <w:br/>
          <w:delText xml:space="preserve"> </w:delText>
        </w:r>
        <w:r w:rsidRPr="00BB0106" w:rsidDel="002C6853">
          <w:rPr>
            <w:noProof/>
            <w:lang w:val="id-ID"/>
            <w:rPrChange w:id="3676" w:author="Andries Pandia" w:date="2025-08-26T08:27:00Z">
              <w:rPr/>
            </w:rPrChange>
          </w:rPr>
          <w:tab/>
        </w:r>
      </w:del>
    </w:p>
    <w:p w14:paraId="44B51F91" w14:textId="51FD66C0" w:rsidR="00496F70" w:rsidRPr="00BB0106" w:rsidRDefault="00C055D0" w:rsidP="002C6853">
      <w:pPr>
        <w:rPr>
          <w:noProof/>
          <w:kern w:val="2"/>
          <w:lang w:val="id-ID"/>
          <w14:ligatures w14:val="standardContextual"/>
          <w:rPrChange w:id="3677" w:author="Andries Pandia" w:date="2025-08-26T08:27:00Z">
            <w:rPr/>
          </w:rPrChange>
        </w:rPr>
      </w:pPr>
      <w:r w:rsidRPr="00BB0106">
        <w:rPr>
          <w:noProof/>
          <w:lang w:val="id-ID"/>
          <w:rPrChange w:id="3678" w:author="Andries Pandia" w:date="2025-08-26T08:27:00Z">
            <w:rPr/>
          </w:rPrChange>
        </w:rPr>
        <w:t>Ekosistem Python yang luas dan komunitas pengguna yang besar menjamin pembaruan perpustakaan secara berkelanjutan serta dukungan teknis yang memadai. Dengan demikian, Python tidak hanya menjadi alat analisis data biasa, melainkan telah berkembang menjadi platform terpadu yang sangat memperkuat kualitas dan kecepatan riset ilmiah di berbagai disiplin ilmu.</w:t>
      </w:r>
    </w:p>
    <w:p w14:paraId="75BE1A58" w14:textId="6F8911DB" w:rsidR="00496F70" w:rsidRPr="00BB0106" w:rsidRDefault="00496F70">
      <w:pPr>
        <w:rPr>
          <w:lang w:val="id-ID"/>
          <w:rPrChange w:id="3679" w:author="Andries Pandia" w:date="2025-08-26T08:27:00Z">
            <w:rPr/>
          </w:rPrChange>
        </w:rPr>
        <w:pPrChange w:id="3680" w:author="Andries Pandia" w:date="2025-08-22T18:01:00Z">
          <w:pPr>
            <w:pStyle w:val="Heading2"/>
          </w:pPr>
        </w:pPrChange>
      </w:pPr>
      <w:bookmarkStart w:id="3681" w:name="_Toc205565597"/>
    </w:p>
    <w:p w14:paraId="06F3158F" w14:textId="2FA22C76" w:rsidR="00EC46BA" w:rsidRPr="00BB0106" w:rsidDel="002C6853" w:rsidRDefault="00EC46BA" w:rsidP="002D5E98">
      <w:pPr>
        <w:rPr>
          <w:del w:id="3682" w:author="Andries Pandia" w:date="2025-08-21T17:38:00Z"/>
          <w:noProof/>
          <w:lang w:val="id-ID"/>
          <w:rPrChange w:id="3683" w:author="Andries Pandia" w:date="2025-08-26T08:27:00Z">
            <w:rPr>
              <w:del w:id="3684" w:author="Andries Pandia" w:date="2025-08-21T17:38:00Z"/>
            </w:rPr>
          </w:rPrChange>
        </w:rPr>
      </w:pPr>
    </w:p>
    <w:p w14:paraId="1C4FF216" w14:textId="432AF4FA" w:rsidR="00EC46BA" w:rsidRPr="00BB0106" w:rsidDel="002C6853" w:rsidRDefault="00EC46BA" w:rsidP="002D5E98">
      <w:pPr>
        <w:rPr>
          <w:del w:id="3685" w:author="Andries Pandia" w:date="2025-08-21T17:38:00Z"/>
          <w:noProof/>
          <w:lang w:val="id-ID"/>
          <w:rPrChange w:id="3686" w:author="Andries Pandia" w:date="2025-08-26T08:27:00Z">
            <w:rPr>
              <w:del w:id="3687" w:author="Andries Pandia" w:date="2025-08-21T17:38:00Z"/>
            </w:rPr>
          </w:rPrChange>
        </w:rPr>
      </w:pPr>
    </w:p>
    <w:p w14:paraId="1C46999B" w14:textId="4215EAF6" w:rsidR="00C055D0" w:rsidRPr="00BB0106" w:rsidRDefault="00C055D0" w:rsidP="002C6853">
      <w:pPr>
        <w:pStyle w:val="Heading2"/>
        <w:rPr>
          <w:lang w:val="id-ID"/>
          <w:rPrChange w:id="3688" w:author="Andries Pandia" w:date="2025-08-26T08:27:00Z">
            <w:rPr/>
          </w:rPrChange>
        </w:rPr>
      </w:pPr>
      <w:bookmarkStart w:id="3689" w:name="_Toc205823113"/>
      <w:bookmarkStart w:id="3690" w:name="_Toc205823185"/>
      <w:bookmarkStart w:id="3691" w:name="_Toc205823348"/>
      <w:bookmarkStart w:id="3692" w:name="_Toc205823454"/>
      <w:bookmarkStart w:id="3693" w:name="_Toc206166267"/>
      <w:bookmarkStart w:id="3694" w:name="_Toc206780698"/>
      <w:r w:rsidRPr="00BB0106">
        <w:rPr>
          <w:lang w:val="id-ID"/>
          <w:rPrChange w:id="3695" w:author="Andries Pandia" w:date="2025-08-26T08:27:00Z">
            <w:rPr/>
          </w:rPrChange>
        </w:rPr>
        <w:t>2.4</w:t>
      </w:r>
      <w:ins w:id="3696" w:author="Andries Pandia" w:date="2025-08-21T17:39:00Z">
        <w:r w:rsidR="002C6853" w:rsidRPr="00BB0106">
          <w:rPr>
            <w:lang w:val="id-ID"/>
            <w:rPrChange w:id="3697" w:author="Andries Pandia" w:date="2025-08-26T08:27:00Z">
              <w:rPr/>
            </w:rPrChange>
          </w:rPr>
          <w:t>.</w:t>
        </w:r>
      </w:ins>
      <w:ins w:id="3698" w:author="Andries Pandia" w:date="2025-08-22T18:28:00Z">
        <w:r w:rsidR="000317A4" w:rsidRPr="00BB0106">
          <w:rPr>
            <w:lang w:val="id-ID"/>
            <w:rPrChange w:id="3699" w:author="Andries Pandia" w:date="2025-08-26T08:27:00Z">
              <w:rPr/>
            </w:rPrChange>
          </w:rPr>
          <w:tab/>
        </w:r>
      </w:ins>
      <w:del w:id="3700" w:author="Andries Pandia" w:date="2025-08-21T17:39:00Z">
        <w:r w:rsidRPr="00BB0106" w:rsidDel="002C6853">
          <w:rPr>
            <w:lang w:val="id-ID"/>
            <w:rPrChange w:id="3701" w:author="Andries Pandia" w:date="2025-08-26T08:27:00Z">
              <w:rPr/>
            </w:rPrChange>
          </w:rPr>
          <w:delText xml:space="preserve"> </w:delText>
        </w:r>
        <w:r w:rsidR="000C38E7" w:rsidRPr="00BB0106" w:rsidDel="002C6853">
          <w:rPr>
            <w:lang w:val="id-ID"/>
            <w:rPrChange w:id="3702" w:author="Andries Pandia" w:date="2025-08-26T08:27:00Z">
              <w:rPr/>
            </w:rPrChange>
          </w:rPr>
          <w:tab/>
        </w:r>
      </w:del>
      <w:r w:rsidR="0035049D" w:rsidRPr="00BB0106">
        <w:rPr>
          <w:lang w:val="id-ID"/>
          <w:rPrChange w:id="3703" w:author="Andries Pandia" w:date="2025-08-26T08:27:00Z">
            <w:rPr/>
          </w:rPrChange>
        </w:rPr>
        <w:t>Teori Tableu</w:t>
      </w:r>
      <w:bookmarkEnd w:id="3689"/>
      <w:bookmarkEnd w:id="3690"/>
      <w:bookmarkEnd w:id="3691"/>
      <w:bookmarkEnd w:id="3692"/>
      <w:bookmarkEnd w:id="3693"/>
      <w:bookmarkEnd w:id="3694"/>
    </w:p>
    <w:p w14:paraId="77F08F52" w14:textId="2434694A" w:rsidR="00D86760" w:rsidRPr="00BB0106" w:rsidDel="002C6853" w:rsidRDefault="00D86760" w:rsidP="002D5E98">
      <w:pPr>
        <w:rPr>
          <w:del w:id="3704" w:author="Andries Pandia" w:date="2025-08-21T17:40:00Z"/>
          <w:noProof/>
          <w:kern w:val="2"/>
          <w:lang w:val="id-ID"/>
          <w14:ligatures w14:val="standardContextual"/>
          <w:rPrChange w:id="3705" w:author="Andries Pandia" w:date="2025-08-26T08:27:00Z">
            <w:rPr>
              <w:del w:id="3706" w:author="Andries Pandia" w:date="2025-08-21T17:40:00Z"/>
            </w:rPr>
          </w:rPrChange>
        </w:rPr>
      </w:pPr>
      <w:r w:rsidRPr="00BB0106">
        <w:rPr>
          <w:noProof/>
          <w:lang w:val="id-ID"/>
          <w:rPrChange w:id="3707" w:author="Andries Pandia" w:date="2025-08-26T08:27:00Z">
            <w:rPr/>
          </w:rPrChange>
        </w:rPr>
        <w:t xml:space="preserve">Tableau adalah perangkat lunak </w:t>
      </w:r>
      <w:del w:id="3708" w:author="Andries Pandia" w:date="2025-08-21T17:40:00Z">
        <w:r w:rsidRPr="00BB0106" w:rsidDel="002C6853">
          <w:rPr>
            <w:i/>
            <w:noProof/>
            <w:lang w:val="id-ID"/>
            <w:rPrChange w:id="3709" w:author="Andries Pandia" w:date="2025-08-26T08:27:00Z">
              <w:rPr>
                <w:rFonts w:eastAsiaTheme="majorEastAsia" w:cstheme="majorBidi"/>
                <w:b/>
                <w:color w:val="000000"/>
                <w:spacing w:val="15"/>
                <w:lang w:val="en-US"/>
              </w:rPr>
            </w:rPrChange>
          </w:rPr>
          <w:delText>B</w:delText>
        </w:r>
      </w:del>
      <w:ins w:id="3710" w:author="Andries Pandia" w:date="2025-08-21T17:40:00Z">
        <w:r w:rsidR="002C6853" w:rsidRPr="00BB0106">
          <w:rPr>
            <w:i/>
            <w:noProof/>
            <w:lang w:val="id-ID"/>
            <w:rPrChange w:id="3711" w:author="Andries Pandia" w:date="2025-08-26T08:27:00Z">
              <w:rPr>
                <w:rFonts w:eastAsiaTheme="majorEastAsia" w:cstheme="majorBidi"/>
                <w:b/>
                <w:i/>
                <w:color w:val="000000"/>
                <w:spacing w:val="15"/>
                <w:lang w:val="en-US"/>
              </w:rPr>
            </w:rPrChange>
          </w:rPr>
          <w:t>b</w:t>
        </w:r>
      </w:ins>
      <w:r w:rsidRPr="00BB0106">
        <w:rPr>
          <w:i/>
          <w:noProof/>
          <w:lang w:val="id-ID"/>
          <w:rPrChange w:id="3712" w:author="Andries Pandia" w:date="2025-08-26T08:27:00Z">
            <w:rPr>
              <w:rFonts w:eastAsiaTheme="majorEastAsia" w:cstheme="majorBidi"/>
              <w:b/>
              <w:color w:val="000000"/>
              <w:spacing w:val="15"/>
              <w:lang w:val="en-US"/>
            </w:rPr>
          </w:rPrChange>
        </w:rPr>
        <w:t xml:space="preserve">usiness </w:t>
      </w:r>
      <w:del w:id="3713" w:author="Andries Pandia" w:date="2025-08-21T17:40:00Z">
        <w:r w:rsidRPr="00BB0106" w:rsidDel="002C6853">
          <w:rPr>
            <w:i/>
            <w:lang w:val="en-ID"/>
            <w:rPrChange w:id="3714" w:author="Andries Pandia" w:date="2025-08-26T08:27:00Z">
              <w:rPr>
                <w:rFonts w:eastAsiaTheme="majorEastAsia" w:cstheme="majorBidi"/>
                <w:b/>
                <w:color w:val="000000"/>
                <w:spacing w:val="15"/>
                <w:lang w:val="en-US"/>
              </w:rPr>
            </w:rPrChange>
          </w:rPr>
          <w:delText>I</w:delText>
        </w:r>
      </w:del>
      <w:ins w:id="3715" w:author="Andries Pandia" w:date="2025-08-21T17:40:00Z">
        <w:r w:rsidR="002C6853" w:rsidRPr="00BB0106">
          <w:rPr>
            <w:i/>
            <w:noProof/>
            <w:lang w:val="id-ID"/>
            <w:rPrChange w:id="3716" w:author="Andries Pandia" w:date="2025-08-26T08:27:00Z">
              <w:rPr>
                <w:rFonts w:eastAsiaTheme="majorEastAsia" w:cstheme="majorBidi"/>
                <w:b/>
                <w:i/>
                <w:color w:val="000000"/>
                <w:spacing w:val="15"/>
                <w:lang w:val="en-US"/>
              </w:rPr>
            </w:rPrChange>
          </w:rPr>
          <w:t>i</w:t>
        </w:r>
      </w:ins>
      <w:r w:rsidRPr="00BB0106">
        <w:rPr>
          <w:i/>
          <w:noProof/>
          <w:lang w:val="id-ID"/>
          <w:rPrChange w:id="3717" w:author="Andries Pandia" w:date="2025-08-26T08:27:00Z">
            <w:rPr>
              <w:rFonts w:eastAsiaTheme="majorEastAsia" w:cstheme="majorBidi"/>
              <w:b/>
              <w:color w:val="000000"/>
              <w:spacing w:val="15"/>
              <w:lang w:val="en-US"/>
            </w:rPr>
          </w:rPrChange>
        </w:rPr>
        <w:t>ntelligence</w:t>
      </w:r>
      <w:r w:rsidRPr="00BB0106">
        <w:t xml:space="preserve"> (BI) yang </w:t>
      </w:r>
      <w:proofErr w:type="spellStart"/>
      <w:r w:rsidRPr="00BB0106">
        <w:t>dirancang</w:t>
      </w:r>
      <w:proofErr w:type="spellEnd"/>
      <w:r w:rsidRPr="00BB0106">
        <w:t xml:space="preserve"> </w:t>
      </w:r>
      <w:proofErr w:type="spellStart"/>
      <w:r w:rsidRPr="00BB0106">
        <w:t>untuk</w:t>
      </w:r>
      <w:proofErr w:type="spellEnd"/>
      <w:r w:rsidRPr="00BB0106">
        <w:t xml:space="preserve"> </w:t>
      </w:r>
      <w:proofErr w:type="spellStart"/>
      <w:r w:rsidRPr="00BB0106">
        <w:t>memudahkan</w:t>
      </w:r>
      <w:proofErr w:type="spellEnd"/>
      <w:r w:rsidRPr="00BB0106">
        <w:t xml:space="preserve"> </w:t>
      </w:r>
      <w:proofErr w:type="spellStart"/>
      <w:r w:rsidRPr="00BB0106">
        <w:t>analisis</w:t>
      </w:r>
      <w:proofErr w:type="spellEnd"/>
      <w:r w:rsidRPr="00BB0106">
        <w:t xml:space="preserve"> dan </w:t>
      </w:r>
      <w:proofErr w:type="spellStart"/>
      <w:r w:rsidRPr="00BB0106">
        <w:t>visualisasi</w:t>
      </w:r>
      <w:proofErr w:type="spellEnd"/>
      <w:r w:rsidRPr="00BB0106">
        <w:t xml:space="preserve"> data </w:t>
      </w:r>
      <w:proofErr w:type="spellStart"/>
      <w:r w:rsidRPr="00BB0106">
        <w:t>dari</w:t>
      </w:r>
      <w:proofErr w:type="spellEnd"/>
      <w:r w:rsidRPr="00BB0106">
        <w:t xml:space="preserve"> </w:t>
      </w:r>
      <w:proofErr w:type="spellStart"/>
      <w:r w:rsidRPr="00BB0106">
        <w:t>berbagai</w:t>
      </w:r>
      <w:proofErr w:type="spellEnd"/>
      <w:r w:rsidRPr="00BB0106">
        <w:t xml:space="preserve"> </w:t>
      </w:r>
      <w:proofErr w:type="spellStart"/>
      <w:r w:rsidRPr="00BB0106">
        <w:t>sumber</w:t>
      </w:r>
      <w:proofErr w:type="spellEnd"/>
      <w:r w:rsidRPr="00BB0106">
        <w:t xml:space="preserve"> data </w:t>
      </w:r>
      <w:proofErr w:type="spellStart"/>
      <w:r w:rsidRPr="00BB0106">
        <w:t>menjadi</w:t>
      </w:r>
      <w:proofErr w:type="spellEnd"/>
      <w:r w:rsidRPr="00BB0106">
        <w:t xml:space="preserve"> </w:t>
      </w:r>
      <w:proofErr w:type="spellStart"/>
      <w:r w:rsidRPr="00BB0106">
        <w:lastRenderedPageBreak/>
        <w:t>bentuk</w:t>
      </w:r>
      <w:proofErr w:type="spellEnd"/>
      <w:r w:rsidRPr="00BB0106">
        <w:t xml:space="preserve"> visual yang </w:t>
      </w:r>
      <w:proofErr w:type="spellStart"/>
      <w:r w:rsidRPr="00BB0106">
        <w:t>menarik</w:t>
      </w:r>
      <w:proofErr w:type="spellEnd"/>
      <w:r w:rsidRPr="00BB0106">
        <w:t xml:space="preserve"> dan </w:t>
      </w:r>
      <w:proofErr w:type="spellStart"/>
      <w:r w:rsidRPr="00BB0106">
        <w:t>mudah</w:t>
      </w:r>
      <w:proofErr w:type="spellEnd"/>
      <w:r w:rsidRPr="00BB0106">
        <w:t xml:space="preserve"> </w:t>
      </w:r>
      <w:proofErr w:type="spellStart"/>
      <w:r w:rsidRPr="00BB0106">
        <w:t>dipahami</w:t>
      </w:r>
      <w:proofErr w:type="spellEnd"/>
      <w:r w:rsidRPr="00BB0106">
        <w:t xml:space="preserve">. Tableau </w:t>
      </w:r>
      <w:proofErr w:type="spellStart"/>
      <w:r w:rsidRPr="00BB0106">
        <w:t>diluncurkan</w:t>
      </w:r>
      <w:proofErr w:type="spellEnd"/>
      <w:r w:rsidRPr="00BB0106">
        <w:t xml:space="preserve"> pada </w:t>
      </w:r>
      <w:proofErr w:type="spellStart"/>
      <w:r w:rsidRPr="00BB0106">
        <w:t>tahun</w:t>
      </w:r>
      <w:proofErr w:type="spellEnd"/>
      <w:r w:rsidRPr="00BB0106">
        <w:t xml:space="preserve"> 2003</w:t>
      </w:r>
      <w:ins w:id="3718" w:author="Andries Pandia" w:date="2025-08-21T17:40:00Z">
        <w:r w:rsidR="002C6853" w:rsidRPr="00BB0106">
          <w:rPr>
            <w:lang w:val="en-ID"/>
            <w:rPrChange w:id="3719" w:author="Andries Pandia" w:date="2025-08-26T08:27:00Z">
              <w:rPr>
                <w:rFonts w:eastAsiaTheme="majorEastAsia" w:cstheme="majorBidi"/>
                <w:b/>
                <w:color w:val="000000"/>
                <w:spacing w:val="15"/>
                <w:lang w:val="en-US"/>
              </w:rPr>
            </w:rPrChange>
          </w:rPr>
          <w:t>,</w:t>
        </w:r>
      </w:ins>
      <w:r w:rsidRPr="00BB0106">
        <w:rPr>
          <w:noProof/>
          <w:lang w:val="id-ID"/>
          <w:rPrChange w:id="3720" w:author="Andries Pandia" w:date="2025-08-26T08:27:00Z">
            <w:rPr/>
          </w:rPrChange>
        </w:rPr>
        <w:t xml:space="preserve"> dan sekarang telah menjadi salah satu </w:t>
      </w:r>
      <w:r w:rsidRPr="00BB0106">
        <w:rPr>
          <w:i/>
          <w:lang w:val="en-ID"/>
          <w:rPrChange w:id="3721" w:author="Andries Pandia" w:date="2025-08-26T08:27:00Z">
            <w:rPr>
              <w:rFonts w:eastAsiaTheme="majorEastAsia" w:cstheme="majorBidi"/>
              <w:b/>
              <w:color w:val="000000"/>
              <w:spacing w:val="15"/>
              <w:lang w:val="en-US"/>
            </w:rPr>
          </w:rPrChange>
        </w:rPr>
        <w:t>tools</w:t>
      </w:r>
      <w:r w:rsidRPr="00BB0106">
        <w:t xml:space="preserve"> </w:t>
      </w:r>
      <w:proofErr w:type="spellStart"/>
      <w:r w:rsidRPr="00BB0106">
        <w:t>visualisasi</w:t>
      </w:r>
      <w:proofErr w:type="spellEnd"/>
      <w:r w:rsidRPr="00BB0106">
        <w:t xml:space="preserve"> data </w:t>
      </w:r>
      <w:proofErr w:type="spellStart"/>
      <w:r w:rsidRPr="00BB0106">
        <w:t>terbaik</w:t>
      </w:r>
      <w:proofErr w:type="spellEnd"/>
      <w:r w:rsidRPr="00BB0106">
        <w:t xml:space="preserve"> yang </w:t>
      </w:r>
      <w:proofErr w:type="spellStart"/>
      <w:r w:rsidRPr="00BB0106">
        <w:t>banyak</w:t>
      </w:r>
      <w:proofErr w:type="spellEnd"/>
      <w:r w:rsidRPr="00BB0106">
        <w:t xml:space="preserve"> </w:t>
      </w:r>
      <w:proofErr w:type="spellStart"/>
      <w:r w:rsidRPr="00BB0106">
        <w:t>dipakai</w:t>
      </w:r>
      <w:proofErr w:type="spellEnd"/>
      <w:r w:rsidRPr="00BB0106">
        <w:t xml:space="preserve"> di </w:t>
      </w:r>
      <w:proofErr w:type="spellStart"/>
      <w:r w:rsidRPr="00BB0106">
        <w:t>berbagai</w:t>
      </w:r>
      <w:proofErr w:type="spellEnd"/>
      <w:r w:rsidRPr="00BB0106">
        <w:t xml:space="preserve"> </w:t>
      </w:r>
      <w:proofErr w:type="spellStart"/>
      <w:r w:rsidRPr="00BB0106">
        <w:t>bidang</w:t>
      </w:r>
      <w:proofErr w:type="spellEnd"/>
      <w:r w:rsidRPr="00BB0106">
        <w:t xml:space="preserve">, </w:t>
      </w:r>
      <w:proofErr w:type="spellStart"/>
      <w:r w:rsidRPr="00BB0106">
        <w:t>termasuk</w:t>
      </w:r>
      <w:proofErr w:type="spellEnd"/>
      <w:r w:rsidRPr="00BB0106">
        <w:t xml:space="preserve"> </w:t>
      </w:r>
      <w:proofErr w:type="spellStart"/>
      <w:r w:rsidRPr="00BB0106">
        <w:t>bisnis</w:t>
      </w:r>
      <w:proofErr w:type="spellEnd"/>
      <w:r w:rsidRPr="00BB0106">
        <w:t xml:space="preserve">, </w:t>
      </w:r>
      <w:proofErr w:type="spellStart"/>
      <w:r w:rsidRPr="00BB0106">
        <w:t>ekonomi</w:t>
      </w:r>
      <w:proofErr w:type="spellEnd"/>
      <w:r w:rsidRPr="00BB0106">
        <w:t xml:space="preserve">, </w:t>
      </w:r>
      <w:proofErr w:type="spellStart"/>
      <w:r w:rsidRPr="00BB0106">
        <w:t>kesehatan</w:t>
      </w:r>
      <w:proofErr w:type="spellEnd"/>
      <w:r w:rsidRPr="00BB0106">
        <w:t xml:space="preserve">, dan </w:t>
      </w:r>
      <w:proofErr w:type="spellStart"/>
      <w:r w:rsidRPr="00BB0106">
        <w:t>penelitian</w:t>
      </w:r>
      <w:proofErr w:type="spellEnd"/>
      <w:r w:rsidRPr="00BB0106">
        <w:t xml:space="preserve"> </w:t>
      </w:r>
      <w:proofErr w:type="spellStart"/>
      <w:r w:rsidRPr="00BB0106">
        <w:t>sosial</w:t>
      </w:r>
      <w:proofErr w:type="spellEnd"/>
      <w:r w:rsidRPr="00BB0106">
        <w:t>.</w:t>
      </w:r>
    </w:p>
    <w:p w14:paraId="420DBBCC" w14:textId="77777777" w:rsidR="002C6853" w:rsidRPr="00BB0106" w:rsidRDefault="002C6853" w:rsidP="002D5E98">
      <w:pPr>
        <w:rPr>
          <w:ins w:id="3722" w:author="Andries Pandia" w:date="2025-08-21T17:40:00Z"/>
          <w:noProof/>
          <w:lang w:val="id-ID"/>
          <w:rPrChange w:id="3723" w:author="Andries Pandia" w:date="2025-08-26T08:27:00Z">
            <w:rPr>
              <w:ins w:id="3724" w:author="Andries Pandia" w:date="2025-08-21T17:40:00Z"/>
              <w:lang w:val="en-US"/>
            </w:rPr>
          </w:rPrChange>
        </w:rPr>
      </w:pPr>
    </w:p>
    <w:p w14:paraId="420CD6B0" w14:textId="06D7935C" w:rsidR="00D74517" w:rsidRPr="00BB0106" w:rsidRDefault="00D86760" w:rsidP="002D5E98">
      <w:pPr>
        <w:rPr>
          <w:noProof/>
          <w:kern w:val="2"/>
          <w:lang w:val="id-ID"/>
          <w14:ligatures w14:val="standardContextual"/>
          <w:rPrChange w:id="3725" w:author="Andries Pandia" w:date="2025-08-26T08:27:00Z">
            <w:rPr/>
          </w:rPrChange>
        </w:rPr>
      </w:pPr>
      <w:r w:rsidRPr="00BB0106">
        <w:rPr>
          <w:noProof/>
          <w:lang w:val="id-ID"/>
          <w:rPrChange w:id="3726" w:author="Andries Pandia" w:date="2025-08-26T08:27:00Z">
            <w:rPr/>
          </w:rPrChange>
        </w:rPr>
        <w:t>Salah satu keunggulan utama Tableau adalah kemampuannya untuk mengubah data yang kompleks menjadi visualisasi grafis yang komunikatif tanpa memerlukan keahlian pemrograman.</w:t>
      </w:r>
      <w:ins w:id="3727" w:author="Andries Pandia" w:date="2025-08-21T17:52:00Z">
        <w:r w:rsidR="00866A48" w:rsidRPr="00BB0106">
          <w:rPr>
            <w:noProof/>
            <w:lang w:val="id-ID"/>
            <w:rPrChange w:id="3728" w:author="Andries Pandia" w:date="2025-08-26T08:27:00Z">
              <w:rPr>
                <w:rFonts w:eastAsiaTheme="majorEastAsia" w:cstheme="majorBidi"/>
                <w:b/>
                <w:color w:val="000000"/>
                <w:spacing w:val="15"/>
                <w:lang w:val="en-US"/>
              </w:rPr>
            </w:rPrChange>
          </w:rPr>
          <w:t xml:space="preserve"> </w:t>
        </w:r>
      </w:ins>
      <w:del w:id="3729" w:author="Andries Pandia" w:date="2025-08-21T17:52:00Z">
        <w:r w:rsidRPr="00BB0106" w:rsidDel="00866A48">
          <w:rPr>
            <w:noProof/>
            <w:lang w:val="id-ID"/>
            <w:rPrChange w:id="3730" w:author="Andries Pandia" w:date="2025-08-26T08:27:00Z">
              <w:rPr/>
            </w:rPrChange>
          </w:rPr>
          <w:delText xml:space="preserve"> </w:delText>
        </w:r>
      </w:del>
      <w:r w:rsidRPr="00BB0106">
        <w:rPr>
          <w:noProof/>
          <w:lang w:val="id-ID"/>
          <w:rPrChange w:id="3731" w:author="Andries Pandia" w:date="2025-08-26T08:27:00Z">
            <w:rPr/>
          </w:rPrChange>
        </w:rPr>
        <w:t xml:space="preserve">Tableau memungkinkan pembuatan </w:t>
      </w:r>
      <w:r w:rsidRPr="00BB0106">
        <w:rPr>
          <w:i/>
          <w:lang w:val="en-ID"/>
          <w:rPrChange w:id="3732" w:author="Andries Pandia" w:date="2025-08-26T08:27:00Z">
            <w:rPr>
              <w:rFonts w:eastAsiaTheme="majorEastAsia" w:cstheme="majorBidi"/>
              <w:b/>
              <w:color w:val="000000"/>
              <w:spacing w:val="15"/>
              <w:lang w:val="en-US"/>
            </w:rPr>
          </w:rPrChange>
        </w:rPr>
        <w:t>dashboard</w:t>
      </w:r>
      <w:r w:rsidRPr="00BB0106">
        <w:t xml:space="preserve"> dan </w:t>
      </w:r>
      <w:proofErr w:type="spellStart"/>
      <w:r w:rsidRPr="00BB0106">
        <w:t>laporan</w:t>
      </w:r>
      <w:proofErr w:type="spellEnd"/>
      <w:r w:rsidRPr="00BB0106">
        <w:t xml:space="preserve"> yang </w:t>
      </w:r>
      <w:proofErr w:type="spellStart"/>
      <w:r w:rsidRPr="00BB0106">
        <w:t>interaktif</w:t>
      </w:r>
      <w:proofErr w:type="spellEnd"/>
      <w:r w:rsidRPr="00BB0106">
        <w:t xml:space="preserve"> </w:t>
      </w:r>
      <w:proofErr w:type="spellStart"/>
      <w:r w:rsidRPr="00BB0106">
        <w:t>secara</w:t>
      </w:r>
      <w:proofErr w:type="spellEnd"/>
      <w:r w:rsidRPr="00BB0106">
        <w:t xml:space="preserve"> </w:t>
      </w:r>
      <w:r w:rsidRPr="00BB0106">
        <w:rPr>
          <w:i/>
          <w:lang w:val="en-ID"/>
          <w:rPrChange w:id="3733" w:author="Andries Pandia" w:date="2025-08-26T08:27:00Z">
            <w:rPr>
              <w:rFonts w:eastAsiaTheme="majorEastAsia" w:cstheme="majorBidi"/>
              <w:b/>
              <w:color w:val="000000"/>
              <w:spacing w:val="15"/>
              <w:lang w:val="en-US"/>
            </w:rPr>
          </w:rPrChange>
        </w:rPr>
        <w:t>real-time</w:t>
      </w:r>
      <w:r w:rsidRPr="00BB0106">
        <w:t xml:space="preserve">, </w:t>
      </w:r>
      <w:proofErr w:type="spellStart"/>
      <w:r w:rsidRPr="00BB0106">
        <w:t>sehingga</w:t>
      </w:r>
      <w:proofErr w:type="spellEnd"/>
      <w:r w:rsidRPr="00BB0106">
        <w:t xml:space="preserve"> </w:t>
      </w:r>
      <w:proofErr w:type="spellStart"/>
      <w:r w:rsidRPr="00BB0106">
        <w:t>pengguna</w:t>
      </w:r>
      <w:proofErr w:type="spellEnd"/>
      <w:r w:rsidRPr="00BB0106">
        <w:t xml:space="preserve"> </w:t>
      </w:r>
      <w:proofErr w:type="spellStart"/>
      <w:r w:rsidRPr="00BB0106">
        <w:t>dapat</w:t>
      </w:r>
      <w:proofErr w:type="spellEnd"/>
      <w:r w:rsidRPr="00BB0106">
        <w:t xml:space="preserve"> </w:t>
      </w:r>
      <w:proofErr w:type="spellStart"/>
      <w:r w:rsidRPr="00BB0106">
        <w:t>dengan</w:t>
      </w:r>
      <w:proofErr w:type="spellEnd"/>
      <w:r w:rsidRPr="00BB0106">
        <w:t xml:space="preserve"> </w:t>
      </w:r>
      <w:proofErr w:type="spellStart"/>
      <w:r w:rsidRPr="00BB0106">
        <w:t>mudah</w:t>
      </w:r>
      <w:proofErr w:type="spellEnd"/>
      <w:r w:rsidRPr="00BB0106">
        <w:t xml:space="preserve"> </w:t>
      </w:r>
      <w:proofErr w:type="spellStart"/>
      <w:r w:rsidRPr="00BB0106">
        <w:t>mengidentifikasi</w:t>
      </w:r>
      <w:proofErr w:type="spellEnd"/>
      <w:r w:rsidRPr="00BB0106">
        <w:t xml:space="preserve"> </w:t>
      </w:r>
      <w:proofErr w:type="spellStart"/>
      <w:r w:rsidRPr="00BB0106">
        <w:t>pola</w:t>
      </w:r>
      <w:proofErr w:type="spellEnd"/>
      <w:r w:rsidRPr="00BB0106">
        <w:t xml:space="preserve">, </w:t>
      </w:r>
      <w:proofErr w:type="spellStart"/>
      <w:r w:rsidRPr="00BB0106">
        <w:t>tren</w:t>
      </w:r>
      <w:proofErr w:type="spellEnd"/>
      <w:r w:rsidRPr="00BB0106">
        <w:t xml:space="preserve">, dan </w:t>
      </w:r>
      <w:r w:rsidRPr="00BB0106">
        <w:rPr>
          <w:i/>
          <w:lang w:val="en-ID"/>
          <w:rPrChange w:id="3734" w:author="Andries Pandia" w:date="2025-08-26T08:27:00Z">
            <w:rPr>
              <w:rFonts w:eastAsiaTheme="majorEastAsia" w:cstheme="majorBidi"/>
              <w:b/>
              <w:color w:val="000000"/>
              <w:spacing w:val="15"/>
              <w:lang w:val="en-US"/>
            </w:rPr>
          </w:rPrChange>
        </w:rPr>
        <w:t>insight</w:t>
      </w:r>
      <w:r w:rsidRPr="00BB0106">
        <w:t xml:space="preserve"> </w:t>
      </w:r>
      <w:proofErr w:type="spellStart"/>
      <w:r w:rsidRPr="00BB0106">
        <w:t>penting</w:t>
      </w:r>
      <w:proofErr w:type="spellEnd"/>
      <w:r w:rsidRPr="00BB0106">
        <w:t xml:space="preserve"> </w:t>
      </w:r>
      <w:proofErr w:type="spellStart"/>
      <w:r w:rsidRPr="00BB0106">
        <w:t>dari</w:t>
      </w:r>
      <w:proofErr w:type="spellEnd"/>
      <w:r w:rsidRPr="00BB0106">
        <w:t xml:space="preserve"> data yang </w:t>
      </w:r>
      <w:proofErr w:type="spellStart"/>
      <w:r w:rsidRPr="00BB0106">
        <w:t>dianalisis</w:t>
      </w:r>
      <w:proofErr w:type="spellEnd"/>
      <w:r w:rsidRPr="00BB0106">
        <w:t>.</w:t>
      </w:r>
      <w:r w:rsidR="00D74517" w:rsidRPr="00BB0106">
        <w:t xml:space="preserve"> </w:t>
      </w:r>
      <w:proofErr w:type="spellStart"/>
      <w:r w:rsidRPr="00BB0106">
        <w:t>Fungsi</w:t>
      </w:r>
      <w:proofErr w:type="spellEnd"/>
      <w:r w:rsidRPr="00BB0106">
        <w:t xml:space="preserve"> </w:t>
      </w:r>
      <w:proofErr w:type="spellStart"/>
      <w:r w:rsidRPr="00BB0106">
        <w:t>utama</w:t>
      </w:r>
      <w:proofErr w:type="spellEnd"/>
      <w:r w:rsidRPr="00BB0106">
        <w:t xml:space="preserve"> Tableau </w:t>
      </w:r>
      <w:proofErr w:type="spellStart"/>
      <w:r w:rsidRPr="00BB0106">
        <w:t>meliputi</w:t>
      </w:r>
      <w:proofErr w:type="spellEnd"/>
      <w:r w:rsidRPr="00BB0106">
        <w:t>:</w:t>
      </w:r>
    </w:p>
    <w:p w14:paraId="22B84EC2" w14:textId="7A1E9CBF" w:rsidR="00051014" w:rsidRPr="00BB0106" w:rsidRDefault="00D86760">
      <w:pPr>
        <w:pStyle w:val="ListParagraph"/>
        <w:numPr>
          <w:ilvl w:val="0"/>
          <w:numId w:val="24"/>
        </w:numPr>
        <w:pPrChange w:id="3735" w:author="Andries Pandia" w:date="2025-08-21T18:00:00Z">
          <w:pPr>
            <w:pStyle w:val="ListParagraph"/>
            <w:numPr>
              <w:numId w:val="9"/>
            </w:numPr>
            <w:ind w:hanging="360"/>
          </w:pPr>
        </w:pPrChange>
      </w:pPr>
      <w:r w:rsidRPr="00BB0106">
        <w:t>Visualisasi Data yang Mudah dan Interaktif</w:t>
      </w:r>
    </w:p>
    <w:p w14:paraId="6B83598F" w14:textId="18DD981D" w:rsidR="00D74517" w:rsidRPr="00A96BCD" w:rsidRDefault="00D86760">
      <w:pPr>
        <w:pStyle w:val="ListParagraph"/>
        <w:ind w:firstLine="0"/>
        <w:pPrChange w:id="3736" w:author="Andries Pandia" w:date="2025-08-21T18:00:00Z">
          <w:pPr/>
        </w:pPrChange>
      </w:pPr>
      <w:r w:rsidRPr="00BB0106">
        <w:rPr>
          <w:rPrChange w:id="3737" w:author="Andries Pandia" w:date="2025-08-26T08:27:00Z">
            <w:rPr>
              <w:noProof w:val="0"/>
              <w:kern w:val="0"/>
              <w:lang w:val="en-ID"/>
              <w14:ligatures w14:val="none"/>
            </w:rPr>
          </w:rPrChange>
        </w:rPr>
        <w:t xml:space="preserve">Tableau menyediakan antarmuka </w:t>
      </w:r>
      <w:r w:rsidRPr="00BB0106">
        <w:rPr>
          <w:i/>
          <w:rPrChange w:id="3738" w:author="Andries Pandia" w:date="2025-08-26T08:27:00Z">
            <w:rPr>
              <w:noProof w:val="0"/>
              <w:kern w:val="0"/>
              <w:lang w:val="en-ID"/>
              <w14:ligatures w14:val="none"/>
            </w:rPr>
          </w:rPrChange>
        </w:rPr>
        <w:t>drag-and-drop</w:t>
      </w:r>
      <w:r w:rsidRPr="00BB0106">
        <w:t xml:space="preserve"> yang intuitif sehingga pengguna dapat membuat berbagai jenis grafik, seperti grafik batang, garis, peta, </w:t>
      </w:r>
      <w:r w:rsidRPr="00BB0106">
        <w:rPr>
          <w:i/>
          <w:rPrChange w:id="3739" w:author="Andries Pandia" w:date="2025-08-26T08:27:00Z">
            <w:rPr>
              <w:noProof w:val="0"/>
              <w:kern w:val="0"/>
              <w:lang w:val="en-ID"/>
              <w14:ligatures w14:val="none"/>
            </w:rPr>
          </w:rPrChange>
        </w:rPr>
        <w:t>heatmap</w:t>
      </w:r>
      <w:r w:rsidRPr="00BB0106">
        <w:t xml:space="preserve">, dan </w:t>
      </w:r>
      <w:r w:rsidRPr="00BB0106">
        <w:rPr>
          <w:i/>
          <w:rPrChange w:id="3740" w:author="Andries Pandia" w:date="2025-08-26T08:27:00Z">
            <w:rPr>
              <w:noProof w:val="0"/>
              <w:kern w:val="0"/>
              <w:lang w:val="en-ID"/>
              <w14:ligatures w14:val="none"/>
            </w:rPr>
          </w:rPrChange>
        </w:rPr>
        <w:t>scatter plot</w:t>
      </w:r>
      <w:ins w:id="3741" w:author="Andries Pandia" w:date="2025-08-21T17:41:00Z">
        <w:r w:rsidR="002C6853" w:rsidRPr="00BB0106">
          <w:rPr>
            <w:rPrChange w:id="3742" w:author="Andries Pandia" w:date="2025-08-26T08:27:00Z">
              <w:rPr>
                <w:noProof w:val="0"/>
                <w:kern w:val="0"/>
                <w:lang w:val="en-US"/>
                <w14:ligatures w14:val="none"/>
              </w:rPr>
            </w:rPrChange>
          </w:rPr>
          <w:t>,</w:t>
        </w:r>
      </w:ins>
      <w:r w:rsidRPr="00BB0106">
        <w:t xml:space="preserve"> tanpa perlu menulis kode. Hal ini mempermudah kalangan teknis maupun non</w:t>
      </w:r>
      <w:r w:rsidRPr="00BB0106">
        <w:rPr>
          <w:rPrChange w:id="3743" w:author="Andries Pandia" w:date="2025-08-26T08:27:00Z">
            <w:rPr>
              <w:noProof w:val="0"/>
              <w:kern w:val="0"/>
              <w:lang w:val="en-ID"/>
              <w14:ligatures w14:val="none"/>
            </w:rPr>
          </w:rPrChange>
        </w:rPr>
        <w:t>-teknis dalam menganalisis data.</w:t>
      </w:r>
    </w:p>
    <w:p w14:paraId="1B3825E1" w14:textId="2D6373B1" w:rsidR="00051014" w:rsidRPr="00BB0106" w:rsidRDefault="00D86760">
      <w:pPr>
        <w:pStyle w:val="ListParagraph"/>
        <w:numPr>
          <w:ilvl w:val="0"/>
          <w:numId w:val="24"/>
        </w:numPr>
        <w:pPrChange w:id="3744" w:author="Andries Pandia" w:date="2025-08-21T18:00:00Z">
          <w:pPr>
            <w:pStyle w:val="ListParagraph"/>
            <w:numPr>
              <w:numId w:val="9"/>
            </w:numPr>
            <w:ind w:hanging="360"/>
          </w:pPr>
        </w:pPrChange>
      </w:pPr>
      <w:r w:rsidRPr="00BB0106">
        <w:t xml:space="preserve">Pengelolaan </w:t>
      </w:r>
      <w:r w:rsidRPr="00BB0106">
        <w:rPr>
          <w:i/>
          <w:rPrChange w:id="3745" w:author="Andries Pandia" w:date="2025-08-26T08:27:00Z">
            <w:rPr/>
          </w:rPrChange>
        </w:rPr>
        <w:t>Metadata</w:t>
      </w:r>
      <w:r w:rsidRPr="00BB0106">
        <w:t xml:space="preserve"> dan Konektivitas Data yang Luas</w:t>
      </w:r>
    </w:p>
    <w:p w14:paraId="322CEE26" w14:textId="557091F0" w:rsidR="00D74517" w:rsidRPr="00A96BCD" w:rsidRDefault="00D86760">
      <w:pPr>
        <w:pStyle w:val="ListParagraph"/>
        <w:ind w:firstLine="0"/>
        <w:pPrChange w:id="3746" w:author="Andries Pandia" w:date="2025-08-21T18:00:00Z">
          <w:pPr/>
        </w:pPrChange>
      </w:pPr>
      <w:r w:rsidRPr="00BB0106">
        <w:rPr>
          <w:rPrChange w:id="3747" w:author="Andries Pandia" w:date="2025-08-26T08:27:00Z">
            <w:rPr>
              <w:noProof w:val="0"/>
              <w:kern w:val="0"/>
              <w:lang w:val="en-ID"/>
              <w14:ligatures w14:val="none"/>
            </w:rPr>
          </w:rPrChange>
        </w:rPr>
        <w:t xml:space="preserve">Tableau mampu mengelola </w:t>
      </w:r>
      <w:r w:rsidRPr="00BB0106">
        <w:rPr>
          <w:i/>
          <w:rPrChange w:id="3748" w:author="Andries Pandia" w:date="2025-08-26T08:27:00Z">
            <w:rPr>
              <w:noProof w:val="0"/>
              <w:kern w:val="0"/>
              <w:lang w:val="en-ID"/>
              <w14:ligatures w14:val="none"/>
            </w:rPr>
          </w:rPrChange>
        </w:rPr>
        <w:t>metadata</w:t>
      </w:r>
      <w:r w:rsidRPr="00BB0106">
        <w:t xml:space="preserve"> secara efisien dan dapat terkoneksi dengan berbagai macam sumber data,</w:t>
      </w:r>
      <w:ins w:id="3749" w:author="Andries Pandia" w:date="2025-08-21T17:54:00Z">
        <w:r w:rsidR="00866A48" w:rsidRPr="00BB0106">
          <w:rPr>
            <w:rPrChange w:id="3750" w:author="Andries Pandia" w:date="2025-08-26T08:27:00Z">
              <w:rPr>
                <w:noProof w:val="0"/>
                <w:kern w:val="0"/>
                <w:lang w:val="en-US"/>
                <w14:ligatures w14:val="none"/>
              </w:rPr>
            </w:rPrChange>
          </w:rPr>
          <w:t xml:space="preserve"> </w:t>
        </w:r>
      </w:ins>
      <w:del w:id="3751" w:author="Andries Pandia" w:date="2025-08-21T17:54:00Z">
        <w:r w:rsidRPr="00BB0106" w:rsidDel="00866A48">
          <w:delText xml:space="preserve"> </w:delText>
        </w:r>
      </w:del>
      <w:r w:rsidRPr="00BB0106">
        <w:rPr>
          <w:rPrChange w:id="3752" w:author="Andries Pandia" w:date="2025-08-26T08:27:00Z">
            <w:rPr>
              <w:noProof w:val="0"/>
              <w:kern w:val="0"/>
              <w:lang w:val="en-ID"/>
              <w14:ligatures w14:val="none"/>
            </w:rPr>
          </w:rPrChange>
        </w:rPr>
        <w:t xml:space="preserve">baik berupa file lokal seperti Excel dan CSV, </w:t>
      </w:r>
      <w:r w:rsidRPr="00BB0106">
        <w:rPr>
          <w:i/>
          <w:rPrChange w:id="3753" w:author="Andries Pandia" w:date="2025-08-26T08:27:00Z">
            <w:rPr>
              <w:noProof w:val="0"/>
              <w:kern w:val="0"/>
              <w:lang w:val="en-ID"/>
              <w14:ligatures w14:val="none"/>
            </w:rPr>
          </w:rPrChange>
        </w:rPr>
        <w:t>database</w:t>
      </w:r>
      <w:r w:rsidRPr="00BB0106">
        <w:t xml:space="preserve"> relasional</w:t>
      </w:r>
      <w:r w:rsidRPr="00BB0106">
        <w:rPr>
          <w:rPrChange w:id="3754" w:author="Andries Pandia" w:date="2025-08-26T08:27:00Z">
            <w:rPr>
              <w:noProof w:val="0"/>
              <w:kern w:val="0"/>
              <w:lang w:val="en-ID"/>
              <w14:ligatures w14:val="none"/>
            </w:rPr>
          </w:rPrChange>
        </w:rPr>
        <w:t xml:space="preserve">, layanan </w:t>
      </w:r>
      <w:r w:rsidRPr="00BB0106">
        <w:rPr>
          <w:i/>
          <w:rPrChange w:id="3755" w:author="Andries Pandia" w:date="2025-08-26T08:27:00Z">
            <w:rPr>
              <w:noProof w:val="0"/>
              <w:kern w:val="0"/>
              <w:lang w:val="en-ID"/>
              <w14:ligatures w14:val="none"/>
            </w:rPr>
          </w:rPrChange>
        </w:rPr>
        <w:t>cloud</w:t>
      </w:r>
      <w:r w:rsidRPr="00BB0106">
        <w:t xml:space="preserve">, hingga data </w:t>
      </w:r>
      <w:r w:rsidRPr="00BB0106">
        <w:rPr>
          <w:i/>
          <w:rPrChange w:id="3756" w:author="Andries Pandia" w:date="2025-08-26T08:27:00Z">
            <w:rPr>
              <w:noProof w:val="0"/>
              <w:kern w:val="0"/>
              <w:lang w:val="en-ID"/>
              <w14:ligatures w14:val="none"/>
            </w:rPr>
          </w:rPrChange>
        </w:rPr>
        <w:t>online</w:t>
      </w:r>
      <w:r w:rsidRPr="00BB0106">
        <w:t xml:space="preserve"> dan aplikasi bisnis populer seperti Salesforce dan Google Analytics. Fleksibilitas ini memungkinkan integrasi data yang luas untuk analisis yang komprehensif.</w:t>
      </w:r>
    </w:p>
    <w:p w14:paraId="33BB0BFD" w14:textId="3626266B" w:rsidR="00051014" w:rsidRPr="00BB0106" w:rsidRDefault="00D86760">
      <w:pPr>
        <w:pStyle w:val="ListParagraph"/>
        <w:numPr>
          <w:ilvl w:val="0"/>
          <w:numId w:val="24"/>
        </w:numPr>
        <w:pPrChange w:id="3757" w:author="Andries Pandia" w:date="2025-08-21T18:00:00Z">
          <w:pPr>
            <w:pStyle w:val="ListParagraph"/>
            <w:numPr>
              <w:numId w:val="9"/>
            </w:numPr>
            <w:ind w:hanging="360"/>
          </w:pPr>
        </w:pPrChange>
      </w:pPr>
      <w:r w:rsidRPr="00BB0106">
        <w:t xml:space="preserve">Pembuatan </w:t>
      </w:r>
      <w:r w:rsidRPr="00BB0106">
        <w:rPr>
          <w:i/>
          <w:rPrChange w:id="3758" w:author="Andries Pandia" w:date="2025-08-26T08:27:00Z">
            <w:rPr/>
          </w:rPrChange>
        </w:rPr>
        <w:t>Dashboard</w:t>
      </w:r>
      <w:r w:rsidRPr="00BB0106">
        <w:t xml:space="preserve"> dan </w:t>
      </w:r>
      <w:r w:rsidRPr="00BB0106">
        <w:rPr>
          <w:i/>
          <w:rPrChange w:id="3759" w:author="Andries Pandia" w:date="2025-08-26T08:27:00Z">
            <w:rPr/>
          </w:rPrChange>
        </w:rPr>
        <w:t>Storytelling</w:t>
      </w:r>
      <w:r w:rsidRPr="00BB0106">
        <w:t xml:space="preserve"> Data</w:t>
      </w:r>
    </w:p>
    <w:p w14:paraId="1448A5A8" w14:textId="23815588" w:rsidR="00051014" w:rsidRPr="00A96BCD" w:rsidRDefault="00D86760">
      <w:pPr>
        <w:pStyle w:val="ListParagraph"/>
        <w:ind w:firstLine="0"/>
        <w:pPrChange w:id="3760" w:author="Andries Pandia" w:date="2025-08-21T18:00:00Z">
          <w:pPr/>
        </w:pPrChange>
      </w:pPr>
      <w:r w:rsidRPr="00BB0106">
        <w:rPr>
          <w:rPrChange w:id="3761" w:author="Andries Pandia" w:date="2025-08-26T08:27:00Z">
            <w:rPr>
              <w:noProof w:val="0"/>
              <w:kern w:val="0"/>
              <w:lang w:val="en-ID"/>
              <w14:ligatures w14:val="none"/>
            </w:rPr>
          </w:rPrChange>
        </w:rPr>
        <w:t xml:space="preserve">Pengguna dapat membuat dashboard yang menggabungkan berbagai visualisasi menjadi satu tampilan terpadu. Selain itu, Tableau mendukung fitur </w:t>
      </w:r>
      <w:r w:rsidRPr="00BB0106">
        <w:rPr>
          <w:i/>
          <w:rPrChange w:id="3762" w:author="Andries Pandia" w:date="2025-08-26T08:27:00Z">
            <w:rPr>
              <w:noProof w:val="0"/>
              <w:kern w:val="0"/>
              <w:lang w:val="en-ID"/>
              <w14:ligatures w14:val="none"/>
            </w:rPr>
          </w:rPrChange>
        </w:rPr>
        <w:t>storytelling</w:t>
      </w:r>
      <w:r w:rsidRPr="00BB0106">
        <w:t>, yaitu penyusunan narasi berbasis data lengkap dengan grafik dan visual yang terstruktur untuk menyampaikan informasi seca</w:t>
      </w:r>
      <w:r w:rsidRPr="00BB0106">
        <w:rPr>
          <w:rPrChange w:id="3763" w:author="Andries Pandia" w:date="2025-08-26T08:27:00Z">
            <w:rPr>
              <w:noProof w:val="0"/>
              <w:kern w:val="0"/>
              <w:lang w:val="en-ID"/>
              <w14:ligatures w14:val="none"/>
            </w:rPr>
          </w:rPrChange>
        </w:rPr>
        <w:t xml:space="preserve">ra efektif kepada pemangku kepentingan. </w:t>
      </w:r>
    </w:p>
    <w:p w14:paraId="43A41D33" w14:textId="308119F3" w:rsidR="00051014" w:rsidRPr="00BB0106" w:rsidRDefault="00D86760">
      <w:pPr>
        <w:pStyle w:val="ListParagraph"/>
        <w:numPr>
          <w:ilvl w:val="0"/>
          <w:numId w:val="24"/>
        </w:numPr>
        <w:pPrChange w:id="3764" w:author="Andries Pandia" w:date="2025-08-21T18:00:00Z">
          <w:pPr>
            <w:pStyle w:val="ListParagraph"/>
            <w:numPr>
              <w:numId w:val="9"/>
            </w:numPr>
            <w:ind w:hanging="360"/>
          </w:pPr>
        </w:pPrChange>
      </w:pPr>
      <w:r w:rsidRPr="00BB0106">
        <w:t>Kolaborasi dan Keamanan</w:t>
      </w:r>
    </w:p>
    <w:p w14:paraId="10DE14B0" w14:textId="04B0BBA6" w:rsidR="00D86760" w:rsidRPr="00BB0106" w:rsidDel="004D0D6C" w:rsidRDefault="00D86760" w:rsidP="000C38E7">
      <w:pPr>
        <w:rPr>
          <w:del w:id="3765" w:author="Andries Pandia" w:date="2025-08-21T17:55:00Z"/>
          <w:noProof/>
          <w:kern w:val="2"/>
          <w:lang w:val="id-ID"/>
          <w14:ligatures w14:val="standardContextual"/>
          <w:rPrChange w:id="3766" w:author="Andries Pandia" w:date="2025-08-26T08:27:00Z">
            <w:rPr>
              <w:del w:id="3767" w:author="Andries Pandia" w:date="2025-08-21T17:55:00Z"/>
              <w:lang w:val="en-US"/>
            </w:rPr>
          </w:rPrChange>
        </w:rPr>
      </w:pPr>
      <w:r w:rsidRPr="00BB0106">
        <w:rPr>
          <w:noProof/>
          <w:lang w:val="id-ID"/>
          <w:rPrChange w:id="3768" w:author="Andries Pandia" w:date="2025-08-26T08:27:00Z">
            <w:rPr/>
          </w:rPrChange>
        </w:rPr>
        <w:lastRenderedPageBreak/>
        <w:t xml:space="preserve">Tableau mendukung kolaborasi tim melalui fitur berbagi data dan </w:t>
      </w:r>
      <w:r w:rsidRPr="00BB0106">
        <w:rPr>
          <w:i/>
          <w:noProof/>
          <w:lang w:val="id-ID"/>
          <w:rPrChange w:id="3769" w:author="Andries Pandia" w:date="2025-08-26T08:27:00Z">
            <w:rPr/>
          </w:rPrChange>
        </w:rPr>
        <w:t>dashboard</w:t>
      </w:r>
      <w:r w:rsidRPr="00BB0106">
        <w:t xml:space="preserve"> </w:t>
      </w:r>
      <w:proofErr w:type="spellStart"/>
      <w:r w:rsidRPr="00BB0106">
        <w:t>dalam</w:t>
      </w:r>
      <w:proofErr w:type="spellEnd"/>
      <w:r w:rsidRPr="00BB0106">
        <w:t xml:space="preserve"> </w:t>
      </w:r>
      <w:proofErr w:type="spellStart"/>
      <w:r w:rsidRPr="00BB0106">
        <w:t>lingkungan</w:t>
      </w:r>
      <w:proofErr w:type="spellEnd"/>
      <w:r w:rsidRPr="00BB0106">
        <w:t xml:space="preserve"> yang </w:t>
      </w:r>
      <w:proofErr w:type="spellStart"/>
      <w:r w:rsidRPr="00BB0106">
        <w:t>aman</w:t>
      </w:r>
      <w:proofErr w:type="spellEnd"/>
      <w:r w:rsidRPr="00BB0106">
        <w:t xml:space="preserve"> </w:t>
      </w:r>
      <w:proofErr w:type="spellStart"/>
      <w:r w:rsidRPr="00BB0106">
        <w:t>dengan</w:t>
      </w:r>
      <w:proofErr w:type="spellEnd"/>
      <w:r w:rsidRPr="00BB0106">
        <w:t xml:space="preserve"> </w:t>
      </w:r>
      <w:proofErr w:type="spellStart"/>
      <w:r w:rsidRPr="00BB0106">
        <w:t>enkripsi</w:t>
      </w:r>
      <w:proofErr w:type="spellEnd"/>
      <w:r w:rsidRPr="00BB0106">
        <w:t xml:space="preserve"> data, </w:t>
      </w:r>
      <w:proofErr w:type="spellStart"/>
      <w:r w:rsidRPr="00BB0106">
        <w:t>pengaturan</w:t>
      </w:r>
      <w:proofErr w:type="spellEnd"/>
      <w:r w:rsidRPr="00BB0106">
        <w:t xml:space="preserve"> </w:t>
      </w:r>
      <w:proofErr w:type="spellStart"/>
      <w:r w:rsidRPr="00BB0106">
        <w:t>akses</w:t>
      </w:r>
      <w:proofErr w:type="spellEnd"/>
      <w:r w:rsidRPr="00BB0106">
        <w:t xml:space="preserve"> </w:t>
      </w:r>
      <w:proofErr w:type="spellStart"/>
      <w:r w:rsidRPr="00BB0106">
        <w:t>pengguna</w:t>
      </w:r>
      <w:proofErr w:type="spellEnd"/>
      <w:r w:rsidRPr="00BB0106">
        <w:t xml:space="preserve">, dan </w:t>
      </w:r>
      <w:proofErr w:type="spellStart"/>
      <w:r w:rsidRPr="00BB0106">
        <w:t>autentikasi</w:t>
      </w:r>
      <w:proofErr w:type="spellEnd"/>
      <w:r w:rsidRPr="00BB0106">
        <w:t xml:space="preserve"> yang </w:t>
      </w:r>
      <w:proofErr w:type="spellStart"/>
      <w:r w:rsidRPr="00BB0106">
        <w:t>ketat</w:t>
      </w:r>
      <w:proofErr w:type="spellEnd"/>
      <w:r w:rsidRPr="00BB0106">
        <w:t>.</w:t>
      </w:r>
      <w:del w:id="3770" w:author="Andries Pandia" w:date="2025-08-21T17:55:00Z">
        <w:r w:rsidRPr="00BB0106" w:rsidDel="004D0D6C">
          <w:br/>
        </w:r>
      </w:del>
      <w:ins w:id="3771" w:author="Andries Pandia" w:date="2025-08-21T17:55:00Z">
        <w:r w:rsidR="004D0D6C" w:rsidRPr="00BB0106">
          <w:rPr>
            <w:lang w:val="en-ID"/>
            <w:rPrChange w:id="3772" w:author="Andries Pandia" w:date="2025-08-26T08:27:00Z">
              <w:rPr>
                <w:lang w:val="en-US"/>
              </w:rPr>
            </w:rPrChange>
          </w:rPr>
          <w:t xml:space="preserve"> </w:t>
        </w:r>
      </w:ins>
      <w:r w:rsidRPr="00BB0106">
        <w:rPr>
          <w:noProof/>
          <w:lang w:val="id-ID"/>
          <w:rPrChange w:id="3773" w:author="Andries Pandia" w:date="2025-08-26T08:27:00Z">
            <w:rPr/>
          </w:rPrChange>
        </w:rPr>
        <w:t xml:space="preserve">Tableau juga dikenal karena kemampuannya dalam melakukan analisis data dengan fitur-fitur seperti agregasi, </w:t>
      </w:r>
      <w:r w:rsidRPr="00BB0106">
        <w:rPr>
          <w:i/>
          <w:rPrChange w:id="3774" w:author="Andries Pandia" w:date="2025-08-26T08:27:00Z">
            <w:rPr/>
          </w:rPrChange>
        </w:rPr>
        <w:t>filtering</w:t>
      </w:r>
      <w:r w:rsidRPr="00BB0106">
        <w:t xml:space="preserve">, </w:t>
      </w:r>
      <w:r w:rsidRPr="00BB0106">
        <w:rPr>
          <w:i/>
          <w:rPrChange w:id="3775" w:author="Andries Pandia" w:date="2025-08-26T08:27:00Z">
            <w:rPr/>
          </w:rPrChange>
        </w:rPr>
        <w:t>grouping</w:t>
      </w:r>
      <w:r w:rsidRPr="00BB0106">
        <w:t xml:space="preserve">, </w:t>
      </w:r>
      <w:proofErr w:type="spellStart"/>
      <w:r w:rsidRPr="00BB0106">
        <w:t>perhitungan</w:t>
      </w:r>
      <w:proofErr w:type="spellEnd"/>
      <w:r w:rsidRPr="00BB0106">
        <w:t xml:space="preserve"> </w:t>
      </w:r>
      <w:proofErr w:type="spellStart"/>
      <w:r w:rsidRPr="00BB0106">
        <w:t>kalkulasi</w:t>
      </w:r>
      <w:proofErr w:type="spellEnd"/>
      <w:r w:rsidRPr="00BB0106">
        <w:t xml:space="preserve">, </w:t>
      </w:r>
      <w:proofErr w:type="spellStart"/>
      <w:r w:rsidRPr="00BB0106">
        <w:t>serta</w:t>
      </w:r>
      <w:proofErr w:type="spellEnd"/>
      <w:r w:rsidRPr="00BB0106">
        <w:t xml:space="preserve"> </w:t>
      </w:r>
      <w:proofErr w:type="spellStart"/>
      <w:r w:rsidRPr="00BB0106">
        <w:t>pemodelan</w:t>
      </w:r>
      <w:proofErr w:type="spellEnd"/>
      <w:r w:rsidRPr="00BB0106">
        <w:t xml:space="preserve"> </w:t>
      </w:r>
      <w:proofErr w:type="spellStart"/>
      <w:r w:rsidRPr="00BB0106">
        <w:t>prediktif</w:t>
      </w:r>
      <w:proofErr w:type="spellEnd"/>
      <w:r w:rsidRPr="00BB0106">
        <w:t xml:space="preserve"> yang </w:t>
      </w:r>
      <w:proofErr w:type="spellStart"/>
      <w:r w:rsidRPr="00BB0106">
        <w:t>membantu</w:t>
      </w:r>
      <w:proofErr w:type="spellEnd"/>
      <w:r w:rsidRPr="00BB0106">
        <w:t xml:space="preserve"> </w:t>
      </w:r>
      <w:proofErr w:type="spellStart"/>
      <w:r w:rsidRPr="00BB0106">
        <w:t>dalam</w:t>
      </w:r>
      <w:proofErr w:type="spellEnd"/>
      <w:r w:rsidRPr="00BB0106">
        <w:t xml:space="preserve"> </w:t>
      </w:r>
      <w:proofErr w:type="spellStart"/>
      <w:r w:rsidRPr="00BB0106">
        <w:t>pengambilan</w:t>
      </w:r>
      <w:proofErr w:type="spellEnd"/>
      <w:r w:rsidRPr="00BB0106">
        <w:t xml:space="preserve"> </w:t>
      </w:r>
      <w:proofErr w:type="spellStart"/>
      <w:r w:rsidRPr="00BB0106">
        <w:t>keputusan</w:t>
      </w:r>
      <w:proofErr w:type="spellEnd"/>
      <w:r w:rsidRPr="00BB0106">
        <w:t xml:space="preserve"> </w:t>
      </w:r>
      <w:proofErr w:type="spellStart"/>
      <w:r w:rsidRPr="00BB0106">
        <w:t>berdasarkan</w:t>
      </w:r>
      <w:proofErr w:type="spellEnd"/>
      <w:r w:rsidRPr="00BB0106">
        <w:t xml:space="preserve"> data.</w:t>
      </w:r>
    </w:p>
    <w:p w14:paraId="7DBA8393" w14:textId="77777777" w:rsidR="004D0D6C" w:rsidRPr="00BB0106" w:rsidRDefault="004D0D6C" w:rsidP="002D5E98">
      <w:pPr>
        <w:rPr>
          <w:ins w:id="3776" w:author="Andries Pandia" w:date="2025-08-21T17:59:00Z"/>
          <w:noProof/>
          <w:lang w:val="id-ID"/>
          <w:rPrChange w:id="3777" w:author="Andries Pandia" w:date="2025-08-26T08:27:00Z">
            <w:rPr>
              <w:ins w:id="3778" w:author="Andries Pandia" w:date="2025-08-21T17:59:00Z"/>
            </w:rPr>
          </w:rPrChange>
        </w:rPr>
      </w:pPr>
    </w:p>
    <w:p w14:paraId="529FCAB3" w14:textId="5FE06D7A" w:rsidR="0035049D" w:rsidRPr="00BB0106" w:rsidDel="004D0D6C" w:rsidRDefault="00D86760" w:rsidP="00B300AA">
      <w:pPr>
        <w:rPr>
          <w:del w:id="3779" w:author="Andries Pandia" w:date="2025-08-21T17:55:00Z"/>
          <w:noProof/>
          <w:kern w:val="2"/>
          <w:lang w:val="id-ID"/>
          <w14:ligatures w14:val="standardContextual"/>
          <w:rPrChange w:id="3780" w:author="Andries Pandia" w:date="2025-08-26T08:27:00Z">
            <w:rPr>
              <w:del w:id="3781" w:author="Andries Pandia" w:date="2025-08-21T17:55:00Z"/>
            </w:rPr>
          </w:rPrChange>
        </w:rPr>
      </w:pPr>
      <w:del w:id="3782" w:author="Andries Pandia" w:date="2025-08-21T17:55:00Z">
        <w:r w:rsidRPr="00BB0106" w:rsidDel="004D0D6C">
          <w:rPr>
            <w:noProof/>
            <w:lang w:val="id-ID"/>
            <w:rPrChange w:id="3783" w:author="Andries Pandia" w:date="2025-08-26T08:27:00Z">
              <w:rPr/>
            </w:rPrChange>
          </w:rPr>
          <w:br/>
          <w:delText xml:space="preserve"> </w:delText>
        </w:r>
        <w:r w:rsidRPr="00BB0106" w:rsidDel="004D0D6C">
          <w:rPr>
            <w:noProof/>
            <w:lang w:val="id-ID"/>
            <w:rPrChange w:id="3784" w:author="Andries Pandia" w:date="2025-08-26T08:27:00Z">
              <w:rPr/>
            </w:rPrChange>
          </w:rPr>
          <w:tab/>
        </w:r>
      </w:del>
      <w:r w:rsidRPr="00BB0106">
        <w:rPr>
          <w:noProof/>
          <w:lang w:val="id-ID"/>
          <w:rPrChange w:id="3785" w:author="Andries Pandia" w:date="2025-08-26T08:27:00Z">
            <w:rPr/>
          </w:rPrChange>
        </w:rPr>
        <w:t>Dalam konteks penelitian perdagangan manusia, Tableau dapat digunakan untuk memvisualisasikan distribusi kasus secara geografis, tren waktu, dan hubungan antar variabel sosial-ekonomi secara interaktif dan mudah dipahami oleh para pembuat kebijakan, penegak hukum, dan organisasi kemanusiaan. Visualisasi yang efektif ini meningkatkan kemampuan mereka dalam merumuskan strategi pencegahan dan penanganan yang lebih tepat sasaran</w:t>
      </w:r>
      <w:r w:rsidR="000C38E7" w:rsidRPr="00BB0106">
        <w:t>.</w:t>
      </w:r>
    </w:p>
    <w:p w14:paraId="1114ED54" w14:textId="54504847" w:rsidR="000C38E7" w:rsidRPr="00BB0106" w:rsidDel="004D0D6C" w:rsidRDefault="000C38E7" w:rsidP="00B300AA">
      <w:pPr>
        <w:rPr>
          <w:del w:id="3786" w:author="Andries Pandia" w:date="2025-08-21T17:56:00Z"/>
          <w:noProof/>
          <w:lang w:val="id-ID"/>
          <w:rPrChange w:id="3787" w:author="Andries Pandia" w:date="2025-08-26T08:27:00Z">
            <w:rPr>
              <w:del w:id="3788" w:author="Andries Pandia" w:date="2025-08-21T17:56:00Z"/>
            </w:rPr>
          </w:rPrChange>
        </w:rPr>
      </w:pPr>
    </w:p>
    <w:p w14:paraId="62BAF88B" w14:textId="77777777" w:rsidR="004D0D6C" w:rsidRPr="00BB0106" w:rsidRDefault="004D0D6C" w:rsidP="004D0D6C">
      <w:pPr>
        <w:rPr>
          <w:ins w:id="3789" w:author="Andries Pandia" w:date="2025-08-21T17:56:00Z"/>
          <w:b/>
          <w:bCs/>
          <w:noProof/>
          <w:lang w:val="id-ID"/>
          <w:rPrChange w:id="3790" w:author="Andries Pandia" w:date="2025-08-26T08:27:00Z">
            <w:rPr>
              <w:ins w:id="3791" w:author="Andries Pandia" w:date="2025-08-21T17:56:00Z"/>
              <w:b/>
              <w:bCs/>
              <w:lang w:val="en-US"/>
            </w:rPr>
          </w:rPrChange>
        </w:rPr>
      </w:pPr>
    </w:p>
    <w:p w14:paraId="0358698A" w14:textId="77777777" w:rsidR="004D0D6C" w:rsidRPr="00BB0106" w:rsidRDefault="004D0D6C" w:rsidP="000C38E7">
      <w:pPr>
        <w:rPr>
          <w:ins w:id="3792" w:author="Andries Pandia" w:date="2025-08-21T17:56:00Z"/>
          <w:b/>
          <w:bCs/>
          <w:noProof/>
          <w:lang w:val="id-ID"/>
          <w:rPrChange w:id="3793" w:author="Andries Pandia" w:date="2025-08-26T08:27:00Z">
            <w:rPr>
              <w:ins w:id="3794" w:author="Andries Pandia" w:date="2025-08-21T17:56:00Z"/>
              <w:b/>
              <w:bCs/>
              <w:lang w:val="en-US"/>
            </w:rPr>
          </w:rPrChange>
        </w:rPr>
      </w:pPr>
    </w:p>
    <w:p w14:paraId="64C1CEE2" w14:textId="6B0B39A9" w:rsidR="000C38E7" w:rsidRPr="00BB0106" w:rsidRDefault="000C38E7" w:rsidP="007949D0">
      <w:pPr>
        <w:ind w:firstLine="0"/>
        <w:jc w:val="left"/>
        <w:rPr>
          <w:b/>
          <w:noProof/>
          <w:kern w:val="2"/>
          <w:lang w:val="id-ID"/>
          <w14:ligatures w14:val="standardContextual"/>
          <w:rPrChange w:id="3795" w:author="Andries Pandia" w:date="2025-08-26T08:27:00Z">
            <w:rPr/>
          </w:rPrChange>
        </w:rPr>
      </w:pPr>
      <w:del w:id="3796" w:author="Andries Pandia" w:date="2025-08-26T07:45:00Z">
        <w:r w:rsidRPr="00BB0106" w:rsidDel="007949D0">
          <w:rPr>
            <w:b/>
            <w:noProof/>
            <w:lang w:val="id-ID"/>
            <w:rPrChange w:id="3797" w:author="Andries Pandia" w:date="2025-08-26T08:27:00Z">
              <w:rPr/>
            </w:rPrChange>
          </w:rPr>
          <w:delText>2.4.1</w:delText>
        </w:r>
      </w:del>
      <w:del w:id="3798" w:author="Andries Pandia" w:date="2025-08-21T17:56:00Z">
        <w:r w:rsidRPr="00BB0106" w:rsidDel="004D0D6C">
          <w:rPr>
            <w:b/>
            <w:noProof/>
            <w:lang w:val="id-ID"/>
            <w:rPrChange w:id="3799" w:author="Andries Pandia" w:date="2025-08-26T08:27:00Z">
              <w:rPr/>
            </w:rPrChange>
          </w:rPr>
          <w:delText xml:space="preserve"> </w:delText>
        </w:r>
        <w:r w:rsidRPr="00BB0106" w:rsidDel="004D0D6C">
          <w:rPr>
            <w:b/>
            <w:noProof/>
            <w:lang w:val="id-ID"/>
            <w:rPrChange w:id="3800" w:author="Andries Pandia" w:date="2025-08-26T08:27:00Z">
              <w:rPr/>
            </w:rPrChange>
          </w:rPr>
          <w:tab/>
        </w:r>
      </w:del>
      <w:r w:rsidRPr="00BB0106">
        <w:rPr>
          <w:b/>
          <w:noProof/>
          <w:lang w:val="id-ID"/>
          <w:rPrChange w:id="3801" w:author="Andries Pandia" w:date="2025-08-26T08:27:00Z">
            <w:rPr/>
          </w:rPrChange>
        </w:rPr>
        <w:t>Halaman Kerja Tableu</w:t>
      </w:r>
    </w:p>
    <w:p w14:paraId="1E040D92" w14:textId="6D9D6745" w:rsidR="000C38E7" w:rsidRPr="00BB0106" w:rsidRDefault="000C38E7" w:rsidP="004D0D6C">
      <w:pPr>
        <w:rPr>
          <w:noProof/>
          <w:lang w:val="id-ID"/>
          <w:rPrChange w:id="3802" w:author="Andries Pandia" w:date="2025-08-26T08:27:00Z">
            <w:rPr/>
          </w:rPrChange>
        </w:rPr>
      </w:pPr>
      <w:del w:id="3803" w:author="Andries Pandia" w:date="2025-08-21T17:59:00Z">
        <w:r w:rsidRPr="00BB0106" w:rsidDel="004D0D6C">
          <w:rPr>
            <w:b/>
            <w:bCs/>
            <w:noProof/>
            <w:lang w:val="id-ID"/>
            <w:rPrChange w:id="3804" w:author="Andries Pandia" w:date="2025-08-26T08:27:00Z">
              <w:rPr>
                <w:b/>
                <w:bCs/>
              </w:rPr>
            </w:rPrChange>
          </w:rPr>
          <w:delText xml:space="preserve"> </w:delText>
        </w:r>
        <w:r w:rsidRPr="00BB0106" w:rsidDel="004D0D6C">
          <w:rPr>
            <w:b/>
            <w:bCs/>
            <w:noProof/>
            <w:lang w:val="id-ID"/>
            <w:rPrChange w:id="3805" w:author="Andries Pandia" w:date="2025-08-26T08:27:00Z">
              <w:rPr>
                <w:b/>
                <w:bCs/>
              </w:rPr>
            </w:rPrChange>
          </w:rPr>
          <w:tab/>
        </w:r>
      </w:del>
      <w:r w:rsidRPr="00BB0106">
        <w:rPr>
          <w:noProof/>
          <w:lang w:val="id-ID"/>
          <w:rPrChange w:id="3806" w:author="Andries Pandia" w:date="2025-08-26T08:27:00Z">
            <w:rPr/>
          </w:rPrChange>
        </w:rPr>
        <w:t>Halaman kerja (</w:t>
      </w:r>
      <w:r w:rsidRPr="00BB0106">
        <w:rPr>
          <w:i/>
          <w:rPrChange w:id="3807" w:author="Andries Pandia" w:date="2025-08-26T08:27:00Z">
            <w:rPr/>
          </w:rPrChange>
        </w:rPr>
        <w:t>worksheet</w:t>
      </w:r>
      <w:r w:rsidRPr="00BB0106">
        <w:t xml:space="preserve">) pada Tableau </w:t>
      </w:r>
      <w:proofErr w:type="spellStart"/>
      <w:r w:rsidRPr="00BB0106">
        <w:t>merupakan</w:t>
      </w:r>
      <w:proofErr w:type="spellEnd"/>
      <w:r w:rsidRPr="00BB0106">
        <w:t xml:space="preserve"> area </w:t>
      </w:r>
      <w:proofErr w:type="spellStart"/>
      <w:r w:rsidRPr="00BB0106">
        <w:t>utama</w:t>
      </w:r>
      <w:proofErr w:type="spellEnd"/>
      <w:r w:rsidRPr="00BB0106">
        <w:t xml:space="preserve"> yang </w:t>
      </w:r>
      <w:proofErr w:type="spellStart"/>
      <w:r w:rsidRPr="00BB0106">
        <w:t>digunakan</w:t>
      </w:r>
      <w:proofErr w:type="spellEnd"/>
      <w:r w:rsidRPr="00BB0106">
        <w:t xml:space="preserve"> </w:t>
      </w:r>
      <w:proofErr w:type="spellStart"/>
      <w:r w:rsidRPr="00BB0106">
        <w:t>untuk</w:t>
      </w:r>
      <w:proofErr w:type="spellEnd"/>
      <w:r w:rsidRPr="00BB0106">
        <w:t xml:space="preserve"> </w:t>
      </w:r>
      <w:proofErr w:type="spellStart"/>
      <w:r w:rsidRPr="00BB0106">
        <w:t>membuat</w:t>
      </w:r>
      <w:proofErr w:type="spellEnd"/>
      <w:r w:rsidRPr="00BB0106">
        <w:t xml:space="preserve"> </w:t>
      </w:r>
      <w:proofErr w:type="spellStart"/>
      <w:r w:rsidRPr="00BB0106">
        <w:t>visualisasi</w:t>
      </w:r>
      <w:proofErr w:type="spellEnd"/>
      <w:r w:rsidRPr="00BB0106">
        <w:t xml:space="preserve"> data. Pada </w:t>
      </w:r>
      <w:proofErr w:type="spellStart"/>
      <w:r w:rsidRPr="00BB0106">
        <w:t>bagian</w:t>
      </w:r>
      <w:proofErr w:type="spellEnd"/>
      <w:r w:rsidRPr="00BB0106">
        <w:t xml:space="preserve"> </w:t>
      </w:r>
      <w:proofErr w:type="spellStart"/>
      <w:r w:rsidRPr="00BB0106">
        <w:t>ini</w:t>
      </w:r>
      <w:proofErr w:type="spellEnd"/>
      <w:r w:rsidRPr="00BB0106">
        <w:t xml:space="preserve">, </w:t>
      </w:r>
      <w:proofErr w:type="spellStart"/>
      <w:r w:rsidRPr="00BB0106">
        <w:t>pengguna</w:t>
      </w:r>
      <w:proofErr w:type="spellEnd"/>
      <w:r w:rsidRPr="00BB0106">
        <w:t xml:space="preserve"> </w:t>
      </w:r>
      <w:proofErr w:type="spellStart"/>
      <w:r w:rsidRPr="00BB0106">
        <w:t>dapat</w:t>
      </w:r>
      <w:proofErr w:type="spellEnd"/>
      <w:r w:rsidRPr="00BB0106">
        <w:t xml:space="preserve"> </w:t>
      </w:r>
      <w:proofErr w:type="spellStart"/>
      <w:r w:rsidRPr="00BB0106">
        <w:t>mengatur</w:t>
      </w:r>
      <w:proofErr w:type="spellEnd"/>
      <w:r w:rsidRPr="00BB0106">
        <w:t xml:space="preserve"> </w:t>
      </w:r>
      <w:proofErr w:type="spellStart"/>
      <w:r w:rsidRPr="00BB0106">
        <w:t>dimensi</w:t>
      </w:r>
      <w:proofErr w:type="spellEnd"/>
      <w:r w:rsidRPr="00BB0106">
        <w:t xml:space="preserve"> (</w:t>
      </w:r>
      <w:r w:rsidRPr="00BB0106">
        <w:rPr>
          <w:i/>
          <w:rPrChange w:id="3808" w:author="Andries Pandia" w:date="2025-08-26T08:27:00Z">
            <w:rPr/>
          </w:rPrChange>
        </w:rPr>
        <w:t>dimensions</w:t>
      </w:r>
      <w:r w:rsidRPr="00BB0106">
        <w:t xml:space="preserve">), </w:t>
      </w:r>
      <w:proofErr w:type="spellStart"/>
      <w:r w:rsidRPr="00BB0106">
        <w:t>ukuran</w:t>
      </w:r>
      <w:proofErr w:type="spellEnd"/>
      <w:r w:rsidRPr="00BB0106">
        <w:t xml:space="preserve"> (</w:t>
      </w:r>
      <w:r w:rsidRPr="00BB0106">
        <w:rPr>
          <w:i/>
          <w:rPrChange w:id="3809" w:author="Andries Pandia" w:date="2025-08-26T08:27:00Z">
            <w:rPr/>
          </w:rPrChange>
        </w:rPr>
        <w:t>measures</w:t>
      </w:r>
      <w:r w:rsidRPr="00BB0106">
        <w:t xml:space="preserve">), </w:t>
      </w:r>
      <w:proofErr w:type="spellStart"/>
      <w:r w:rsidRPr="00BB0106">
        <w:t>serta</w:t>
      </w:r>
      <w:proofErr w:type="spellEnd"/>
      <w:r w:rsidRPr="00BB0106">
        <w:t xml:space="preserve"> </w:t>
      </w:r>
      <w:proofErr w:type="spellStart"/>
      <w:r w:rsidRPr="00BB0106">
        <w:t>jenis</w:t>
      </w:r>
      <w:proofErr w:type="spellEnd"/>
      <w:r w:rsidRPr="00BB0106">
        <w:t xml:space="preserve"> </w:t>
      </w:r>
      <w:proofErr w:type="spellStart"/>
      <w:r w:rsidRPr="00BB0106">
        <w:t>visualisasi</w:t>
      </w:r>
      <w:proofErr w:type="spellEnd"/>
      <w:r w:rsidRPr="00BB0106">
        <w:t xml:space="preserve"> yang </w:t>
      </w:r>
      <w:proofErr w:type="spellStart"/>
      <w:r w:rsidRPr="00BB0106">
        <w:t>akan</w:t>
      </w:r>
      <w:proofErr w:type="spellEnd"/>
      <w:r w:rsidRPr="00BB0106">
        <w:t xml:space="preserve"> </w:t>
      </w:r>
      <w:proofErr w:type="spellStart"/>
      <w:r w:rsidRPr="00BB0106">
        <w:t>digunakan</w:t>
      </w:r>
      <w:proofErr w:type="spellEnd"/>
      <w:r w:rsidRPr="00BB0106">
        <w:t xml:space="preserve">. Proses </w:t>
      </w:r>
      <w:proofErr w:type="spellStart"/>
      <w:r w:rsidRPr="00BB0106">
        <w:t>interaksi</w:t>
      </w:r>
      <w:proofErr w:type="spellEnd"/>
      <w:r w:rsidRPr="00BB0106">
        <w:t xml:space="preserve"> </w:t>
      </w:r>
      <w:proofErr w:type="spellStart"/>
      <w:r w:rsidRPr="00BB0106">
        <w:t>dilakukan</w:t>
      </w:r>
      <w:proofErr w:type="spellEnd"/>
      <w:r w:rsidRPr="00BB0106">
        <w:t xml:space="preserve"> </w:t>
      </w:r>
      <w:proofErr w:type="spellStart"/>
      <w:r w:rsidRPr="00BB0106">
        <w:t>dengan</w:t>
      </w:r>
      <w:proofErr w:type="spellEnd"/>
      <w:r w:rsidRPr="00BB0106">
        <w:t xml:space="preserve"> </w:t>
      </w:r>
      <w:proofErr w:type="spellStart"/>
      <w:r w:rsidRPr="00BB0106">
        <w:t>cara</w:t>
      </w:r>
      <w:proofErr w:type="spellEnd"/>
      <w:r w:rsidRPr="00BB0106">
        <w:t xml:space="preserve"> </w:t>
      </w:r>
      <w:r w:rsidRPr="00BB0106">
        <w:rPr>
          <w:i/>
          <w:rPrChange w:id="3810" w:author="Andries Pandia" w:date="2025-08-26T08:27:00Z">
            <w:rPr/>
          </w:rPrChange>
        </w:rPr>
        <w:t>drag-and-drop field data</w:t>
      </w:r>
      <w:r w:rsidRPr="00BB0106">
        <w:t xml:space="preserve"> </w:t>
      </w:r>
      <w:proofErr w:type="spellStart"/>
      <w:r w:rsidRPr="00BB0106">
        <w:t>ke</w:t>
      </w:r>
      <w:proofErr w:type="spellEnd"/>
      <w:r w:rsidRPr="00BB0106">
        <w:t xml:space="preserve"> area yang </w:t>
      </w:r>
      <w:proofErr w:type="spellStart"/>
      <w:r w:rsidRPr="00BB0106">
        <w:t>tersedia</w:t>
      </w:r>
      <w:proofErr w:type="spellEnd"/>
      <w:r w:rsidRPr="00BB0106">
        <w:t xml:space="preserve"> pada </w:t>
      </w:r>
      <w:proofErr w:type="spellStart"/>
      <w:r w:rsidRPr="00BB0106">
        <w:t>halaman</w:t>
      </w:r>
      <w:proofErr w:type="spellEnd"/>
      <w:r w:rsidRPr="00BB0106">
        <w:t xml:space="preserve"> </w:t>
      </w:r>
      <w:proofErr w:type="spellStart"/>
      <w:r w:rsidRPr="00BB0106">
        <w:t>kerja</w:t>
      </w:r>
      <w:proofErr w:type="spellEnd"/>
      <w:r w:rsidRPr="00BB0106">
        <w:t xml:space="preserve">. </w:t>
      </w:r>
      <w:proofErr w:type="spellStart"/>
      <w:r w:rsidRPr="00BB0106">
        <w:t>Secara</w:t>
      </w:r>
      <w:proofErr w:type="spellEnd"/>
      <w:r w:rsidRPr="00BB0106">
        <w:t xml:space="preserve"> </w:t>
      </w:r>
      <w:proofErr w:type="spellStart"/>
      <w:r w:rsidRPr="00BB0106">
        <w:t>umum</w:t>
      </w:r>
      <w:proofErr w:type="spellEnd"/>
      <w:r w:rsidRPr="00BB0106">
        <w:t xml:space="preserve">, </w:t>
      </w:r>
      <w:proofErr w:type="spellStart"/>
      <w:r w:rsidRPr="00BB0106">
        <w:t>halaman</w:t>
      </w:r>
      <w:proofErr w:type="spellEnd"/>
      <w:r w:rsidRPr="00BB0106">
        <w:t xml:space="preserve"> </w:t>
      </w:r>
      <w:proofErr w:type="spellStart"/>
      <w:r w:rsidRPr="00BB0106">
        <w:t>kerja</w:t>
      </w:r>
      <w:proofErr w:type="spellEnd"/>
      <w:r w:rsidRPr="00BB0106">
        <w:t xml:space="preserve"> pada Tableau </w:t>
      </w:r>
      <w:proofErr w:type="spellStart"/>
      <w:r w:rsidRPr="00BB0106">
        <w:t>terdiri</w:t>
      </w:r>
      <w:proofErr w:type="spellEnd"/>
      <w:r w:rsidRPr="00BB0106">
        <w:t xml:space="preserve"> </w:t>
      </w:r>
      <w:proofErr w:type="spellStart"/>
      <w:r w:rsidRPr="00BB0106">
        <w:t>dari</w:t>
      </w:r>
      <w:proofErr w:type="spellEnd"/>
      <w:r w:rsidRPr="00BB0106">
        <w:t xml:space="preserve"> </w:t>
      </w:r>
      <w:proofErr w:type="spellStart"/>
      <w:r w:rsidRPr="00BB0106">
        <w:t>beberapa</w:t>
      </w:r>
      <w:proofErr w:type="spellEnd"/>
      <w:r w:rsidRPr="00BB0106">
        <w:t xml:space="preserve"> </w:t>
      </w:r>
      <w:proofErr w:type="spellStart"/>
      <w:r w:rsidRPr="00BB0106">
        <w:t>komponen</w:t>
      </w:r>
      <w:proofErr w:type="spellEnd"/>
      <w:r w:rsidRPr="00BB0106">
        <w:t xml:space="preserve"> </w:t>
      </w:r>
      <w:proofErr w:type="spellStart"/>
      <w:r w:rsidRPr="00BB0106">
        <w:t>utama</w:t>
      </w:r>
      <w:proofErr w:type="spellEnd"/>
      <w:r w:rsidRPr="00BB0106">
        <w:t xml:space="preserve">, </w:t>
      </w:r>
      <w:proofErr w:type="spellStart"/>
      <w:r w:rsidRPr="00BB0106">
        <w:t>antara</w:t>
      </w:r>
      <w:proofErr w:type="spellEnd"/>
      <w:r w:rsidRPr="00BB0106">
        <w:t xml:space="preserve"> lain:</w:t>
      </w:r>
    </w:p>
    <w:p w14:paraId="1C895B3B" w14:textId="77777777" w:rsidR="000C38E7" w:rsidRPr="00BB0106" w:rsidRDefault="000C38E7">
      <w:pPr>
        <w:pStyle w:val="ListParagraph"/>
        <w:numPr>
          <w:ilvl w:val="0"/>
          <w:numId w:val="25"/>
        </w:numPr>
        <w:rPr>
          <w:i/>
          <w:rPrChange w:id="3811" w:author="Andries Pandia" w:date="2025-08-26T08:27:00Z">
            <w:rPr/>
          </w:rPrChange>
        </w:rPr>
        <w:pPrChange w:id="3812" w:author="Andries Pandia" w:date="2025-08-21T18:02:00Z">
          <w:pPr>
            <w:pStyle w:val="ListParagraph"/>
            <w:numPr>
              <w:numId w:val="10"/>
            </w:numPr>
            <w:ind w:hanging="360"/>
          </w:pPr>
        </w:pPrChange>
      </w:pPr>
      <w:r w:rsidRPr="00BB0106">
        <w:rPr>
          <w:i/>
          <w:rPrChange w:id="3813" w:author="Andries Pandia" w:date="2025-08-26T08:27:00Z">
            <w:rPr/>
          </w:rPrChange>
        </w:rPr>
        <w:t>Data Pane</w:t>
      </w:r>
    </w:p>
    <w:p w14:paraId="514280D5" w14:textId="4A8FBD9F" w:rsidR="000C38E7" w:rsidRPr="00BB0106" w:rsidRDefault="000C38E7">
      <w:pPr>
        <w:pStyle w:val="ListParagraph"/>
        <w:ind w:firstLine="0"/>
        <w:pPrChange w:id="3814" w:author="Andries Pandia" w:date="2025-08-21T18:02:00Z">
          <w:pPr/>
        </w:pPrChange>
      </w:pPr>
      <w:r w:rsidRPr="00BB0106">
        <w:rPr>
          <w:i/>
          <w:rPrChange w:id="3815" w:author="Andries Pandia" w:date="2025-08-26T08:27:00Z">
            <w:rPr>
              <w:noProof w:val="0"/>
              <w:kern w:val="0"/>
              <w:lang w:val="en-ID"/>
              <w14:ligatures w14:val="none"/>
            </w:rPr>
          </w:rPrChange>
        </w:rPr>
        <w:t>Data Pane</w:t>
      </w:r>
      <w:r w:rsidRPr="00BB0106">
        <w:t xml:space="preserve"> terletak di sisi kiri antarmuka Tableau. Bagian ini memuat daftar </w:t>
      </w:r>
      <w:r w:rsidRPr="00BB0106">
        <w:rPr>
          <w:i/>
          <w:rPrChange w:id="3816" w:author="Andries Pandia" w:date="2025-08-26T08:27:00Z">
            <w:rPr>
              <w:noProof w:val="0"/>
              <w:kern w:val="0"/>
              <w:lang w:val="en-ID"/>
              <w14:ligatures w14:val="none"/>
            </w:rPr>
          </w:rPrChange>
        </w:rPr>
        <w:t>dimensions</w:t>
      </w:r>
      <w:r w:rsidRPr="00BB0106">
        <w:t xml:space="preserve"> (variabel kategorikal) dan </w:t>
      </w:r>
      <w:r w:rsidRPr="00BB0106">
        <w:rPr>
          <w:i/>
          <w:rPrChange w:id="3817" w:author="Andries Pandia" w:date="2025-08-26T08:27:00Z">
            <w:rPr>
              <w:noProof w:val="0"/>
              <w:kern w:val="0"/>
              <w:lang w:val="en-ID"/>
              <w14:ligatures w14:val="none"/>
            </w:rPr>
          </w:rPrChange>
        </w:rPr>
        <w:t>measures</w:t>
      </w:r>
      <w:r w:rsidRPr="00BB0106">
        <w:t xml:space="preserve"> (variabel numerik) yang</w:t>
      </w:r>
      <w:r w:rsidRPr="00BB0106">
        <w:rPr>
          <w:rPrChange w:id="3818" w:author="Andries Pandia" w:date="2025-08-26T08:27:00Z">
            <w:rPr>
              <w:noProof w:val="0"/>
              <w:kern w:val="0"/>
              <w:lang w:val="en-ID"/>
              <w14:ligatures w14:val="none"/>
            </w:rPr>
          </w:rPrChange>
        </w:rPr>
        <w:t xml:space="preserve"> diimpor dari </w:t>
      </w:r>
      <w:r w:rsidRPr="00BB0106">
        <w:rPr>
          <w:i/>
          <w:rPrChange w:id="3819" w:author="Andries Pandia" w:date="2025-08-26T08:27:00Z">
            <w:rPr>
              <w:noProof w:val="0"/>
              <w:kern w:val="0"/>
              <w:lang w:val="en-ID"/>
              <w14:ligatures w14:val="none"/>
            </w:rPr>
          </w:rPrChange>
        </w:rPr>
        <w:t>dataset</w:t>
      </w:r>
      <w:r w:rsidRPr="00BB0106">
        <w:t xml:space="preserve">. Melalui </w:t>
      </w:r>
      <w:r w:rsidRPr="00BB0106">
        <w:rPr>
          <w:i/>
          <w:rPrChange w:id="3820" w:author="Andries Pandia" w:date="2025-08-26T08:27:00Z">
            <w:rPr>
              <w:noProof w:val="0"/>
              <w:kern w:val="0"/>
              <w:lang w:val="en-ID"/>
              <w14:ligatures w14:val="none"/>
            </w:rPr>
          </w:rPrChange>
        </w:rPr>
        <w:t>Data Pane</w:t>
      </w:r>
      <w:r w:rsidRPr="00BB0106">
        <w:t xml:space="preserve">, pengguna dapat memilih dan menyeret </w:t>
      </w:r>
      <w:r w:rsidRPr="00BB0106">
        <w:rPr>
          <w:i/>
          <w:rPrChange w:id="3821" w:author="Andries Pandia" w:date="2025-08-26T08:27:00Z">
            <w:rPr>
              <w:noProof w:val="0"/>
              <w:kern w:val="0"/>
              <w:lang w:val="en-ID"/>
              <w14:ligatures w14:val="none"/>
            </w:rPr>
          </w:rPrChange>
        </w:rPr>
        <w:t>field</w:t>
      </w:r>
      <w:r w:rsidRPr="00BB0106">
        <w:t xml:space="preserve"> yang akan divisualisasikan.</w:t>
      </w:r>
    </w:p>
    <w:p w14:paraId="3A16A7FE" w14:textId="1BBE068A" w:rsidR="000C38E7" w:rsidRPr="00BB0106" w:rsidRDefault="000C38E7">
      <w:pPr>
        <w:pStyle w:val="ListParagraph"/>
        <w:numPr>
          <w:ilvl w:val="0"/>
          <w:numId w:val="25"/>
        </w:numPr>
        <w:rPr>
          <w:i/>
          <w:rPrChange w:id="3822" w:author="Andries Pandia" w:date="2025-08-26T08:27:00Z">
            <w:rPr/>
          </w:rPrChange>
        </w:rPr>
        <w:pPrChange w:id="3823" w:author="Andries Pandia" w:date="2025-08-21T18:02:00Z">
          <w:pPr>
            <w:pStyle w:val="ListParagraph"/>
            <w:numPr>
              <w:numId w:val="10"/>
            </w:numPr>
            <w:ind w:hanging="360"/>
          </w:pPr>
        </w:pPrChange>
      </w:pPr>
      <w:r w:rsidRPr="00BB0106">
        <w:rPr>
          <w:i/>
          <w:rPrChange w:id="3824" w:author="Andries Pandia" w:date="2025-08-26T08:27:00Z">
            <w:rPr/>
          </w:rPrChange>
        </w:rPr>
        <w:t xml:space="preserve">Shelves </w:t>
      </w:r>
      <w:r w:rsidRPr="00BB0106">
        <w:t>dan</w:t>
      </w:r>
      <w:r w:rsidRPr="00BB0106">
        <w:rPr>
          <w:i/>
          <w:rPrChange w:id="3825" w:author="Andries Pandia" w:date="2025-08-26T08:27:00Z">
            <w:rPr/>
          </w:rPrChange>
        </w:rPr>
        <w:t xml:space="preserve"> Cards</w:t>
      </w:r>
    </w:p>
    <w:p w14:paraId="12377C17" w14:textId="77777777" w:rsidR="000C38E7" w:rsidRPr="00BB0106" w:rsidRDefault="000C38E7">
      <w:pPr>
        <w:pStyle w:val="ListParagraph"/>
        <w:ind w:firstLine="0"/>
        <w:pPrChange w:id="3826" w:author="Andries Pandia" w:date="2025-08-21T18:02:00Z">
          <w:pPr/>
        </w:pPrChange>
      </w:pPr>
      <w:r w:rsidRPr="00BB0106">
        <w:rPr>
          <w:i/>
          <w:rPrChange w:id="3827" w:author="Andries Pandia" w:date="2025-08-26T08:27:00Z">
            <w:rPr>
              <w:noProof w:val="0"/>
              <w:kern w:val="0"/>
              <w:lang w:val="en-ID"/>
              <w14:ligatures w14:val="none"/>
            </w:rPr>
          </w:rPrChange>
        </w:rPr>
        <w:t>Columns &amp; Rows Shelf</w:t>
      </w:r>
      <w:r w:rsidRPr="00BB0106">
        <w:t xml:space="preserve"> digunakan untuk menentukan sumbu X dan Y pada visualisasi.</w:t>
      </w:r>
    </w:p>
    <w:p w14:paraId="1E53E22A" w14:textId="77777777" w:rsidR="000C38E7" w:rsidRPr="00BB0106" w:rsidRDefault="000C38E7">
      <w:pPr>
        <w:pStyle w:val="ListParagraph"/>
        <w:ind w:firstLine="0"/>
        <w:pPrChange w:id="3828" w:author="Andries Pandia" w:date="2025-08-21T18:02:00Z">
          <w:pPr/>
        </w:pPrChange>
      </w:pPr>
      <w:r w:rsidRPr="00BB0106">
        <w:rPr>
          <w:i/>
          <w:rPrChange w:id="3829" w:author="Andries Pandia" w:date="2025-08-26T08:27:00Z">
            <w:rPr>
              <w:noProof w:val="0"/>
              <w:kern w:val="0"/>
              <w:lang w:val="en-ID"/>
              <w14:ligatures w14:val="none"/>
            </w:rPr>
          </w:rPrChange>
        </w:rPr>
        <w:t>Marks Card</w:t>
      </w:r>
      <w:r w:rsidRPr="00BB0106">
        <w:t xml:space="preserve"> berfungsi untuk mengatur detail tam</w:t>
      </w:r>
      <w:r w:rsidRPr="00BB0106">
        <w:rPr>
          <w:rPrChange w:id="3830" w:author="Andries Pandia" w:date="2025-08-26T08:27:00Z">
            <w:rPr>
              <w:noProof w:val="0"/>
              <w:kern w:val="0"/>
              <w:lang w:val="en-ID"/>
              <w14:ligatures w14:val="none"/>
            </w:rPr>
          </w:rPrChange>
        </w:rPr>
        <w:t xml:space="preserve">pilan visualisasi seperti warna, ukuran, label, bentuk, dan </w:t>
      </w:r>
      <w:r w:rsidRPr="00BB0106">
        <w:rPr>
          <w:i/>
          <w:rPrChange w:id="3831" w:author="Andries Pandia" w:date="2025-08-26T08:27:00Z">
            <w:rPr>
              <w:noProof w:val="0"/>
              <w:kern w:val="0"/>
              <w:lang w:val="en-ID"/>
              <w14:ligatures w14:val="none"/>
            </w:rPr>
          </w:rPrChange>
        </w:rPr>
        <w:t>tooltip</w:t>
      </w:r>
      <w:r w:rsidRPr="00BB0106">
        <w:t>.</w:t>
      </w:r>
    </w:p>
    <w:p w14:paraId="05F9BF43" w14:textId="076A6AD6" w:rsidR="000C38E7" w:rsidRPr="00BB0106" w:rsidRDefault="000C38E7">
      <w:pPr>
        <w:pStyle w:val="ListParagraph"/>
        <w:ind w:firstLine="0"/>
        <w:pPrChange w:id="3832" w:author="Andries Pandia" w:date="2025-08-21T18:02:00Z">
          <w:pPr/>
        </w:pPrChange>
      </w:pPr>
      <w:r w:rsidRPr="00BB0106">
        <w:rPr>
          <w:i/>
          <w:rPrChange w:id="3833" w:author="Andries Pandia" w:date="2025-08-26T08:27:00Z">
            <w:rPr>
              <w:noProof w:val="0"/>
              <w:kern w:val="0"/>
              <w:lang w:val="en-ID"/>
              <w14:ligatures w14:val="none"/>
            </w:rPr>
          </w:rPrChange>
        </w:rPr>
        <w:lastRenderedPageBreak/>
        <w:t>Filters Shelf</w:t>
      </w:r>
      <w:r w:rsidRPr="00BB0106">
        <w:t xml:space="preserve"> digunakan untuk memfilter data yang ditampilkan sesuai kriteria tertentu.</w:t>
      </w:r>
    </w:p>
    <w:p w14:paraId="1EB2C4B2" w14:textId="77777777" w:rsidR="000C38E7" w:rsidRPr="00BB0106" w:rsidRDefault="000C38E7">
      <w:pPr>
        <w:pStyle w:val="ListParagraph"/>
        <w:numPr>
          <w:ilvl w:val="0"/>
          <w:numId w:val="25"/>
        </w:numPr>
        <w:rPr>
          <w:i/>
          <w:rPrChange w:id="3834" w:author="Andries Pandia" w:date="2025-08-26T08:27:00Z">
            <w:rPr/>
          </w:rPrChange>
        </w:rPr>
        <w:pPrChange w:id="3835" w:author="Andries Pandia" w:date="2025-08-21T18:02:00Z">
          <w:pPr>
            <w:pStyle w:val="ListParagraph"/>
            <w:numPr>
              <w:numId w:val="10"/>
            </w:numPr>
            <w:ind w:hanging="360"/>
          </w:pPr>
        </w:pPrChange>
      </w:pPr>
      <w:r w:rsidRPr="00BB0106">
        <w:rPr>
          <w:i/>
          <w:rPrChange w:id="3836" w:author="Andries Pandia" w:date="2025-08-26T08:27:00Z">
            <w:rPr/>
          </w:rPrChange>
        </w:rPr>
        <w:t>Toolbar</w:t>
      </w:r>
    </w:p>
    <w:p w14:paraId="22177619" w14:textId="189140B4" w:rsidR="000C38E7" w:rsidRPr="00A96BCD" w:rsidRDefault="000C38E7">
      <w:pPr>
        <w:pStyle w:val="ListParagraph"/>
        <w:ind w:firstLine="0"/>
        <w:pPrChange w:id="3837" w:author="Andries Pandia" w:date="2025-08-21T18:03:00Z">
          <w:pPr/>
        </w:pPrChange>
      </w:pPr>
      <w:r w:rsidRPr="00BB0106">
        <w:rPr>
          <w:i/>
          <w:rPrChange w:id="3838" w:author="Andries Pandia" w:date="2025-08-26T08:27:00Z">
            <w:rPr>
              <w:noProof w:val="0"/>
              <w:kern w:val="0"/>
              <w:lang w:val="en-ID"/>
              <w14:ligatures w14:val="none"/>
            </w:rPr>
          </w:rPrChange>
        </w:rPr>
        <w:t>Toolbar</w:t>
      </w:r>
      <w:r w:rsidRPr="00BB0106">
        <w:t xml:space="preserve"> menyediakan berbagai alat bantu seperti </w:t>
      </w:r>
      <w:r w:rsidRPr="00BB0106">
        <w:rPr>
          <w:i/>
          <w:rPrChange w:id="3839" w:author="Andries Pandia" w:date="2025-08-26T08:27:00Z">
            <w:rPr>
              <w:noProof w:val="0"/>
              <w:kern w:val="0"/>
              <w:lang w:val="en-ID"/>
              <w14:ligatures w14:val="none"/>
            </w:rPr>
          </w:rPrChange>
        </w:rPr>
        <w:t>zoom</w:t>
      </w:r>
      <w:r w:rsidRPr="00BB0106">
        <w:t xml:space="preserve">, format, anotasi, dan pengaturan tipe </w:t>
      </w:r>
      <w:r w:rsidRPr="00BB0106">
        <w:rPr>
          <w:rPrChange w:id="3840" w:author="Andries Pandia" w:date="2025-08-26T08:27:00Z">
            <w:rPr>
              <w:noProof w:val="0"/>
              <w:kern w:val="0"/>
              <w:lang w:val="en-ID"/>
              <w14:ligatures w14:val="none"/>
            </w:rPr>
          </w:rPrChange>
        </w:rPr>
        <w:t>grafik.</w:t>
      </w:r>
    </w:p>
    <w:p w14:paraId="791A5533" w14:textId="77777777" w:rsidR="000C38E7" w:rsidRPr="00BB0106" w:rsidRDefault="000C38E7">
      <w:pPr>
        <w:pStyle w:val="ListParagraph"/>
        <w:numPr>
          <w:ilvl w:val="0"/>
          <w:numId w:val="25"/>
        </w:numPr>
        <w:rPr>
          <w:i/>
          <w:rPrChange w:id="3841" w:author="Andries Pandia" w:date="2025-08-26T08:27:00Z">
            <w:rPr/>
          </w:rPrChange>
        </w:rPr>
        <w:pPrChange w:id="3842" w:author="Andries Pandia" w:date="2025-08-21T18:02:00Z">
          <w:pPr>
            <w:pStyle w:val="ListParagraph"/>
            <w:numPr>
              <w:numId w:val="10"/>
            </w:numPr>
            <w:ind w:hanging="360"/>
          </w:pPr>
        </w:pPrChange>
      </w:pPr>
      <w:r w:rsidRPr="00BB0106">
        <w:rPr>
          <w:i/>
          <w:rPrChange w:id="3843" w:author="Andries Pandia" w:date="2025-08-26T08:27:00Z">
            <w:rPr/>
          </w:rPrChange>
        </w:rPr>
        <w:t>View Area (Canvas)</w:t>
      </w:r>
    </w:p>
    <w:p w14:paraId="58A68AAC" w14:textId="310CDDA9" w:rsidR="000C38E7" w:rsidRPr="00BB0106" w:rsidRDefault="000C38E7">
      <w:pPr>
        <w:pStyle w:val="ListParagraph"/>
        <w:ind w:firstLine="0"/>
        <w:pPrChange w:id="3844" w:author="Andries Pandia" w:date="2025-08-21T18:03:00Z">
          <w:pPr/>
        </w:pPrChange>
      </w:pPr>
      <w:r w:rsidRPr="00BB0106">
        <w:rPr>
          <w:i/>
          <w:rPrChange w:id="3845" w:author="Andries Pandia" w:date="2025-08-26T08:27:00Z">
            <w:rPr>
              <w:noProof w:val="0"/>
              <w:kern w:val="0"/>
              <w:lang w:val="en-ID"/>
              <w14:ligatures w14:val="none"/>
            </w:rPr>
          </w:rPrChange>
        </w:rPr>
        <w:t>View Area</w:t>
      </w:r>
      <w:r w:rsidRPr="00BB0106">
        <w:t xml:space="preserve"> adalah area utama di tengah halaman kerja tempat visualisasi ditampilkan berdasarkan kombinasi </w:t>
      </w:r>
      <w:r w:rsidRPr="00BB0106">
        <w:rPr>
          <w:i/>
          <w:rPrChange w:id="3846" w:author="Andries Pandia" w:date="2025-08-26T08:27:00Z">
            <w:rPr>
              <w:noProof w:val="0"/>
              <w:kern w:val="0"/>
              <w:lang w:val="en-ID"/>
              <w14:ligatures w14:val="none"/>
            </w:rPr>
          </w:rPrChange>
        </w:rPr>
        <w:t>field</w:t>
      </w:r>
      <w:r w:rsidRPr="00BB0106">
        <w:t xml:space="preserve"> dan </w:t>
      </w:r>
      <w:r w:rsidRPr="00BB0106">
        <w:rPr>
          <w:i/>
          <w:rPrChange w:id="3847" w:author="Andries Pandia" w:date="2025-08-26T08:27:00Z">
            <w:rPr>
              <w:noProof w:val="0"/>
              <w:kern w:val="0"/>
              <w:lang w:val="en-ID"/>
              <w14:ligatures w14:val="none"/>
            </w:rPr>
          </w:rPrChange>
        </w:rPr>
        <w:t>shelves</w:t>
      </w:r>
      <w:r w:rsidRPr="00BB0106">
        <w:t xml:space="preserve"> yang dipilih.</w:t>
      </w:r>
    </w:p>
    <w:p w14:paraId="28F8F2F8" w14:textId="77777777" w:rsidR="000C38E7" w:rsidRPr="00BB0106" w:rsidRDefault="000C38E7">
      <w:pPr>
        <w:pStyle w:val="ListParagraph"/>
        <w:numPr>
          <w:ilvl w:val="0"/>
          <w:numId w:val="25"/>
        </w:numPr>
        <w:rPr>
          <w:i/>
          <w:rPrChange w:id="3848" w:author="Andries Pandia" w:date="2025-08-26T08:27:00Z">
            <w:rPr/>
          </w:rPrChange>
        </w:rPr>
        <w:pPrChange w:id="3849" w:author="Andries Pandia" w:date="2025-08-21T18:02:00Z">
          <w:pPr>
            <w:pStyle w:val="ListParagraph"/>
            <w:numPr>
              <w:numId w:val="10"/>
            </w:numPr>
            <w:ind w:hanging="360"/>
          </w:pPr>
        </w:pPrChange>
      </w:pPr>
      <w:r w:rsidRPr="00BB0106">
        <w:rPr>
          <w:i/>
          <w:rPrChange w:id="3850" w:author="Andries Pandia" w:date="2025-08-26T08:27:00Z">
            <w:rPr/>
          </w:rPrChange>
        </w:rPr>
        <w:t>Pages Shelf</w:t>
      </w:r>
    </w:p>
    <w:p w14:paraId="718DDC3F" w14:textId="43DE29FB" w:rsidR="000C38E7" w:rsidRPr="00A96BCD" w:rsidDel="004D0D6C" w:rsidRDefault="000C38E7">
      <w:pPr>
        <w:pStyle w:val="ListParagraph"/>
        <w:ind w:firstLine="0"/>
        <w:rPr>
          <w:del w:id="3851" w:author="Andries Pandia" w:date="2025-08-21T18:03:00Z"/>
        </w:rPr>
        <w:pPrChange w:id="3852" w:author="Andries Pandia" w:date="2025-08-21T18:03:00Z">
          <w:pPr/>
        </w:pPrChange>
      </w:pPr>
      <w:r w:rsidRPr="00BB0106">
        <w:rPr>
          <w:i/>
          <w:rPrChange w:id="3853" w:author="Andries Pandia" w:date="2025-08-26T08:27:00Z">
            <w:rPr/>
          </w:rPrChange>
        </w:rPr>
        <w:t>Pages Shelf</w:t>
      </w:r>
      <w:r w:rsidRPr="00BB0106">
        <w:t xml:space="preserve"> memungkinkan pengguna untuk memecah data ke dalam beberapa “halaman”</w:t>
      </w:r>
      <w:r w:rsidRPr="00A96BCD">
        <w:t xml:space="preserve"> sehingga dapat ditampilkan secara bertahap, misalnya berdasarkan urutan waktu.</w:t>
      </w:r>
    </w:p>
    <w:p w14:paraId="6A475A04" w14:textId="12DC1A76" w:rsidR="000C38E7" w:rsidRPr="00A96BCD" w:rsidRDefault="000C38E7">
      <w:pPr>
        <w:pStyle w:val="ListParagraph"/>
        <w:ind w:firstLine="0"/>
        <w:pPrChange w:id="3854" w:author="Andries Pandia" w:date="2025-08-21T18:03:00Z">
          <w:pPr/>
        </w:pPrChange>
      </w:pPr>
    </w:p>
    <w:p w14:paraId="6A7F9D80" w14:textId="77777777" w:rsidR="004D0D6C" w:rsidRPr="00BB0106" w:rsidRDefault="004D0D6C" w:rsidP="004D0D6C">
      <w:pPr>
        <w:rPr>
          <w:ins w:id="3855" w:author="Andries Pandia" w:date="2025-08-21T18:03:00Z"/>
          <w:noProof/>
          <w:lang w:val="id-ID"/>
          <w:rPrChange w:id="3856" w:author="Andries Pandia" w:date="2025-08-26T08:27:00Z">
            <w:rPr>
              <w:ins w:id="3857" w:author="Andries Pandia" w:date="2025-08-21T18:03:00Z"/>
              <w:lang w:val="en-US"/>
            </w:rPr>
          </w:rPrChange>
        </w:rPr>
      </w:pPr>
    </w:p>
    <w:p w14:paraId="4E553254" w14:textId="54EE1BF9" w:rsidR="000C38E7" w:rsidRPr="00BB0106" w:rsidRDefault="00B300AA">
      <w:pPr>
        <w:pStyle w:val="Heading2"/>
        <w:rPr>
          <w:lang w:val="id-ID"/>
          <w:rPrChange w:id="3858" w:author="Andries Pandia" w:date="2025-08-26T08:27:00Z">
            <w:rPr/>
          </w:rPrChange>
        </w:rPr>
        <w:pPrChange w:id="3859" w:author="Andries Pandia" w:date="2025-08-21T18:04:00Z">
          <w:pPr/>
        </w:pPrChange>
      </w:pPr>
      <w:bookmarkStart w:id="3860" w:name="_Toc206780699"/>
      <w:ins w:id="3861" w:author="Andries Pandia" w:date="2025-08-21T18:04:00Z">
        <w:r w:rsidRPr="00BB0106">
          <w:rPr>
            <w:lang w:val="id-ID"/>
            <w:rPrChange w:id="3862" w:author="Andries Pandia" w:date="2025-08-26T08:27:00Z">
              <w:rPr>
                <w:noProof w:val="0"/>
                <w:kern w:val="0"/>
                <w:lang w:val="en-ID"/>
                <w14:ligatures w14:val="none"/>
              </w:rPr>
            </w:rPrChange>
          </w:rPr>
          <w:t>2.</w:t>
        </w:r>
      </w:ins>
      <w:ins w:id="3863" w:author="Andries Pandia" w:date="2025-08-22T17:54:00Z">
        <w:r w:rsidR="00A72CFA" w:rsidRPr="00BB0106">
          <w:rPr>
            <w:lang w:val="id-ID"/>
            <w:rPrChange w:id="3864" w:author="Andries Pandia" w:date="2025-08-26T08:27:00Z">
              <w:rPr>
                <w:b/>
                <w:noProof w:val="0"/>
                <w:kern w:val="0"/>
                <w:lang w:val="en-ID"/>
                <w14:ligatures w14:val="none"/>
              </w:rPr>
            </w:rPrChange>
          </w:rPr>
          <w:t>5</w:t>
        </w:r>
      </w:ins>
      <w:ins w:id="3865" w:author="Andries Pandia" w:date="2025-08-21T18:04:00Z">
        <w:r w:rsidRPr="00BB0106">
          <w:rPr>
            <w:lang w:val="id-ID"/>
            <w:rPrChange w:id="3866" w:author="Andries Pandia" w:date="2025-08-26T08:27:00Z">
              <w:rPr>
                <w:noProof w:val="0"/>
                <w:kern w:val="0"/>
                <w:lang w:val="en-ID"/>
                <w14:ligatures w14:val="none"/>
              </w:rPr>
            </w:rPrChange>
          </w:rPr>
          <w:t>.</w:t>
        </w:r>
      </w:ins>
      <w:ins w:id="3867" w:author="Andries Pandia" w:date="2025-08-22T17:54:00Z">
        <w:r w:rsidR="00A72CFA" w:rsidRPr="00BB0106">
          <w:rPr>
            <w:lang w:val="id-ID"/>
            <w:rPrChange w:id="3868" w:author="Andries Pandia" w:date="2025-08-26T08:27:00Z">
              <w:rPr>
                <w:b/>
                <w:noProof w:val="0"/>
                <w:kern w:val="0"/>
                <w:lang w:val="en-ID"/>
                <w14:ligatures w14:val="none"/>
              </w:rPr>
            </w:rPrChange>
          </w:rPr>
          <w:tab/>
        </w:r>
      </w:ins>
      <w:r w:rsidR="000C38E7" w:rsidRPr="00BB0106">
        <w:rPr>
          <w:lang w:val="id-ID"/>
          <w:rPrChange w:id="3869" w:author="Andries Pandia" w:date="2025-08-26T08:27:00Z">
            <w:rPr>
              <w:b/>
              <w:noProof w:val="0"/>
              <w:kern w:val="0"/>
              <w:lang w:val="en-ID"/>
              <w14:ligatures w14:val="none"/>
            </w:rPr>
          </w:rPrChange>
        </w:rPr>
        <w:t>Penerapan pada Penelitian</w:t>
      </w:r>
      <w:bookmarkEnd w:id="3860"/>
    </w:p>
    <w:p w14:paraId="71082CBC" w14:textId="2F1E4C90" w:rsidR="000C38E7" w:rsidRPr="00A96BCD" w:rsidRDefault="000C38E7">
      <w:pPr>
        <w:pPrChange w:id="3870" w:author="Andries Pandia" w:date="2025-08-21T18:05:00Z">
          <w:pPr>
            <w:pStyle w:val="ListParagraph"/>
            <w:numPr>
              <w:numId w:val="11"/>
            </w:numPr>
            <w:ind w:hanging="360"/>
          </w:pPr>
        </w:pPrChange>
      </w:pPr>
      <w:r w:rsidRPr="00BB0106">
        <w:rPr>
          <w:noProof/>
          <w:lang w:val="id-ID"/>
          <w:rPrChange w:id="3871" w:author="Andries Pandia" w:date="2025-08-26T08:27:00Z">
            <w:rPr/>
          </w:rPrChange>
        </w:rPr>
        <w:t xml:space="preserve">Dalam penelitian ini, halaman kerja Tableau digunakan untuk membuat berbagai bentuk visualisasi data terkait kasus </w:t>
      </w:r>
      <w:r w:rsidRPr="00BB0106">
        <w:rPr>
          <w:i/>
          <w:noProof/>
          <w:lang w:val="id-ID"/>
          <w:rPrChange w:id="3872" w:author="Andries Pandia" w:date="2025-08-26T08:27:00Z">
            <w:rPr/>
          </w:rPrChange>
        </w:rPr>
        <w:t>human trafficking</w:t>
      </w:r>
      <w:r w:rsidRPr="00BB0106">
        <w:rPr>
          <w:noProof/>
          <w:lang w:val="id-ID"/>
          <w:rPrChange w:id="3873" w:author="Andries Pandia" w:date="2025-08-26T08:27:00Z">
            <w:rPr/>
          </w:rPrChange>
        </w:rPr>
        <w:t>, antara lain:</w:t>
      </w:r>
    </w:p>
    <w:p w14:paraId="2E0B5023" w14:textId="56376761" w:rsidR="000C38E7" w:rsidRPr="00BB0106" w:rsidRDefault="000C38E7">
      <w:pPr>
        <w:pStyle w:val="ListParagraph"/>
        <w:numPr>
          <w:ilvl w:val="0"/>
          <w:numId w:val="26"/>
        </w:numPr>
        <w:pPrChange w:id="3874" w:author="Andries Pandia" w:date="2025-08-21T18:04:00Z">
          <w:pPr>
            <w:pStyle w:val="ListParagraph"/>
            <w:numPr>
              <w:numId w:val="11"/>
            </w:numPr>
            <w:ind w:hanging="360"/>
          </w:pPr>
        </w:pPrChange>
      </w:pPr>
      <w:r w:rsidRPr="00BB0106">
        <w:t>Visualisasi tren tahunan jumlah kasus berdasarkan negara</w:t>
      </w:r>
      <w:ins w:id="3875" w:author="Andries Pandia" w:date="2025-08-21T18:05:00Z">
        <w:r w:rsidR="00B300AA" w:rsidRPr="00BB0106">
          <w:rPr>
            <w:rPrChange w:id="3876" w:author="Andries Pandia" w:date="2025-08-26T08:27:00Z">
              <w:rPr>
                <w:lang w:val="en-US"/>
              </w:rPr>
            </w:rPrChange>
          </w:rPr>
          <w:t>;</w:t>
        </w:r>
      </w:ins>
      <w:del w:id="3877" w:author="Andries Pandia" w:date="2025-08-21T18:05:00Z">
        <w:r w:rsidRPr="00BB0106" w:rsidDel="00B300AA">
          <w:delText>.</w:delText>
        </w:r>
      </w:del>
    </w:p>
    <w:p w14:paraId="4C823772" w14:textId="129CD1DD" w:rsidR="000C38E7" w:rsidRPr="00BB0106" w:rsidRDefault="000C38E7">
      <w:pPr>
        <w:pStyle w:val="ListParagraph"/>
        <w:numPr>
          <w:ilvl w:val="0"/>
          <w:numId w:val="26"/>
        </w:numPr>
        <w:pPrChange w:id="3878" w:author="Andries Pandia" w:date="2025-08-21T18:04:00Z">
          <w:pPr>
            <w:pStyle w:val="ListParagraph"/>
            <w:numPr>
              <w:numId w:val="11"/>
            </w:numPr>
            <w:ind w:hanging="360"/>
          </w:pPr>
        </w:pPrChange>
      </w:pPr>
      <w:r w:rsidRPr="00BB0106">
        <w:t>Diagram batang yang menggambarkan proporsi jenis eksploitasi terhadap korban</w:t>
      </w:r>
      <w:ins w:id="3879" w:author="Andries Pandia" w:date="2025-08-21T18:05:00Z">
        <w:r w:rsidR="00B300AA" w:rsidRPr="00BB0106">
          <w:rPr>
            <w:rPrChange w:id="3880" w:author="Andries Pandia" w:date="2025-08-26T08:27:00Z">
              <w:rPr>
                <w:lang w:val="en-US"/>
              </w:rPr>
            </w:rPrChange>
          </w:rPr>
          <w:t>;</w:t>
        </w:r>
      </w:ins>
      <w:del w:id="3881" w:author="Andries Pandia" w:date="2025-08-21T18:05:00Z">
        <w:r w:rsidRPr="00BB0106" w:rsidDel="00B300AA">
          <w:delText>.</w:delText>
        </w:r>
      </w:del>
    </w:p>
    <w:p w14:paraId="2445C86B" w14:textId="25A1E34A" w:rsidR="000C38E7" w:rsidRPr="00BB0106" w:rsidRDefault="000C38E7">
      <w:pPr>
        <w:pStyle w:val="ListParagraph"/>
        <w:numPr>
          <w:ilvl w:val="0"/>
          <w:numId w:val="26"/>
        </w:numPr>
        <w:pPrChange w:id="3882" w:author="Andries Pandia" w:date="2025-08-21T18:04:00Z">
          <w:pPr>
            <w:pStyle w:val="ListParagraph"/>
            <w:numPr>
              <w:numId w:val="11"/>
            </w:numPr>
            <w:ind w:hanging="360"/>
          </w:pPr>
        </w:pPrChange>
      </w:pPr>
      <w:r w:rsidRPr="00BB0106">
        <w:t>Diagram perbandingan gender korban dengan jenis eksploitasi</w:t>
      </w:r>
      <w:ins w:id="3883" w:author="Andries Pandia" w:date="2025-08-21T18:05:00Z">
        <w:r w:rsidR="00B300AA" w:rsidRPr="00BB0106">
          <w:rPr>
            <w:rPrChange w:id="3884" w:author="Andries Pandia" w:date="2025-08-26T08:27:00Z">
              <w:rPr>
                <w:lang w:val="en-US"/>
              </w:rPr>
            </w:rPrChange>
          </w:rPr>
          <w:t>;</w:t>
        </w:r>
      </w:ins>
      <w:del w:id="3885" w:author="Andries Pandia" w:date="2025-08-21T18:05:00Z">
        <w:r w:rsidRPr="00BB0106" w:rsidDel="00B300AA">
          <w:delText>.</w:delText>
        </w:r>
      </w:del>
    </w:p>
    <w:p w14:paraId="24268551" w14:textId="65FFF6FC" w:rsidR="000C38E7" w:rsidRPr="00BB0106" w:rsidRDefault="000C38E7">
      <w:pPr>
        <w:pStyle w:val="ListParagraph"/>
        <w:numPr>
          <w:ilvl w:val="0"/>
          <w:numId w:val="26"/>
        </w:numPr>
        <w:pPrChange w:id="3886" w:author="Andries Pandia" w:date="2025-08-21T18:04:00Z">
          <w:pPr>
            <w:pStyle w:val="ListParagraph"/>
            <w:numPr>
              <w:numId w:val="11"/>
            </w:numPr>
            <w:ind w:hanging="360"/>
          </w:pPr>
        </w:pPrChange>
      </w:pPr>
      <w:r w:rsidRPr="00BB0106">
        <w:rPr>
          <w:i/>
          <w:rPrChange w:id="3887" w:author="Andries Pandia" w:date="2025-08-26T08:27:00Z">
            <w:rPr/>
          </w:rPrChange>
        </w:rPr>
        <w:t>Heatmap</w:t>
      </w:r>
      <w:r w:rsidRPr="00BB0106">
        <w:t xml:space="preserve"> negara-tahun untuk mengidentifikasi pola konsentrasi kasus.</w:t>
      </w:r>
    </w:p>
    <w:p w14:paraId="74D54319" w14:textId="51B42C03" w:rsidR="000C38E7" w:rsidRPr="00BB0106" w:rsidDel="00B300AA" w:rsidRDefault="000C38E7" w:rsidP="00B300AA">
      <w:pPr>
        <w:rPr>
          <w:del w:id="3888" w:author="Andries Pandia" w:date="2025-08-21T18:05:00Z"/>
          <w:noProof/>
          <w:lang w:val="id-ID"/>
          <w:rPrChange w:id="3889" w:author="Andries Pandia" w:date="2025-08-26T08:27:00Z">
            <w:rPr>
              <w:del w:id="3890" w:author="Andries Pandia" w:date="2025-08-21T18:05:00Z"/>
            </w:rPr>
          </w:rPrChange>
        </w:rPr>
      </w:pPr>
    </w:p>
    <w:p w14:paraId="38FAA21A" w14:textId="59BA8576" w:rsidR="000C38E7" w:rsidRPr="00BB0106" w:rsidRDefault="000C38E7">
      <w:pPr>
        <w:rPr>
          <w:noProof/>
          <w:kern w:val="2"/>
          <w:lang w:val="id-ID"/>
          <w14:ligatures w14:val="standardContextual"/>
          <w:rPrChange w:id="3891" w:author="Andries Pandia" w:date="2025-08-26T08:27:00Z">
            <w:rPr/>
          </w:rPrChange>
        </w:rPr>
        <w:pPrChange w:id="3892" w:author="Andries Pandia" w:date="2025-08-21T18:05:00Z">
          <w:pPr>
            <w:ind w:firstLine="360"/>
          </w:pPr>
        </w:pPrChange>
      </w:pPr>
      <w:r w:rsidRPr="00BB0106">
        <w:rPr>
          <w:noProof/>
          <w:lang w:val="id-ID"/>
          <w:rPrChange w:id="3893" w:author="Andries Pandia" w:date="2025-08-26T08:27:00Z">
            <w:rPr/>
          </w:rPrChange>
        </w:rPr>
        <w:t xml:space="preserve">Setiap visualisasi dibuat pada </w:t>
      </w:r>
      <w:r w:rsidRPr="00BB0106">
        <w:rPr>
          <w:i/>
          <w:noProof/>
          <w:lang w:val="id-ID"/>
          <w:rPrChange w:id="3894" w:author="Andries Pandia" w:date="2025-08-26T08:27:00Z">
            <w:rPr/>
          </w:rPrChange>
        </w:rPr>
        <w:t>worksheet</w:t>
      </w:r>
      <w:r w:rsidRPr="00BB0106">
        <w:t xml:space="preserve"> </w:t>
      </w:r>
      <w:proofErr w:type="spellStart"/>
      <w:r w:rsidRPr="00BB0106">
        <w:t>terpisah</w:t>
      </w:r>
      <w:proofErr w:type="spellEnd"/>
      <w:r w:rsidRPr="00BB0106">
        <w:t xml:space="preserve"> agar </w:t>
      </w:r>
      <w:proofErr w:type="spellStart"/>
      <w:r w:rsidRPr="00BB0106">
        <w:t>mudah</w:t>
      </w:r>
      <w:proofErr w:type="spellEnd"/>
      <w:r w:rsidRPr="00BB0106">
        <w:t xml:space="preserve"> </w:t>
      </w:r>
      <w:proofErr w:type="spellStart"/>
      <w:r w:rsidRPr="00BB0106">
        <w:t>diatur</w:t>
      </w:r>
      <w:proofErr w:type="spellEnd"/>
      <w:r w:rsidRPr="00BB0106">
        <w:t xml:space="preserve"> dan </w:t>
      </w:r>
      <w:proofErr w:type="spellStart"/>
      <w:r w:rsidRPr="00BB0106">
        <w:t>disesuaikan</w:t>
      </w:r>
      <w:proofErr w:type="spellEnd"/>
      <w:r w:rsidRPr="00BB0106">
        <w:t xml:space="preserve">. </w:t>
      </w:r>
      <w:proofErr w:type="spellStart"/>
      <w:r w:rsidRPr="00BB0106">
        <w:t>Selanjutnya</w:t>
      </w:r>
      <w:proofErr w:type="spellEnd"/>
      <w:r w:rsidRPr="00BB0106">
        <w:t xml:space="preserve">, </w:t>
      </w:r>
      <w:proofErr w:type="spellStart"/>
      <w:r w:rsidRPr="00BB0106">
        <w:t>seluruh</w:t>
      </w:r>
      <w:proofErr w:type="spellEnd"/>
      <w:r w:rsidRPr="00BB0106">
        <w:t xml:space="preserve"> </w:t>
      </w:r>
      <w:r w:rsidRPr="00BB0106">
        <w:rPr>
          <w:i/>
          <w:rPrChange w:id="3895" w:author="Andries Pandia" w:date="2025-08-26T08:27:00Z">
            <w:rPr/>
          </w:rPrChange>
        </w:rPr>
        <w:t>worksheet</w:t>
      </w:r>
      <w:r w:rsidRPr="00BB0106">
        <w:t xml:space="preserve"> </w:t>
      </w:r>
      <w:proofErr w:type="spellStart"/>
      <w:r w:rsidRPr="00BB0106">
        <w:t>digabungkan</w:t>
      </w:r>
      <w:proofErr w:type="spellEnd"/>
      <w:r w:rsidRPr="00BB0106">
        <w:t xml:space="preserve"> </w:t>
      </w:r>
      <w:proofErr w:type="spellStart"/>
      <w:r w:rsidRPr="00BB0106">
        <w:t>dalam</w:t>
      </w:r>
      <w:proofErr w:type="spellEnd"/>
      <w:r w:rsidRPr="00BB0106">
        <w:t xml:space="preserve"> </w:t>
      </w:r>
      <w:proofErr w:type="spellStart"/>
      <w:r w:rsidRPr="00BB0106">
        <w:t>satu</w:t>
      </w:r>
      <w:proofErr w:type="spellEnd"/>
      <w:r w:rsidRPr="00BB0106">
        <w:t xml:space="preserve"> </w:t>
      </w:r>
      <w:r w:rsidRPr="00BB0106">
        <w:rPr>
          <w:i/>
          <w:rPrChange w:id="3896" w:author="Andries Pandia" w:date="2025-08-26T08:27:00Z">
            <w:rPr/>
          </w:rPrChange>
        </w:rPr>
        <w:t>dashboard</w:t>
      </w:r>
      <w:r w:rsidRPr="00BB0106">
        <w:t xml:space="preserve"> </w:t>
      </w:r>
      <w:proofErr w:type="spellStart"/>
      <w:r w:rsidRPr="00BB0106">
        <w:t>interaktif</w:t>
      </w:r>
      <w:proofErr w:type="spellEnd"/>
      <w:r w:rsidRPr="00BB0106">
        <w:t xml:space="preserve"> </w:t>
      </w:r>
      <w:proofErr w:type="spellStart"/>
      <w:r w:rsidRPr="00BB0106">
        <w:t>sehingga</w:t>
      </w:r>
      <w:proofErr w:type="spellEnd"/>
      <w:r w:rsidRPr="00BB0106">
        <w:t xml:space="preserve"> </w:t>
      </w:r>
      <w:proofErr w:type="spellStart"/>
      <w:r w:rsidRPr="00BB0106">
        <w:t>pengguna</w:t>
      </w:r>
      <w:proofErr w:type="spellEnd"/>
      <w:r w:rsidRPr="00BB0106">
        <w:t xml:space="preserve"> </w:t>
      </w:r>
      <w:proofErr w:type="spellStart"/>
      <w:r w:rsidRPr="00BB0106">
        <w:t>dapat</w:t>
      </w:r>
      <w:proofErr w:type="spellEnd"/>
      <w:r w:rsidRPr="00BB0106">
        <w:t xml:space="preserve"> </w:t>
      </w:r>
      <w:proofErr w:type="spellStart"/>
      <w:r w:rsidRPr="00BB0106">
        <w:t>melakukan</w:t>
      </w:r>
      <w:proofErr w:type="spellEnd"/>
      <w:r w:rsidRPr="00BB0106">
        <w:t xml:space="preserve"> </w:t>
      </w:r>
      <w:proofErr w:type="spellStart"/>
      <w:r w:rsidRPr="00BB0106">
        <w:t>eksplorasi</w:t>
      </w:r>
      <w:proofErr w:type="spellEnd"/>
      <w:r w:rsidRPr="00BB0106">
        <w:t xml:space="preserve"> data </w:t>
      </w:r>
      <w:proofErr w:type="spellStart"/>
      <w:r w:rsidRPr="00BB0106">
        <w:t>secara</w:t>
      </w:r>
      <w:proofErr w:type="spellEnd"/>
      <w:r w:rsidRPr="00BB0106">
        <w:t xml:space="preserve"> </w:t>
      </w:r>
      <w:proofErr w:type="spellStart"/>
      <w:r w:rsidRPr="00BB0106">
        <w:t>lebih</w:t>
      </w:r>
      <w:proofErr w:type="spellEnd"/>
      <w:r w:rsidRPr="00BB0106">
        <w:t xml:space="preserve"> </w:t>
      </w:r>
      <w:proofErr w:type="spellStart"/>
      <w:r w:rsidRPr="00BB0106">
        <w:t>komprehensif</w:t>
      </w:r>
      <w:proofErr w:type="spellEnd"/>
      <w:ins w:id="3897" w:author="Andries Pandia" w:date="2025-08-21T18:11:00Z">
        <w:r w:rsidR="00B300AA" w:rsidRPr="00BB0106">
          <w:rPr>
            <w:rPrChange w:id="3898" w:author="Andries Pandia" w:date="2025-08-26T08:27:00Z">
              <w:rPr>
                <w:lang w:val="en-US"/>
              </w:rPr>
            </w:rPrChange>
          </w:rPr>
          <w:t xml:space="preserve">, </w:t>
        </w:r>
        <w:proofErr w:type="spellStart"/>
        <w:r w:rsidR="00B300AA" w:rsidRPr="00BB0106">
          <w:rPr>
            <w:rPrChange w:id="3899" w:author="Andries Pandia" w:date="2025-08-26T08:27:00Z">
              <w:rPr>
                <w:lang w:val="en-US"/>
              </w:rPr>
            </w:rPrChange>
          </w:rPr>
          <w:t>seperti</w:t>
        </w:r>
        <w:proofErr w:type="spellEnd"/>
        <w:r w:rsidR="00B300AA" w:rsidRPr="00BB0106">
          <w:rPr>
            <w:rPrChange w:id="3900" w:author="Andries Pandia" w:date="2025-08-26T08:27:00Z">
              <w:rPr>
                <w:lang w:val="en-US"/>
              </w:rPr>
            </w:rPrChange>
          </w:rPr>
          <w:t xml:space="preserve"> yang </w:t>
        </w:r>
        <w:proofErr w:type="spellStart"/>
        <w:r w:rsidR="00B300AA" w:rsidRPr="00BB0106">
          <w:rPr>
            <w:rPrChange w:id="3901" w:author="Andries Pandia" w:date="2025-08-26T08:27:00Z">
              <w:rPr>
                <w:lang w:val="en-US"/>
              </w:rPr>
            </w:rPrChange>
          </w:rPr>
          <w:t>terlihat</w:t>
        </w:r>
      </w:ins>
      <w:proofErr w:type="spellEnd"/>
      <w:r w:rsidRPr="00BB0106">
        <w:t xml:space="preserve"> pada </w:t>
      </w:r>
      <w:del w:id="3902" w:author="Andries Pandia" w:date="2025-08-21T18:05:00Z">
        <w:r w:rsidRPr="00BB0106" w:rsidDel="00B300AA">
          <w:delText xml:space="preserve">gambar </w:delText>
        </w:r>
      </w:del>
      <w:ins w:id="3903" w:author="Andries Pandia" w:date="2025-08-21T18:05:00Z">
        <w:r w:rsidR="00B300AA" w:rsidRPr="00BB0106">
          <w:rPr>
            <w:rPrChange w:id="3904" w:author="Andries Pandia" w:date="2025-08-26T08:27:00Z">
              <w:rPr>
                <w:lang w:val="en-US"/>
              </w:rPr>
            </w:rPrChange>
          </w:rPr>
          <w:t xml:space="preserve">Gambar </w:t>
        </w:r>
      </w:ins>
      <w:r w:rsidRPr="00BB0106">
        <w:t>2.1</w:t>
      </w:r>
      <w:ins w:id="3905" w:author="Andries Pandia" w:date="2025-08-21T18:12:00Z">
        <w:r w:rsidR="00B300AA" w:rsidRPr="00BB0106">
          <w:rPr>
            <w:rPrChange w:id="3906" w:author="Andries Pandia" w:date="2025-08-26T08:27:00Z">
              <w:rPr>
                <w:lang w:val="en-US"/>
              </w:rPr>
            </w:rPrChange>
          </w:rPr>
          <w:t xml:space="preserve"> yang </w:t>
        </w:r>
        <w:proofErr w:type="spellStart"/>
        <w:r w:rsidR="00B300AA" w:rsidRPr="00BB0106">
          <w:rPr>
            <w:rPrChange w:id="3907" w:author="Andries Pandia" w:date="2025-08-26T08:27:00Z">
              <w:rPr>
                <w:lang w:val="en-US"/>
              </w:rPr>
            </w:rPrChange>
          </w:rPr>
          <w:t>merupakan</w:t>
        </w:r>
      </w:ins>
      <w:proofErr w:type="spellEnd"/>
      <w:del w:id="3908" w:author="Andries Pandia" w:date="2025-08-21T18:12:00Z">
        <w:r w:rsidRPr="00BB0106" w:rsidDel="00B300AA">
          <w:delText xml:space="preserve"> adalah</w:delText>
        </w:r>
      </w:del>
      <w:r w:rsidRPr="00BB0106">
        <w:t xml:space="preserve"> </w:t>
      </w:r>
      <w:ins w:id="3909" w:author="Andries Pandia" w:date="2025-08-21T18:11:00Z">
        <w:r w:rsidR="00B300AA" w:rsidRPr="00BB0106">
          <w:rPr>
            <w:noProof/>
            <w:lang w:val="id-ID"/>
            <w:rPrChange w:id="3910" w:author="Andries Pandia" w:date="2025-08-26T08:27:00Z">
              <w:rPr>
                <w:lang w:val="en-US"/>
              </w:rPr>
            </w:rPrChange>
          </w:rPr>
          <w:t xml:space="preserve">tampilan </w:t>
        </w:r>
      </w:ins>
      <w:proofErr w:type="spellStart"/>
      <w:r w:rsidRPr="00BB0106">
        <w:t>halam</w:t>
      </w:r>
      <w:ins w:id="3911" w:author="Andries Pandia" w:date="2025-08-21T18:10:00Z">
        <w:r w:rsidR="00B300AA" w:rsidRPr="00BB0106">
          <w:rPr>
            <w:rPrChange w:id="3912" w:author="Andries Pandia" w:date="2025-08-26T08:27:00Z">
              <w:rPr>
                <w:lang w:val="en-US"/>
              </w:rPr>
            </w:rPrChange>
          </w:rPr>
          <w:t>an</w:t>
        </w:r>
      </w:ins>
      <w:proofErr w:type="spellEnd"/>
      <w:r w:rsidRPr="00BB0106">
        <w:t xml:space="preserve"> </w:t>
      </w:r>
      <w:proofErr w:type="spellStart"/>
      <w:r w:rsidRPr="00BB0106">
        <w:t>kerja</w:t>
      </w:r>
      <w:proofErr w:type="spellEnd"/>
      <w:r w:rsidRPr="00BB0106">
        <w:t xml:space="preserve"> </w:t>
      </w:r>
      <w:del w:id="3913" w:author="Andries Pandia" w:date="2025-08-21T18:05:00Z">
        <w:r w:rsidRPr="00BB0106" w:rsidDel="00B300AA">
          <w:delText>t</w:delText>
        </w:r>
      </w:del>
      <w:ins w:id="3914" w:author="Andries Pandia" w:date="2025-08-21T18:05:00Z">
        <w:r w:rsidR="00B300AA" w:rsidRPr="00BB0106">
          <w:rPr>
            <w:noProof/>
            <w:lang w:val="id-ID"/>
            <w:rPrChange w:id="3915" w:author="Andries Pandia" w:date="2025-08-26T08:27:00Z">
              <w:rPr>
                <w:lang w:val="en-US"/>
              </w:rPr>
            </w:rPrChange>
          </w:rPr>
          <w:t>T</w:t>
        </w:r>
      </w:ins>
      <w:r w:rsidRPr="00BB0106">
        <w:rPr>
          <w:noProof/>
          <w:lang w:val="id-ID"/>
          <w:rPrChange w:id="3916" w:author="Andries Pandia" w:date="2025-08-26T08:27:00Z">
            <w:rPr/>
          </w:rPrChange>
        </w:rPr>
        <w:t>ableu.</w:t>
      </w:r>
    </w:p>
    <w:p w14:paraId="3BA32D1B" w14:textId="77777777" w:rsidR="00C360EF" w:rsidRPr="00BB0106" w:rsidRDefault="00C360EF" w:rsidP="000C38E7">
      <w:pPr>
        <w:ind w:firstLine="360"/>
        <w:rPr>
          <w:noProof/>
          <w:lang w:val="id-ID"/>
          <w:rPrChange w:id="3917" w:author="Andries Pandia" w:date="2025-08-26T08:27:00Z">
            <w:rPr/>
          </w:rPrChange>
        </w:rPr>
      </w:pPr>
    </w:p>
    <w:p w14:paraId="0C14C7B6" w14:textId="77777777" w:rsidR="000C38E7" w:rsidRPr="00BB0106" w:rsidRDefault="000C38E7">
      <w:pPr>
        <w:keepNext/>
        <w:ind w:firstLine="0"/>
        <w:jc w:val="center"/>
        <w:rPr>
          <w:noProof/>
          <w:lang w:val="id-ID"/>
          <w:rPrChange w:id="3918" w:author="Andries Pandia" w:date="2025-08-26T08:27:00Z">
            <w:rPr/>
          </w:rPrChange>
        </w:rPr>
        <w:pPrChange w:id="3919" w:author="Andries Pandia" w:date="2025-08-21T18:07:00Z">
          <w:pPr>
            <w:keepNext/>
            <w:ind w:firstLine="360"/>
            <w:jc w:val="center"/>
          </w:pPr>
        </w:pPrChange>
      </w:pPr>
      <w:r w:rsidRPr="00BB0106">
        <w:rPr>
          <w:noProof/>
          <w:lang w:val="id-ID"/>
          <w:rPrChange w:id="3920" w:author="Andries Pandia" w:date="2025-08-26T08:27:00Z">
            <w:rPr>
              <w:lang w:val="en-US"/>
            </w:rPr>
          </w:rPrChange>
        </w:rPr>
        <w:lastRenderedPageBreak/>
        <w:drawing>
          <wp:inline distT="0" distB="0" distL="0" distR="0" wp14:anchorId="3122FAEA" wp14:editId="741C85D0">
            <wp:extent cx="3559629" cy="2224936"/>
            <wp:effectExtent l="0" t="0" r="0" b="0"/>
            <wp:docPr id="1115372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2031" name="Picture 11153720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87001" cy="2242045"/>
                    </a:xfrm>
                    <a:prstGeom prst="rect">
                      <a:avLst/>
                    </a:prstGeom>
                  </pic:spPr>
                </pic:pic>
              </a:graphicData>
            </a:graphic>
          </wp:inline>
        </w:drawing>
      </w:r>
    </w:p>
    <w:p w14:paraId="20C33CFE" w14:textId="5CD25C19" w:rsidR="000C38E7" w:rsidRPr="00A96BCD" w:rsidRDefault="000C38E7">
      <w:pPr>
        <w:pStyle w:val="TOF"/>
        <w:pPrChange w:id="3921" w:author="Andries Pandia" w:date="2025-08-26T08:17:00Z">
          <w:pPr>
            <w:pStyle w:val="Caption"/>
            <w:jc w:val="center"/>
          </w:pPr>
        </w:pPrChange>
      </w:pPr>
      <w:bookmarkStart w:id="3922" w:name="_Toc206781746"/>
      <w:bookmarkStart w:id="3923" w:name="_Toc207091009"/>
      <w:r w:rsidRPr="00BB0106">
        <w:t>Gambar 2.</w:t>
      </w:r>
      <w:ins w:id="3924" w:author="Andries Pandia" w:date="2025-08-21T18:07:00Z">
        <w:r w:rsidR="00B300AA" w:rsidRPr="00BB0106">
          <w:rPr>
            <w:rPrChange w:id="3925" w:author="Andries Pandia" w:date="2025-08-26T08:27:00Z">
              <w:rPr>
                <w:lang w:val="en-US"/>
              </w:rPr>
            </w:rPrChange>
          </w:rPr>
          <w:t>1.</w:t>
        </w:r>
      </w:ins>
      <w:ins w:id="3926" w:author="Andries Pandia" w:date="2025-08-22T14:51:00Z">
        <w:r w:rsidR="00A870BE" w:rsidRPr="00BB0106">
          <w:t xml:space="preserve"> Tampilan</w:t>
        </w:r>
      </w:ins>
      <w:r w:rsidRPr="00A96BCD">
        <w:t xml:space="preserve"> </w:t>
      </w:r>
      <w:del w:id="3927" w:author="Andries Pandia" w:date="2025-08-21T18:07:00Z">
        <w:r w:rsidRPr="00A96BCD" w:rsidDel="00B300AA">
          <w:fldChar w:fldCharType="begin"/>
        </w:r>
        <w:r w:rsidRPr="00A96BCD" w:rsidDel="00B300AA">
          <w:delInstrText xml:space="preserve"> SEQ Gambar_2. \* ARABIC </w:delInstrText>
        </w:r>
        <w:r w:rsidRPr="00A96BCD" w:rsidDel="00B300AA">
          <w:fldChar w:fldCharType="separate"/>
        </w:r>
        <w:r w:rsidRPr="00A96BCD" w:rsidDel="00B300AA">
          <w:delText>1</w:delText>
        </w:r>
        <w:r w:rsidRPr="00A96BCD" w:rsidDel="00B300AA">
          <w:fldChar w:fldCharType="end"/>
        </w:r>
        <w:r w:rsidR="00C360EF" w:rsidRPr="00A96BCD" w:rsidDel="00B300AA">
          <w:delText xml:space="preserve"> </w:delText>
        </w:r>
      </w:del>
      <w:r w:rsidR="00C360EF" w:rsidRPr="00A96BCD">
        <w:t>Halaman Kerja Tableu</w:t>
      </w:r>
      <w:ins w:id="3928" w:author="Andries Pandia" w:date="2025-08-22T14:51:00Z">
        <w:r w:rsidR="00A870BE" w:rsidRPr="00A96BCD">
          <w:t>.</w:t>
        </w:r>
      </w:ins>
      <w:bookmarkEnd w:id="3922"/>
      <w:bookmarkEnd w:id="3923"/>
    </w:p>
    <w:p w14:paraId="12B33745" w14:textId="77777777" w:rsidR="0035049D" w:rsidRPr="00BB0106" w:rsidRDefault="0035049D">
      <w:pPr>
        <w:rPr>
          <w:lang w:val="id-ID"/>
          <w:rPrChange w:id="3929" w:author="Andries Pandia" w:date="2025-08-26T08:27:00Z">
            <w:rPr/>
          </w:rPrChange>
        </w:rPr>
        <w:pPrChange w:id="3930" w:author="Andries Pandia" w:date="2025-08-22T18:01:00Z">
          <w:pPr>
            <w:pStyle w:val="Heading2"/>
          </w:pPr>
        </w:pPrChange>
      </w:pPr>
    </w:p>
    <w:p w14:paraId="14439587" w14:textId="0BCD09FD" w:rsidR="009D40F3" w:rsidRPr="00BB0106" w:rsidRDefault="009D40F3">
      <w:pPr>
        <w:pStyle w:val="Heading2"/>
        <w:rPr>
          <w:lang w:val="id-ID"/>
          <w:rPrChange w:id="3931" w:author="Andries Pandia" w:date="2025-08-26T08:27:00Z">
            <w:rPr/>
          </w:rPrChange>
        </w:rPr>
      </w:pPr>
      <w:bookmarkStart w:id="3932" w:name="_Toc205823114"/>
      <w:bookmarkStart w:id="3933" w:name="_Toc205823186"/>
      <w:bookmarkStart w:id="3934" w:name="_Toc205823349"/>
      <w:bookmarkStart w:id="3935" w:name="_Toc205823455"/>
      <w:bookmarkStart w:id="3936" w:name="_Toc206166268"/>
      <w:bookmarkStart w:id="3937" w:name="_Toc206780700"/>
      <w:r w:rsidRPr="00BB0106">
        <w:rPr>
          <w:lang w:val="id-ID"/>
          <w:rPrChange w:id="3938" w:author="Andries Pandia" w:date="2025-08-26T08:27:00Z">
            <w:rPr/>
          </w:rPrChange>
        </w:rPr>
        <w:t>2.</w:t>
      </w:r>
      <w:del w:id="3939" w:author="Andries Pandia" w:date="2025-08-22T17:54:00Z">
        <w:r w:rsidR="00C055D0" w:rsidRPr="00BB0106" w:rsidDel="00A72CFA">
          <w:rPr>
            <w:lang w:val="id-ID"/>
            <w:rPrChange w:id="3940" w:author="Andries Pandia" w:date="2025-08-26T08:27:00Z">
              <w:rPr/>
            </w:rPrChange>
          </w:rPr>
          <w:delText>5</w:delText>
        </w:r>
      </w:del>
      <w:ins w:id="3941" w:author="Andries Pandia" w:date="2025-08-22T17:54:00Z">
        <w:r w:rsidR="00A72CFA" w:rsidRPr="00BB0106">
          <w:rPr>
            <w:lang w:val="id-ID"/>
            <w:rPrChange w:id="3942" w:author="Andries Pandia" w:date="2025-08-26T08:27:00Z">
              <w:rPr/>
            </w:rPrChange>
          </w:rPr>
          <w:t>6</w:t>
        </w:r>
      </w:ins>
      <w:ins w:id="3943" w:author="Andries Pandia" w:date="2025-08-21T18:13:00Z">
        <w:r w:rsidR="00B300AA" w:rsidRPr="00BB0106">
          <w:rPr>
            <w:lang w:val="id-ID"/>
            <w:rPrChange w:id="3944" w:author="Andries Pandia" w:date="2025-08-26T08:27:00Z">
              <w:rPr>
                <w:i/>
                <w:iCs/>
                <w:color w:val="44546A" w:themeColor="text2"/>
                <w:sz w:val="18"/>
                <w:szCs w:val="18"/>
              </w:rPr>
            </w:rPrChange>
          </w:rPr>
          <w:t>.</w:t>
        </w:r>
      </w:ins>
      <w:del w:id="3945" w:author="Andries Pandia" w:date="2025-08-21T18:13:00Z">
        <w:r w:rsidRPr="00BB0106" w:rsidDel="00B300AA">
          <w:rPr>
            <w:lang w:val="id-ID"/>
            <w:rPrChange w:id="3946" w:author="Andries Pandia" w:date="2025-08-26T08:27:00Z">
              <w:rPr/>
            </w:rPrChange>
          </w:rPr>
          <w:delText xml:space="preserve"> </w:delText>
        </w:r>
        <w:r w:rsidR="00E92C45" w:rsidRPr="00BB0106" w:rsidDel="00B300AA">
          <w:rPr>
            <w:lang w:val="id-ID"/>
            <w:rPrChange w:id="3947" w:author="Andries Pandia" w:date="2025-08-26T08:27:00Z">
              <w:rPr/>
            </w:rPrChange>
          </w:rPr>
          <w:tab/>
        </w:r>
      </w:del>
      <w:bookmarkEnd w:id="3681"/>
      <w:ins w:id="3948" w:author="Andries Pandia" w:date="2025-08-22T17:54:00Z">
        <w:r w:rsidR="00A72CFA" w:rsidRPr="00BB0106">
          <w:rPr>
            <w:lang w:val="id-ID"/>
            <w:rPrChange w:id="3949" w:author="Andries Pandia" w:date="2025-08-26T08:27:00Z">
              <w:rPr/>
            </w:rPrChange>
          </w:rPr>
          <w:tab/>
        </w:r>
      </w:ins>
      <w:r w:rsidR="00122DC1" w:rsidRPr="00BB0106">
        <w:rPr>
          <w:lang w:val="id-ID"/>
          <w:rPrChange w:id="3950" w:author="Andries Pandia" w:date="2025-08-26T08:27:00Z">
            <w:rPr/>
          </w:rPrChange>
        </w:rPr>
        <w:t>Studi Terkait</w:t>
      </w:r>
      <w:bookmarkEnd w:id="3932"/>
      <w:bookmarkEnd w:id="3933"/>
      <w:bookmarkEnd w:id="3934"/>
      <w:bookmarkEnd w:id="3935"/>
      <w:bookmarkEnd w:id="3936"/>
      <w:bookmarkEnd w:id="3937"/>
    </w:p>
    <w:p w14:paraId="4BD26098" w14:textId="77777777" w:rsidR="00B300AA" w:rsidRPr="00BB0106" w:rsidRDefault="00144E25" w:rsidP="00B300AA">
      <w:pPr>
        <w:rPr>
          <w:ins w:id="3951" w:author="Andries Pandia" w:date="2025-08-21T18:14:00Z"/>
          <w:noProof/>
          <w:kern w:val="2"/>
          <w:lang w:val="id-ID"/>
          <w14:ligatures w14:val="standardContextual"/>
          <w:rPrChange w:id="3952" w:author="Andries Pandia" w:date="2025-08-26T08:27:00Z">
            <w:rPr>
              <w:ins w:id="3953" w:author="Andries Pandia" w:date="2025-08-21T18:14:00Z"/>
              <w:lang w:val="en-US"/>
            </w:rPr>
          </w:rPrChange>
        </w:rPr>
      </w:pPr>
      <w:r w:rsidRPr="00BB0106">
        <w:rPr>
          <w:noProof/>
          <w:lang w:val="id-ID"/>
          <w:rPrChange w:id="3954" w:author="Andries Pandia" w:date="2025-08-26T08:27:00Z">
            <w:rPr/>
          </w:rPrChange>
        </w:rPr>
        <w:t xml:space="preserve">Seiring dengan meningkatnya kesadaran global terhadap perdagangan manusia, semakin banyak studi kuantitatif yang dilaksanakan untuk menggali berbagai aspek fenomena ini. Studi-studi tersebut seringkali menggunakan data survei nasional dan internasional, data kepolisian, serta laporan dari organisasi non-pemerintah, yang dianalisis secara statistik untuk mengidentifikasi tren jangka panjang dan faktor risiko. Penelitian di berbagai negara telah mengungkapkan pola distribusi korban yang berkaitan erat dengan </w:t>
      </w:r>
      <w:r w:rsidRPr="00BB0106">
        <w:rPr>
          <w:noProof/>
          <w:lang w:val="id-ID"/>
          <w:rPrChange w:id="3955" w:author="Andries Pandia" w:date="2025-08-26T08:27:00Z">
            <w:rPr/>
          </w:rPrChange>
        </w:rPr>
        <w:t>kondisi ekonomi, tingkat pendidikan, serta kebijakan migrasi masing-masing negara.</w:t>
      </w:r>
      <w:del w:id="3956" w:author="Andries Pandia" w:date="2025-08-21T18:14:00Z">
        <w:r w:rsidRPr="00BB0106" w:rsidDel="00B300AA">
          <w:br/>
          <w:delText xml:space="preserve"> </w:delText>
        </w:r>
        <w:r w:rsidRPr="00BB0106" w:rsidDel="00B300AA">
          <w:tab/>
        </w:r>
      </w:del>
    </w:p>
    <w:p w14:paraId="13D1AFC6" w14:textId="49169905" w:rsidR="00C77B5C" w:rsidRPr="00BB0106" w:rsidRDefault="00144E25" w:rsidP="00B300AA">
      <w:pPr>
        <w:rPr>
          <w:ins w:id="3957" w:author="Andries Pandia" w:date="2025-08-21T18:15:00Z"/>
          <w:noProof/>
          <w:kern w:val="2"/>
          <w:lang w:val="id-ID"/>
          <w14:ligatures w14:val="standardContextual"/>
          <w:rPrChange w:id="3958" w:author="Andries Pandia" w:date="2025-08-26T08:27:00Z">
            <w:rPr>
              <w:ins w:id="3959" w:author="Andries Pandia" w:date="2025-08-21T18:15:00Z"/>
              <w:lang w:val="en-US"/>
            </w:rPr>
          </w:rPrChange>
        </w:rPr>
      </w:pPr>
      <w:r w:rsidRPr="00BB0106">
        <w:rPr>
          <w:noProof/>
          <w:lang w:val="id-ID"/>
          <w:rPrChange w:id="3960" w:author="Andries Pandia" w:date="2025-08-26T08:27:00Z">
            <w:rPr/>
          </w:rPrChange>
        </w:rPr>
        <w:t xml:space="preserve">Namun, meskipun perkembangan metode kuantitatif semakin maju, pemanfaatan bahasa pemrograman Python dalam riset perdagangan manusia masih relatif terbatas, terutama dalam konteks integrasi </w:t>
      </w:r>
      <w:r w:rsidRPr="00BB0106">
        <w:rPr>
          <w:i/>
          <w:noProof/>
          <w:lang w:val="id-ID"/>
          <w:rPrChange w:id="3961" w:author="Andries Pandia" w:date="2025-08-26T08:27:00Z">
            <w:rPr>
              <w:rFonts w:eastAsiaTheme="majorEastAsia" w:cstheme="majorBidi"/>
              <w:b/>
              <w:i/>
              <w:iCs/>
              <w:color w:val="44546A" w:themeColor="text2"/>
              <w:spacing w:val="15"/>
              <w:sz w:val="18"/>
              <w:szCs w:val="18"/>
              <w:lang w:val="en-US"/>
            </w:rPr>
          </w:rPrChange>
        </w:rPr>
        <w:t>big data</w:t>
      </w:r>
      <w:r w:rsidRPr="00BB0106">
        <w:t xml:space="preserve"> dan </w:t>
      </w:r>
      <w:r w:rsidRPr="00BB0106">
        <w:rPr>
          <w:i/>
          <w:lang w:val="en-ID"/>
          <w:rPrChange w:id="3962" w:author="Andries Pandia" w:date="2025-08-26T08:27:00Z">
            <w:rPr>
              <w:rFonts w:eastAsiaTheme="majorEastAsia" w:cstheme="majorBidi"/>
              <w:b/>
              <w:i/>
              <w:iCs/>
              <w:color w:val="44546A" w:themeColor="text2"/>
              <w:spacing w:val="15"/>
              <w:sz w:val="18"/>
              <w:szCs w:val="18"/>
              <w:lang w:val="en-US"/>
            </w:rPr>
          </w:rPrChange>
        </w:rPr>
        <w:t>machine learning</w:t>
      </w:r>
      <w:r w:rsidRPr="00BB0106">
        <w:t>.</w:t>
      </w:r>
      <w:ins w:id="3963" w:author="Andries Pandia" w:date="2025-08-21T18:14:00Z">
        <w:r w:rsidR="00B300AA" w:rsidRPr="00BB0106">
          <w:rPr>
            <w:lang w:val="en-ID"/>
            <w:rPrChange w:id="3964" w:author="Andries Pandia" w:date="2025-08-26T08:27:00Z">
              <w:rPr>
                <w:rFonts w:eastAsiaTheme="majorEastAsia" w:cstheme="majorBidi"/>
                <w:b/>
                <w:i/>
                <w:iCs/>
                <w:color w:val="44546A" w:themeColor="text2"/>
                <w:spacing w:val="15"/>
                <w:sz w:val="18"/>
                <w:szCs w:val="18"/>
                <w:lang w:val="en-US"/>
              </w:rPr>
            </w:rPrChange>
          </w:rPr>
          <w:t xml:space="preserve"> </w:t>
        </w:r>
      </w:ins>
      <w:del w:id="3965" w:author="Andries Pandia" w:date="2025-08-21T18:14:00Z">
        <w:r w:rsidRPr="00BB0106" w:rsidDel="00B300AA">
          <w:rPr>
            <w:noProof/>
            <w:lang w:val="id-ID"/>
            <w:rPrChange w:id="3966" w:author="Andries Pandia" w:date="2025-08-26T08:27:00Z">
              <w:rPr/>
            </w:rPrChange>
          </w:rPr>
          <w:delText xml:space="preserve"> </w:delText>
        </w:r>
      </w:del>
      <w:r w:rsidRPr="00BB0106">
        <w:rPr>
          <w:noProof/>
          <w:lang w:val="id-ID"/>
          <w:rPrChange w:id="3967" w:author="Andries Pandia" w:date="2025-08-26T08:27:00Z">
            <w:rPr/>
          </w:rPrChange>
        </w:rPr>
        <w:t xml:space="preserve">Studi oleh </w:t>
      </w:r>
      <w:ins w:id="3968" w:author="Andries Pandia" w:date="2025-08-26T08:08:00Z">
        <w:r w:rsidR="004026A1" w:rsidRPr="00BB0106">
          <w:rPr>
            <w:lang w:val="en-ID"/>
            <w:rPrChange w:id="3969" w:author="Andries Pandia" w:date="2025-08-26T08:27:00Z">
              <w:rPr>
                <w:lang w:val="en-US"/>
              </w:rPr>
            </w:rPrChange>
          </w:rPr>
          <w:t>(</w:t>
        </w:r>
      </w:ins>
      <w:r w:rsidR="004026A1" w:rsidRPr="00A96BCD">
        <w:rPr>
          <w:noProof/>
          <w:lang w:val="id-ID"/>
          <w:rPrChange w:id="3970" w:author="Andries Pandia" w:date="2025-08-26T08:27:00Z">
            <w:rPr/>
          </w:rPrChange>
        </w:rPr>
        <w:fldChar w:fldCharType="begin"/>
      </w:r>
      <w:r w:rsidR="004026A1" w:rsidRPr="00BB0106">
        <w:rPr>
          <w:noProof/>
          <w:lang w:val="id-ID"/>
          <w:rPrChange w:id="3971" w:author="Andries Pandia" w:date="2025-08-26T08:27:00Z">
            <w:rPr/>
          </w:rPrChange>
        </w:rPr>
        <w:instrText xml:space="preserve"> ADDIN ZOTERO_ITEM CSL_CITATION {"citationID":"LoqCA0DW","properties":{"formattedCitation":"Bouch\\uc0\\u233{} &amp; Crotty (2018)","plainCitation":"Bouché &amp; Crotty (2018)","noteIndex":0},"citationItems":[{"id":266,"uris":["http://zotero.org/users/16668876/items/NAMQUDNW"],"itemData":{"id":266,"type":"article-journal","container-title":"Journal of Human Trafficking","DOI":"https://doi.org/10.1080/23322705.2017.1374080","issue":"4","page":"279 - 297","title":"Estimating demand for illicit massage businesses in H</w:instrText>
      </w:r>
      <w:r w:rsidR="004026A1" w:rsidRPr="00BB0106">
        <w:instrText xml:space="preserve">ouston","volume":"4","author":[{"family":"Bouché","given":"V."},{"family":"Crotty","given":"S. M."}],"issued":{"date-parts":[["2018"]]}},"suppress-author":true,"prefix":"Bouché &amp; Crotty"}],"schema":"https://github.com/citation-style-language/schema/raw/master/csl-citation.json"} </w:instrText>
      </w:r>
      <w:r w:rsidR="004026A1" w:rsidRPr="00A96BCD">
        <w:fldChar w:fldCharType="separate"/>
      </w:r>
      <w:r w:rsidR="004026A1" w:rsidRPr="00BB0106">
        <w:t>Bouché &amp; Crotty (2018)</w:t>
      </w:r>
      <w:r w:rsidR="004026A1" w:rsidRPr="00A96BCD">
        <w:fldChar w:fldCharType="end"/>
      </w:r>
      <w:del w:id="3972" w:author="Andries Pandia" w:date="2025-08-26T08:07:00Z">
        <w:r w:rsidRPr="00BB0106" w:rsidDel="004026A1">
          <w:rPr>
            <w:highlight w:val="yellow"/>
            <w:lang w:val="en-ID"/>
            <w:rPrChange w:id="3973" w:author="Andries Pandia" w:date="2025-08-26T08:27:00Z">
              <w:rPr>
                <w:rFonts w:eastAsiaTheme="majorEastAsia" w:cstheme="majorBidi"/>
                <w:b/>
                <w:i/>
                <w:iCs/>
                <w:color w:val="44546A" w:themeColor="text2"/>
                <w:spacing w:val="15"/>
                <w:sz w:val="18"/>
                <w:szCs w:val="18"/>
                <w:lang w:val="en-US"/>
              </w:rPr>
            </w:rPrChange>
          </w:rPr>
          <w:delText>Bouché et al. (</w:delText>
        </w:r>
        <w:commentRangeStart w:id="3974"/>
        <w:r w:rsidRPr="00BB0106" w:rsidDel="004026A1">
          <w:rPr>
            <w:noProof/>
            <w:highlight w:val="yellow"/>
            <w:lang w:val="id-ID"/>
            <w:rPrChange w:id="3975" w:author="Andries Pandia" w:date="2025-08-26T08:27:00Z">
              <w:rPr>
                <w:rFonts w:eastAsiaTheme="majorEastAsia" w:cstheme="majorBidi"/>
                <w:b/>
                <w:i/>
                <w:iCs/>
                <w:color w:val="44546A" w:themeColor="text2"/>
                <w:spacing w:val="15"/>
                <w:sz w:val="18"/>
                <w:szCs w:val="18"/>
                <w:lang w:val="en-US"/>
              </w:rPr>
            </w:rPrChange>
          </w:rPr>
          <w:delText>2021</w:delText>
        </w:r>
        <w:commentRangeEnd w:id="3974"/>
        <w:r w:rsidR="00B300AA" w:rsidRPr="00BB0106" w:rsidDel="004026A1">
          <w:rPr>
            <w:rStyle w:val="CommentReference"/>
            <w:noProof/>
            <w:lang w:val="id-ID"/>
            <w:rPrChange w:id="3976" w:author="Andries Pandia" w:date="2025-08-26T08:27:00Z">
              <w:rPr>
                <w:rStyle w:val="CommentReference"/>
              </w:rPr>
            </w:rPrChange>
          </w:rPr>
          <w:commentReference w:id="3974"/>
        </w:r>
        <w:r w:rsidRPr="00BB0106" w:rsidDel="004026A1">
          <w:rPr>
            <w:noProof/>
            <w:highlight w:val="yellow"/>
            <w:lang w:val="id-ID"/>
            <w:rPrChange w:id="3977" w:author="Andries Pandia" w:date="2025-08-26T08:27:00Z">
              <w:rPr>
                <w:rFonts w:eastAsiaTheme="majorEastAsia" w:cstheme="majorBidi"/>
                <w:b/>
                <w:i/>
                <w:iCs/>
                <w:color w:val="44546A" w:themeColor="text2"/>
                <w:spacing w:val="15"/>
                <w:sz w:val="18"/>
                <w:szCs w:val="18"/>
                <w:lang w:val="en-US"/>
              </w:rPr>
            </w:rPrChange>
          </w:rPr>
          <w:delText>)</w:delText>
        </w:r>
      </w:del>
      <w:r w:rsidRPr="00BB0106">
        <w:rPr>
          <w:noProof/>
          <w:lang w:val="id-ID"/>
          <w:rPrChange w:id="3978" w:author="Andries Pandia" w:date="2025-08-26T08:27:00Z">
            <w:rPr/>
          </w:rPrChange>
        </w:rPr>
        <w:t xml:space="preserve"> menyoroti kurangnya penggunaan Python sebagai alat analisis utama dalam studi perdagangan manusia, meskipun Python memiliki potensi tinggi untuk mengolah data besar yang heterogen dan mengembangkan model prediktif yang lebih akurat. Hal ini menandakan peluang besar bagi peneliti dan praktisi untuk mengadopsi dan mengembangkan teknik-teknik analitik berbasis Python guna mendukung pengembangan kebijakan yang lebih efektif dan berbasis bukti.</w:t>
      </w:r>
      <w:del w:id="3979" w:author="Andries Pandia" w:date="2025-08-21T18:14:00Z">
        <w:r w:rsidRPr="00BB0106" w:rsidDel="00C77B5C">
          <w:br/>
          <w:delText xml:space="preserve"> </w:delText>
        </w:r>
        <w:r w:rsidRPr="00BB0106" w:rsidDel="00C77B5C">
          <w:tab/>
        </w:r>
      </w:del>
    </w:p>
    <w:p w14:paraId="0573A308" w14:textId="3B928FC0" w:rsidR="00496F70" w:rsidRPr="00BB0106" w:rsidDel="00A870BE" w:rsidRDefault="00144E25" w:rsidP="00A870BE">
      <w:pPr>
        <w:rPr>
          <w:del w:id="3980" w:author="Andries Pandia" w:date="2025-08-21T18:15:00Z"/>
          <w:noProof/>
          <w:lang w:val="id-ID"/>
          <w:rPrChange w:id="3981" w:author="Andries Pandia" w:date="2025-08-26T08:27:00Z">
            <w:rPr>
              <w:del w:id="3982" w:author="Andries Pandia" w:date="2025-08-21T18:15:00Z"/>
            </w:rPr>
          </w:rPrChange>
        </w:rPr>
      </w:pPr>
      <w:r w:rsidRPr="00BB0106">
        <w:rPr>
          <w:noProof/>
          <w:lang w:val="id-ID"/>
          <w:rPrChange w:id="3983" w:author="Andries Pandia" w:date="2025-08-26T08:27:00Z">
            <w:rPr/>
          </w:rPrChange>
        </w:rPr>
        <w:lastRenderedPageBreak/>
        <w:t>Penelitian lebih lanjut dengan pendekatan interdisipliner yang menggabungkan ilmu sosial, kriminalistik, statistika, dan teknologi informasi sangat diperlukan untuk memperkuat pemahaman dan strategi penanggulangan perdagangan manusia di masa mendatang.</w:t>
      </w:r>
      <w:bookmarkEnd w:id="3215"/>
    </w:p>
    <w:p w14:paraId="46D03E38" w14:textId="77777777" w:rsidR="00A870BE" w:rsidRPr="00A96BCD" w:rsidRDefault="00A870BE">
      <w:pPr>
        <w:rPr>
          <w:ins w:id="3984" w:author="Andries Pandia" w:date="2025-08-22T14:52:00Z"/>
        </w:rPr>
        <w:pPrChange w:id="3985" w:author="Andries Pandia" w:date="2025-08-22T14:52:00Z">
          <w:pPr>
            <w:pStyle w:val="Heading1"/>
          </w:pPr>
        </w:pPrChange>
      </w:pPr>
    </w:p>
    <w:p w14:paraId="7BB72774" w14:textId="77777777" w:rsidR="00A870BE" w:rsidRPr="00BB0106" w:rsidRDefault="00A870BE" w:rsidP="00A870BE">
      <w:pPr>
        <w:rPr>
          <w:ins w:id="3986" w:author="Andries Pandia" w:date="2025-08-22T14:52:00Z"/>
          <w:noProof/>
          <w:lang w:val="id-ID"/>
          <w:rPrChange w:id="3987" w:author="Andries Pandia" w:date="2025-08-26T08:27:00Z">
            <w:rPr>
              <w:ins w:id="3988" w:author="Andries Pandia" w:date="2025-08-22T14:52:00Z"/>
            </w:rPr>
          </w:rPrChange>
        </w:rPr>
        <w:sectPr w:rsidR="00A870BE" w:rsidRPr="00BB0106" w:rsidSect="00573383">
          <w:headerReference w:type="default" r:id="rId24"/>
          <w:pgSz w:w="11906" w:h="16838" w:code="9"/>
          <w:pgMar w:top="2268" w:right="1701" w:bottom="1701" w:left="2268" w:header="720" w:footer="1134" w:gutter="0"/>
          <w:pgNumType w:fmt="decimal" w:start="0"/>
          <w:cols w:space="720"/>
          <w:docGrid w:linePitch="326"/>
          <w:sectPrChange w:id="3989" w:author="Andries Pandia" w:date="2025-08-22T17:15:00Z">
            <w:sectPr w:rsidR="00A870BE" w:rsidRPr="00BB0106" w:rsidSect="00573383">
              <w:pgSz w:code="0"/>
              <w:pgMar w:top="2268" w:right="1701" w:bottom="1701" w:left="2268" w:header="720" w:footer="720" w:gutter="0"/>
              <w:pgNumType w:fmt="lowerRoman"/>
            </w:sectPr>
          </w:sectPrChange>
        </w:sectPr>
      </w:pPr>
    </w:p>
    <w:p w14:paraId="288A9CE7" w14:textId="11C5AFF7" w:rsidR="00B1210E" w:rsidRPr="00BB0106" w:rsidDel="00C77B5C" w:rsidRDefault="00B1210E">
      <w:pPr>
        <w:pStyle w:val="Heading1"/>
        <w:rPr>
          <w:del w:id="3990" w:author="Andries Pandia" w:date="2025-08-21T18:15:00Z"/>
          <w:highlight w:val="yellow"/>
        </w:rPr>
      </w:pPr>
      <w:bookmarkStart w:id="3991" w:name="_Toc205565612"/>
      <w:bookmarkStart w:id="3992" w:name="_Toc205823115"/>
      <w:bookmarkStart w:id="3993" w:name="_Toc205823187"/>
      <w:bookmarkStart w:id="3994" w:name="_Toc205823350"/>
      <w:bookmarkStart w:id="3995" w:name="_Toc205823456"/>
    </w:p>
    <w:p w14:paraId="7E783F3C" w14:textId="4648A2AB" w:rsidR="00B1210E" w:rsidRPr="00BB0106" w:rsidDel="00C77B5C" w:rsidRDefault="00B1210E">
      <w:pPr>
        <w:pStyle w:val="Heading1"/>
        <w:rPr>
          <w:del w:id="3996" w:author="Andries Pandia" w:date="2025-08-21T18:15:00Z"/>
          <w:highlight w:val="yellow"/>
        </w:rPr>
        <w:pPrChange w:id="3997" w:author="Andries Pandia" w:date="2025-08-22T17:01:00Z">
          <w:pPr>
            <w:pStyle w:val="Heading1"/>
            <w:jc w:val="both"/>
          </w:pPr>
        </w:pPrChange>
      </w:pPr>
    </w:p>
    <w:p w14:paraId="4751C9B3" w14:textId="4B7A0F6F" w:rsidR="00B1210E" w:rsidRPr="00BB0106" w:rsidDel="00C77B5C" w:rsidRDefault="00B1210E">
      <w:pPr>
        <w:pStyle w:val="Heading1"/>
        <w:rPr>
          <w:del w:id="3998" w:author="Andries Pandia" w:date="2025-08-21T18:15:00Z"/>
          <w:highlight w:val="yellow"/>
        </w:rPr>
      </w:pPr>
    </w:p>
    <w:p w14:paraId="36422639" w14:textId="2FCAB607" w:rsidR="00B1210E" w:rsidRPr="00BB0106" w:rsidDel="00C77B5C" w:rsidRDefault="00B1210E">
      <w:pPr>
        <w:pStyle w:val="Heading1"/>
        <w:rPr>
          <w:del w:id="3999" w:author="Andries Pandia" w:date="2025-08-21T18:15:00Z"/>
          <w:highlight w:val="yellow"/>
        </w:rPr>
      </w:pPr>
    </w:p>
    <w:p w14:paraId="56F67A84" w14:textId="28F25BF0" w:rsidR="00CB2D27" w:rsidRPr="00A96BCD" w:rsidDel="00C77B5C" w:rsidRDefault="00CB2D27">
      <w:pPr>
        <w:pStyle w:val="Heading1"/>
        <w:rPr>
          <w:del w:id="4000" w:author="Andries Pandia" w:date="2025-08-21T18:15:00Z"/>
          <w:highlight w:val="yellow"/>
        </w:rPr>
        <w:pPrChange w:id="4001" w:author="Andries Pandia" w:date="2025-08-22T17:01:00Z">
          <w:pPr/>
        </w:pPrChange>
      </w:pPr>
    </w:p>
    <w:p w14:paraId="13CE410F" w14:textId="55034CA5" w:rsidR="00CB2D27" w:rsidRPr="00A96BCD" w:rsidDel="00C77B5C" w:rsidRDefault="00CB2D27">
      <w:pPr>
        <w:pStyle w:val="Heading1"/>
        <w:rPr>
          <w:del w:id="4002" w:author="Andries Pandia" w:date="2025-08-21T18:15:00Z"/>
          <w:highlight w:val="yellow"/>
        </w:rPr>
        <w:pPrChange w:id="4003" w:author="Andries Pandia" w:date="2025-08-22T17:01:00Z">
          <w:pPr/>
        </w:pPrChange>
      </w:pPr>
    </w:p>
    <w:p w14:paraId="7A97BBD5" w14:textId="1C739FF7" w:rsidR="00CB2D27" w:rsidRPr="00A96BCD" w:rsidDel="00C77B5C" w:rsidRDefault="00CB2D27">
      <w:pPr>
        <w:pStyle w:val="Heading1"/>
        <w:rPr>
          <w:del w:id="4004" w:author="Andries Pandia" w:date="2025-08-21T18:15:00Z"/>
          <w:highlight w:val="yellow"/>
        </w:rPr>
        <w:pPrChange w:id="4005" w:author="Andries Pandia" w:date="2025-08-22T17:01:00Z">
          <w:pPr/>
        </w:pPrChange>
      </w:pPr>
    </w:p>
    <w:p w14:paraId="71F18794" w14:textId="68A234FD" w:rsidR="00CB2D27" w:rsidRPr="00A96BCD" w:rsidDel="00C77B5C" w:rsidRDefault="00CB2D27">
      <w:pPr>
        <w:pStyle w:val="Heading1"/>
        <w:rPr>
          <w:del w:id="4006" w:author="Andries Pandia" w:date="2025-08-21T18:15:00Z"/>
          <w:highlight w:val="yellow"/>
        </w:rPr>
        <w:pPrChange w:id="4007" w:author="Andries Pandia" w:date="2025-08-22T17:01:00Z">
          <w:pPr/>
        </w:pPrChange>
      </w:pPr>
    </w:p>
    <w:p w14:paraId="2DDBCBF3" w14:textId="16A7081E" w:rsidR="00CB2D27" w:rsidRPr="00A96BCD" w:rsidDel="00C77B5C" w:rsidRDefault="00CB2D27">
      <w:pPr>
        <w:pStyle w:val="Heading1"/>
        <w:rPr>
          <w:del w:id="4008" w:author="Andries Pandia" w:date="2025-08-21T18:15:00Z"/>
          <w:highlight w:val="yellow"/>
        </w:rPr>
        <w:pPrChange w:id="4009" w:author="Andries Pandia" w:date="2025-08-22T17:01:00Z">
          <w:pPr/>
        </w:pPrChange>
      </w:pPr>
    </w:p>
    <w:p w14:paraId="07F08288" w14:textId="63F8CD3C" w:rsidR="00CB2D27" w:rsidRPr="00A96BCD" w:rsidDel="00C77B5C" w:rsidRDefault="00CB2D27">
      <w:pPr>
        <w:pStyle w:val="Heading1"/>
        <w:rPr>
          <w:del w:id="4010" w:author="Andries Pandia" w:date="2025-08-21T18:15:00Z"/>
          <w:highlight w:val="yellow"/>
        </w:rPr>
        <w:pPrChange w:id="4011" w:author="Andries Pandia" w:date="2025-08-22T17:01:00Z">
          <w:pPr/>
        </w:pPrChange>
      </w:pPr>
    </w:p>
    <w:p w14:paraId="27D2F319" w14:textId="1ADB6FEF" w:rsidR="00CB2D27" w:rsidRPr="00A96BCD" w:rsidDel="00C77B5C" w:rsidRDefault="00CB2D27">
      <w:pPr>
        <w:pStyle w:val="Heading1"/>
        <w:rPr>
          <w:del w:id="4012" w:author="Andries Pandia" w:date="2025-08-21T18:15:00Z"/>
          <w:highlight w:val="yellow"/>
        </w:rPr>
        <w:pPrChange w:id="4013" w:author="Andries Pandia" w:date="2025-08-22T17:01:00Z">
          <w:pPr/>
        </w:pPrChange>
      </w:pPr>
    </w:p>
    <w:p w14:paraId="305D1121" w14:textId="24CBC256" w:rsidR="00CB2D27" w:rsidRPr="00A96BCD" w:rsidDel="00C77B5C" w:rsidRDefault="00CB2D27">
      <w:pPr>
        <w:pStyle w:val="Heading1"/>
        <w:rPr>
          <w:del w:id="4014" w:author="Andries Pandia" w:date="2025-08-21T18:15:00Z"/>
          <w:highlight w:val="yellow"/>
        </w:rPr>
        <w:pPrChange w:id="4015" w:author="Andries Pandia" w:date="2025-08-22T17:01:00Z">
          <w:pPr/>
        </w:pPrChange>
      </w:pPr>
    </w:p>
    <w:p w14:paraId="72E608DD" w14:textId="3FA190E3" w:rsidR="00CB2D27" w:rsidRPr="00A96BCD" w:rsidDel="00C77B5C" w:rsidRDefault="00CB2D27">
      <w:pPr>
        <w:pStyle w:val="Heading1"/>
        <w:rPr>
          <w:del w:id="4016" w:author="Andries Pandia" w:date="2025-08-21T18:15:00Z"/>
          <w:highlight w:val="yellow"/>
        </w:rPr>
        <w:pPrChange w:id="4017" w:author="Andries Pandia" w:date="2025-08-22T17:01:00Z">
          <w:pPr/>
        </w:pPrChange>
      </w:pPr>
    </w:p>
    <w:p w14:paraId="56BEB0CF" w14:textId="74F96CCA" w:rsidR="00CB2D27" w:rsidRPr="00A96BCD" w:rsidDel="00C77B5C" w:rsidRDefault="00CB2D27">
      <w:pPr>
        <w:pStyle w:val="Heading1"/>
        <w:rPr>
          <w:del w:id="4018" w:author="Andries Pandia" w:date="2025-08-21T18:15:00Z"/>
          <w:highlight w:val="yellow"/>
        </w:rPr>
        <w:pPrChange w:id="4019" w:author="Andries Pandia" w:date="2025-08-22T17:01:00Z">
          <w:pPr/>
        </w:pPrChange>
      </w:pPr>
    </w:p>
    <w:p w14:paraId="34135E06" w14:textId="647912AD" w:rsidR="00CB2D27" w:rsidRPr="00A96BCD" w:rsidDel="00C77B5C" w:rsidRDefault="00CB2D27">
      <w:pPr>
        <w:pStyle w:val="Heading1"/>
        <w:rPr>
          <w:del w:id="4020" w:author="Andries Pandia" w:date="2025-08-21T18:15:00Z"/>
          <w:highlight w:val="yellow"/>
        </w:rPr>
        <w:pPrChange w:id="4021" w:author="Andries Pandia" w:date="2025-08-22T17:01:00Z">
          <w:pPr/>
        </w:pPrChange>
      </w:pPr>
    </w:p>
    <w:p w14:paraId="4C40D2D0" w14:textId="256CDFEC" w:rsidR="00CB2D27" w:rsidRPr="00A96BCD" w:rsidDel="00C77B5C" w:rsidRDefault="00CB2D27">
      <w:pPr>
        <w:pStyle w:val="Heading1"/>
        <w:rPr>
          <w:del w:id="4022" w:author="Andries Pandia" w:date="2025-08-21T18:15:00Z"/>
          <w:highlight w:val="yellow"/>
        </w:rPr>
        <w:pPrChange w:id="4023" w:author="Andries Pandia" w:date="2025-08-22T17:01:00Z">
          <w:pPr/>
        </w:pPrChange>
      </w:pPr>
    </w:p>
    <w:p w14:paraId="6D6D5591" w14:textId="315C2F0A" w:rsidR="00CB2D27" w:rsidRPr="00A96BCD" w:rsidDel="00C77B5C" w:rsidRDefault="00CB2D27">
      <w:pPr>
        <w:pStyle w:val="Heading1"/>
        <w:rPr>
          <w:del w:id="4024" w:author="Andries Pandia" w:date="2025-08-21T18:15:00Z"/>
          <w:highlight w:val="yellow"/>
        </w:rPr>
        <w:pPrChange w:id="4025" w:author="Andries Pandia" w:date="2025-08-22T17:01:00Z">
          <w:pPr/>
        </w:pPrChange>
      </w:pPr>
    </w:p>
    <w:p w14:paraId="6A88CD88" w14:textId="1F53E3C8" w:rsidR="00FE0C21" w:rsidRPr="00BB0106" w:rsidRDefault="00496F70">
      <w:pPr>
        <w:pStyle w:val="Heading1"/>
        <w:rPr>
          <w:ins w:id="4026" w:author="Andries Pandia" w:date="2025-08-21T18:15:00Z"/>
          <w:rPrChange w:id="4027" w:author="Andries Pandia" w:date="2025-08-26T08:27:00Z">
            <w:rPr>
              <w:ins w:id="4028" w:author="Andries Pandia" w:date="2025-08-21T18:15:00Z"/>
              <w:lang w:val="en-US"/>
            </w:rPr>
          </w:rPrChange>
        </w:rPr>
      </w:pPr>
      <w:bookmarkStart w:id="4029" w:name="_Toc206166269"/>
      <w:bookmarkStart w:id="4030" w:name="_Toc206780701"/>
      <w:r w:rsidRPr="00BB0106">
        <w:t>3</w:t>
      </w:r>
      <w:ins w:id="4031" w:author="Andries Pandia" w:date="2025-08-22T17:35:00Z">
        <w:r w:rsidR="0062460C" w:rsidRPr="00BB0106">
          <w:t xml:space="preserve">. </w:t>
        </w:r>
      </w:ins>
      <w:ins w:id="4032" w:author="Andries Pandia" w:date="2025-08-22T17:53:00Z">
        <w:r w:rsidR="00A72CFA" w:rsidRPr="00BB0106">
          <w:tab/>
        </w:r>
      </w:ins>
      <w:del w:id="4033" w:author="Andries Pandia" w:date="2025-08-21T18:15:00Z">
        <w:r w:rsidR="00BD3F33" w:rsidRPr="00BB0106" w:rsidDel="00C77B5C">
          <w:delText xml:space="preserve"> </w:delText>
        </w:r>
      </w:del>
      <w:r w:rsidR="00FC4DEA" w:rsidRPr="00BB0106">
        <w:t>PEMBAHASAN</w:t>
      </w:r>
      <w:bookmarkEnd w:id="3991"/>
      <w:bookmarkEnd w:id="3992"/>
      <w:bookmarkEnd w:id="3993"/>
      <w:bookmarkEnd w:id="3994"/>
      <w:bookmarkEnd w:id="3995"/>
      <w:bookmarkEnd w:id="4029"/>
      <w:bookmarkEnd w:id="4030"/>
    </w:p>
    <w:p w14:paraId="0DF1250F" w14:textId="77777777" w:rsidR="00C77B5C" w:rsidRPr="00BB0106" w:rsidRDefault="00C77B5C">
      <w:pPr>
        <w:rPr>
          <w:ins w:id="4034" w:author="Andries Pandia" w:date="2025-08-21T18:15:00Z"/>
          <w:kern w:val="2"/>
          <w:lang w:val="id-ID"/>
          <w14:ligatures w14:val="standardContextual"/>
          <w:rPrChange w:id="4035" w:author="Andries Pandia" w:date="2025-08-26T08:27:00Z">
            <w:rPr>
              <w:ins w:id="4036" w:author="Andries Pandia" w:date="2025-08-21T18:15:00Z"/>
              <w:lang w:val="en-US"/>
            </w:rPr>
          </w:rPrChange>
        </w:rPr>
        <w:pPrChange w:id="4037" w:author="Andries Pandia" w:date="2025-08-22T18:01:00Z">
          <w:pPr>
            <w:pStyle w:val="Heading1"/>
          </w:pPr>
        </w:pPrChange>
      </w:pPr>
    </w:p>
    <w:p w14:paraId="3DAB3806" w14:textId="77777777" w:rsidR="00C77B5C" w:rsidRPr="00BB0106" w:rsidRDefault="00C77B5C">
      <w:pPr>
        <w:rPr>
          <w:ins w:id="4038" w:author="Andries Pandia" w:date="2025-08-21T18:15:00Z"/>
          <w:kern w:val="2"/>
          <w:lang w:val="id-ID"/>
          <w14:ligatures w14:val="standardContextual"/>
          <w:rPrChange w:id="4039" w:author="Andries Pandia" w:date="2025-08-26T08:27:00Z">
            <w:rPr>
              <w:ins w:id="4040" w:author="Andries Pandia" w:date="2025-08-21T18:15:00Z"/>
              <w:lang w:val="en-US"/>
            </w:rPr>
          </w:rPrChange>
        </w:rPr>
        <w:pPrChange w:id="4041" w:author="Andries Pandia" w:date="2025-08-22T18:01:00Z">
          <w:pPr>
            <w:pStyle w:val="Heading1"/>
          </w:pPr>
        </w:pPrChange>
      </w:pPr>
    </w:p>
    <w:p w14:paraId="51BC0E81" w14:textId="300B3E0A" w:rsidR="00C77B5C" w:rsidRPr="00A96BCD" w:rsidDel="00C77B5C" w:rsidRDefault="00C77B5C">
      <w:pPr>
        <w:pStyle w:val="Heading2"/>
        <w:rPr>
          <w:del w:id="4042" w:author="Andries Pandia" w:date="2025-08-21T18:15:00Z"/>
        </w:rPr>
        <w:pPrChange w:id="4043" w:author="Andries Pandia" w:date="2025-08-21T18:15:00Z">
          <w:pPr>
            <w:pStyle w:val="Heading1"/>
          </w:pPr>
        </w:pPrChange>
      </w:pPr>
    </w:p>
    <w:p w14:paraId="0F97332D" w14:textId="4F36C517" w:rsidR="00CB2D27" w:rsidRPr="00BB0106" w:rsidDel="00C77B5C" w:rsidRDefault="00CB2D27" w:rsidP="00C77B5C">
      <w:pPr>
        <w:pStyle w:val="Heading2"/>
        <w:rPr>
          <w:del w:id="4044" w:author="Andries Pandia" w:date="2025-08-21T18:15:00Z"/>
          <w:lang w:val="id-ID"/>
          <w:rPrChange w:id="4045" w:author="Andries Pandia" w:date="2025-08-26T08:27:00Z">
            <w:rPr>
              <w:del w:id="4046" w:author="Andries Pandia" w:date="2025-08-21T18:15:00Z"/>
            </w:rPr>
          </w:rPrChange>
        </w:rPr>
      </w:pPr>
      <w:bookmarkStart w:id="4047" w:name="_Toc205565613"/>
      <w:bookmarkStart w:id="4048" w:name="_Toc205823116"/>
      <w:bookmarkStart w:id="4049" w:name="_Toc205823188"/>
      <w:bookmarkStart w:id="4050" w:name="_Toc205823351"/>
      <w:bookmarkStart w:id="4051" w:name="_Toc205823457"/>
    </w:p>
    <w:p w14:paraId="003BDD91" w14:textId="6C84022A" w:rsidR="00FE0C21" w:rsidRPr="00BB0106" w:rsidRDefault="00FE0C21" w:rsidP="00C77B5C">
      <w:pPr>
        <w:pStyle w:val="Heading2"/>
        <w:rPr>
          <w:lang w:val="id-ID"/>
          <w:rPrChange w:id="4052" w:author="Andries Pandia" w:date="2025-08-26T08:27:00Z">
            <w:rPr/>
          </w:rPrChange>
        </w:rPr>
      </w:pPr>
      <w:bookmarkStart w:id="4053" w:name="_Toc206166270"/>
      <w:bookmarkStart w:id="4054" w:name="_Toc206780702"/>
      <w:r w:rsidRPr="00BB0106">
        <w:rPr>
          <w:lang w:val="id-ID"/>
          <w:rPrChange w:id="4055" w:author="Andries Pandia" w:date="2025-08-26T08:27:00Z">
            <w:rPr/>
          </w:rPrChange>
        </w:rPr>
        <w:t>3.1</w:t>
      </w:r>
      <w:ins w:id="4056" w:author="Andries Pandia" w:date="2025-08-21T18:15:00Z">
        <w:r w:rsidR="00C77B5C" w:rsidRPr="00BB0106">
          <w:rPr>
            <w:color w:val="auto"/>
            <w:lang w:val="id-ID"/>
            <w:rPrChange w:id="4057" w:author="Andries Pandia" w:date="2025-08-26T08:27:00Z">
              <w:rPr>
                <w:bCs/>
                <w:spacing w:val="-10"/>
                <w:kern w:val="0"/>
                <w:sz w:val="28"/>
                <w:szCs w:val="28"/>
                <w14:ligatures w14:val="none"/>
              </w:rPr>
            </w:rPrChange>
          </w:rPr>
          <w:t>.</w:t>
        </w:r>
      </w:ins>
      <w:del w:id="4058" w:author="Andries Pandia" w:date="2025-08-21T18:15:00Z">
        <w:r w:rsidRPr="00BB0106" w:rsidDel="00C77B5C">
          <w:rPr>
            <w:lang w:val="id-ID"/>
            <w:rPrChange w:id="4059" w:author="Andries Pandia" w:date="2025-08-26T08:27:00Z">
              <w:rPr/>
            </w:rPrChange>
          </w:rPr>
          <w:tab/>
        </w:r>
      </w:del>
      <w:bookmarkEnd w:id="4047"/>
      <w:ins w:id="4060" w:author="Andries Pandia" w:date="2025-08-22T17:53:00Z">
        <w:r w:rsidR="00A72CFA" w:rsidRPr="00BB0106">
          <w:rPr>
            <w:color w:val="auto"/>
            <w:lang w:val="id-ID"/>
            <w:rPrChange w:id="4061" w:author="Andries Pandia" w:date="2025-08-26T08:27:00Z">
              <w:rPr/>
            </w:rPrChange>
          </w:rPr>
          <w:tab/>
        </w:r>
      </w:ins>
      <w:r w:rsidR="00122DC1" w:rsidRPr="00BB0106">
        <w:rPr>
          <w:lang w:val="id-ID"/>
          <w:rPrChange w:id="4062" w:author="Andries Pandia" w:date="2025-08-26T08:27:00Z">
            <w:rPr/>
          </w:rPrChange>
        </w:rPr>
        <w:t>Jenis dan Pendekatan Penelitia</w:t>
      </w:r>
      <w:r w:rsidR="00144E25" w:rsidRPr="00BB0106">
        <w:rPr>
          <w:lang w:val="id-ID"/>
          <w:rPrChange w:id="4063" w:author="Andries Pandia" w:date="2025-08-26T08:27:00Z">
            <w:rPr/>
          </w:rPrChange>
        </w:rPr>
        <w:t>n</w:t>
      </w:r>
      <w:bookmarkEnd w:id="4048"/>
      <w:bookmarkEnd w:id="4049"/>
      <w:bookmarkEnd w:id="4050"/>
      <w:bookmarkEnd w:id="4051"/>
      <w:bookmarkEnd w:id="4053"/>
      <w:bookmarkEnd w:id="4054"/>
    </w:p>
    <w:p w14:paraId="4E569E7F" w14:textId="0EC2B19C" w:rsidR="00C77B5C" w:rsidRPr="00BB0106" w:rsidRDefault="00C27672" w:rsidP="00C77B5C">
      <w:pPr>
        <w:rPr>
          <w:ins w:id="4064" w:author="Andries Pandia" w:date="2025-08-21T18:16:00Z"/>
          <w:noProof/>
          <w:kern w:val="2"/>
          <w:lang w:val="id-ID"/>
          <w14:ligatures w14:val="standardContextual"/>
          <w:rPrChange w:id="4065" w:author="Andries Pandia" w:date="2025-08-26T08:27:00Z">
            <w:rPr>
              <w:ins w:id="4066" w:author="Andries Pandia" w:date="2025-08-21T18:16:00Z"/>
              <w:lang w:val="en-US"/>
            </w:rPr>
          </w:rPrChange>
        </w:rPr>
      </w:pPr>
      <w:r w:rsidRPr="00BB0106">
        <w:rPr>
          <w:noProof/>
          <w:lang w:val="id-ID"/>
          <w:rPrChange w:id="4067" w:author="Andries Pandia" w:date="2025-08-26T08:27:00Z">
            <w:rPr/>
          </w:rPrChange>
        </w:rPr>
        <w:t>Penelitian ini menggunakan pendekatan kuantitatif sebagai metode utama dalam menganalisis fenomena perdagangan manusia. Pendekatan kuantitatif dipilih karena mampu memberikan gambaran empiris yang objektif melalui pengolahan data numerik yang sistematis. Dengan pendekatan ini, data yang diperoleh dari berbagai sumber diolah untuk mengidentifikasi pola, tren, serta hubungan antar variabel yang berpengaruh terhadap kasus perdagangan manusia.</w:t>
      </w:r>
      <w:r w:rsidRPr="00BB0106">
        <w:rPr>
          <w:noProof/>
          <w:lang w:val="id-ID"/>
          <w:rPrChange w:id="4068" w:author="Andries Pandia" w:date="2025-08-26T08:27:00Z">
            <w:rPr/>
          </w:rPrChange>
        </w:rPr>
        <w:br/>
        <w:t>Dalam penelitian ini, terdapat dua jenis analisis yang digunakan, yaitu analisis deskriptif dan analisis</w:t>
      </w:r>
      <w:ins w:id="4069" w:author="Andries Pandia" w:date="2025-08-21T18:17:00Z">
        <w:r w:rsidR="00C77B5C" w:rsidRPr="00BB0106">
          <w:rPr>
            <w:lang w:val="en-ID"/>
            <w:rPrChange w:id="4070" w:author="Andries Pandia" w:date="2025-08-26T08:27:00Z">
              <w:rPr>
                <w:rFonts w:eastAsiaTheme="majorEastAsia" w:cstheme="majorBidi"/>
                <w:b/>
                <w:bCs/>
                <w:color w:val="000000"/>
                <w:spacing w:val="-10"/>
                <w:sz w:val="28"/>
                <w:szCs w:val="28"/>
                <w:lang w:val="en-US"/>
              </w:rPr>
            </w:rPrChange>
          </w:rPr>
          <w:t xml:space="preserve"> </w:t>
        </w:r>
      </w:ins>
      <w:del w:id="4071" w:author="Andries Pandia" w:date="2025-08-21T18:17:00Z">
        <w:r w:rsidRPr="00BB0106" w:rsidDel="00C77B5C">
          <w:rPr>
            <w:noProof/>
            <w:lang w:val="id-ID"/>
            <w:rPrChange w:id="4072" w:author="Andries Pandia" w:date="2025-08-26T08:27:00Z">
              <w:rPr/>
            </w:rPrChange>
          </w:rPr>
          <w:delText xml:space="preserve"> </w:delText>
        </w:r>
      </w:del>
      <w:r w:rsidRPr="00BB0106">
        <w:rPr>
          <w:noProof/>
          <w:lang w:val="id-ID"/>
          <w:rPrChange w:id="4073" w:author="Andries Pandia" w:date="2025-08-26T08:27:00Z">
            <w:rPr/>
          </w:rPrChange>
        </w:rPr>
        <w:t>inferensial.</w:t>
      </w:r>
      <w:ins w:id="4074" w:author="Andries Pandia" w:date="2025-08-21T18:17:00Z">
        <w:r w:rsidR="00C77B5C" w:rsidRPr="00BB0106">
          <w:rPr>
            <w:lang w:val="en-ID"/>
            <w:rPrChange w:id="4075" w:author="Andries Pandia" w:date="2025-08-26T08:27:00Z">
              <w:rPr>
                <w:rFonts w:eastAsiaTheme="majorEastAsia" w:cstheme="majorBidi"/>
                <w:b/>
                <w:bCs/>
                <w:color w:val="000000"/>
                <w:spacing w:val="-10"/>
                <w:sz w:val="28"/>
                <w:szCs w:val="28"/>
                <w:lang w:val="en-US"/>
              </w:rPr>
            </w:rPrChange>
          </w:rPr>
          <w:t xml:space="preserve"> </w:t>
        </w:r>
      </w:ins>
      <w:del w:id="4076" w:author="Andries Pandia" w:date="2025-08-21T18:17:00Z">
        <w:r w:rsidRPr="00BB0106" w:rsidDel="00C77B5C">
          <w:rPr>
            <w:noProof/>
            <w:lang w:val="id-ID"/>
            <w:rPrChange w:id="4077" w:author="Andries Pandia" w:date="2025-08-26T08:27:00Z">
              <w:rPr/>
            </w:rPrChange>
          </w:rPr>
          <w:delText xml:space="preserve"> </w:delText>
        </w:r>
      </w:del>
      <w:r w:rsidRPr="00BB0106">
        <w:rPr>
          <w:noProof/>
          <w:lang w:val="id-ID"/>
          <w:rPrChange w:id="4078" w:author="Andries Pandia" w:date="2025-08-26T08:27:00Z">
            <w:rPr/>
          </w:rPrChange>
        </w:rPr>
        <w:t>Kedua metode tersebut digunakan secara komplementer untuk memberikan pemahaman yang menyeluruh mengenai data dan fenomena yang diteliti.</w:t>
      </w:r>
      <w:del w:id="4079" w:author="Andries Pandia" w:date="2025-08-21T18:16:00Z">
        <w:r w:rsidRPr="00BB0106" w:rsidDel="00C77B5C">
          <w:br/>
          <w:delText xml:space="preserve"> </w:delText>
        </w:r>
        <w:r w:rsidRPr="00BB0106" w:rsidDel="00C77B5C">
          <w:tab/>
        </w:r>
      </w:del>
    </w:p>
    <w:p w14:paraId="5BF34CD6" w14:textId="77777777" w:rsidR="00C77B5C" w:rsidRPr="00BB0106" w:rsidRDefault="00C27672" w:rsidP="00C77B5C">
      <w:pPr>
        <w:rPr>
          <w:ins w:id="4080" w:author="Andries Pandia" w:date="2025-08-21T18:18:00Z"/>
          <w:noProof/>
          <w:kern w:val="2"/>
          <w:lang w:val="id-ID"/>
          <w14:ligatures w14:val="standardContextual"/>
          <w:rPrChange w:id="4081" w:author="Andries Pandia" w:date="2025-08-26T08:27:00Z">
            <w:rPr>
              <w:ins w:id="4082" w:author="Andries Pandia" w:date="2025-08-21T18:18:00Z"/>
              <w:lang w:val="en-US"/>
            </w:rPr>
          </w:rPrChange>
        </w:rPr>
      </w:pPr>
      <w:r w:rsidRPr="00BB0106">
        <w:rPr>
          <w:noProof/>
          <w:lang w:val="id-ID"/>
          <w:rPrChange w:id="4083" w:author="Andries Pandia" w:date="2025-08-26T08:27:00Z">
            <w:rPr/>
          </w:rPrChange>
        </w:rPr>
        <w:t>Analisis deskriptif berfungsi untuk menggambarkan karakteristik dan distribusi data. Melalui analisis ini, peneliti dapat memvisualisasikan distribusi spasial dan temporal kasus perdagangan manusia, termasuk penyebaran berdasarkan wilayah geografis dan waktu. Selain itu, analisis deskriptif digunakan untuk menguraikan profil demografis korban, seperti usia, jenis kelamin, tingkat pendidikan, serta latar belakang sosial-ekonomi yang mendasari kerentanan terhadap perdagangan manusia. Dengan menggunakan statis</w:t>
      </w:r>
      <w:r w:rsidRPr="00BB0106">
        <w:rPr>
          <w:noProof/>
          <w:lang w:val="id-ID"/>
          <w:rPrChange w:id="4084" w:author="Andries Pandia" w:date="2025-08-26T08:27:00Z">
            <w:rPr/>
          </w:rPrChange>
        </w:rPr>
        <w:t>tik deskriptif, seperti frekuensi, persentase, rata-rata, dan ukuran penyebaran, informasi dasar yang komprehensif mengenai kasus dapat diperoleh secara sistematis.</w:t>
      </w:r>
    </w:p>
    <w:p w14:paraId="77D351E8" w14:textId="421E2935" w:rsidR="00C77B5C" w:rsidRPr="00BB0106" w:rsidRDefault="00C27672" w:rsidP="00C77B5C">
      <w:pPr>
        <w:rPr>
          <w:ins w:id="4085" w:author="Andries Pandia" w:date="2025-08-21T18:17:00Z"/>
          <w:noProof/>
          <w:lang w:val="id-ID"/>
          <w:rPrChange w:id="4086" w:author="Andries Pandia" w:date="2025-08-26T08:27:00Z">
            <w:rPr>
              <w:ins w:id="4087" w:author="Andries Pandia" w:date="2025-08-21T18:17:00Z"/>
              <w:lang w:val="en-US"/>
            </w:rPr>
          </w:rPrChange>
        </w:rPr>
      </w:pPr>
      <w:del w:id="4088" w:author="Andries Pandia" w:date="2025-08-21T18:18:00Z">
        <w:r w:rsidRPr="00BB0106" w:rsidDel="00C77B5C">
          <w:rPr>
            <w:noProof/>
            <w:lang w:val="id-ID"/>
            <w:rPrChange w:id="4089" w:author="Andries Pandia" w:date="2025-08-26T08:27:00Z">
              <w:rPr/>
            </w:rPrChange>
          </w:rPr>
          <w:br/>
        </w:r>
      </w:del>
      <w:r w:rsidRPr="00BB0106">
        <w:rPr>
          <w:noProof/>
          <w:lang w:val="id-ID"/>
          <w:rPrChange w:id="4090" w:author="Andries Pandia" w:date="2025-08-26T08:27:00Z">
            <w:rPr/>
          </w:rPrChange>
        </w:rPr>
        <w:t>Selanjutnya, analisis inferensial digunakan untuk menguji hubungan antara faktor sosial-ekonomi dengan jumlah kasus perdagangan manusia.</w:t>
      </w:r>
      <w:ins w:id="4091" w:author="Andries Pandia" w:date="2025-08-21T18:18:00Z">
        <w:r w:rsidR="00C77B5C" w:rsidRPr="00BB0106">
          <w:rPr>
            <w:lang w:val="en-ID"/>
            <w:rPrChange w:id="4092" w:author="Andries Pandia" w:date="2025-08-26T08:27:00Z">
              <w:rPr>
                <w:rFonts w:eastAsiaTheme="majorEastAsia" w:cstheme="majorBidi"/>
                <w:b/>
                <w:bCs/>
                <w:color w:val="000000"/>
                <w:spacing w:val="-10"/>
                <w:sz w:val="28"/>
                <w:szCs w:val="28"/>
                <w:lang w:val="en-US"/>
              </w:rPr>
            </w:rPrChange>
          </w:rPr>
          <w:t xml:space="preserve"> </w:t>
        </w:r>
      </w:ins>
      <w:del w:id="4093" w:author="Andries Pandia" w:date="2025-08-21T18:18:00Z">
        <w:r w:rsidRPr="00BB0106" w:rsidDel="00C77B5C">
          <w:rPr>
            <w:noProof/>
            <w:lang w:val="id-ID"/>
            <w:rPrChange w:id="4094" w:author="Andries Pandia" w:date="2025-08-26T08:27:00Z">
              <w:rPr/>
            </w:rPrChange>
          </w:rPr>
          <w:delText xml:space="preserve"> </w:delText>
        </w:r>
      </w:del>
      <w:r w:rsidRPr="00BB0106">
        <w:rPr>
          <w:noProof/>
          <w:lang w:val="id-ID"/>
          <w:rPrChange w:id="4095" w:author="Andries Pandia" w:date="2025-08-26T08:27:00Z">
            <w:rPr/>
          </w:rPrChange>
        </w:rPr>
        <w:t xml:space="preserve">Melalui analisis ini, peneliti melakukan uji hipotesis secara statistik untuk mengetahui tingkat signifikansi hubungan antar variabel. Beberapa teknik statistik yang diterapkan antara lain adalah uji korelasi untuk mengetahui hubungan variabel, analisis regresi untuk menentukan pengaruh faktor-faktor sosial-ekonomi secara simultan, serta uji beda rata-rata untuk membandingkan distribusi kasus berdasarkan kategori tertentu. </w:t>
      </w:r>
      <w:r w:rsidRPr="00BB0106">
        <w:rPr>
          <w:noProof/>
          <w:lang w:val="id-ID"/>
          <w:rPrChange w:id="4096" w:author="Andries Pandia" w:date="2025-08-26T08:27:00Z">
            <w:rPr/>
          </w:rPrChange>
        </w:rPr>
        <w:lastRenderedPageBreak/>
        <w:t>Pendekatan ini memungkinkan peneliti tidak hanya memahami pola data, tetapi juga menganalisis faktor-faktor penyebab dan risiko secara mendalam, sebagai dasar dalam merumuskan rekomendasi kebijakan yang berbasis bukti.</w:t>
      </w:r>
      <w:del w:id="4097" w:author="Andries Pandia" w:date="2025-08-21T18:17:00Z">
        <w:r w:rsidRPr="00BB0106" w:rsidDel="00C77B5C">
          <w:br/>
          <w:delText xml:space="preserve"> </w:delText>
        </w:r>
      </w:del>
    </w:p>
    <w:p w14:paraId="122E3B04" w14:textId="1039F42E" w:rsidR="00FE0C21" w:rsidRPr="00BB0106" w:rsidRDefault="00C27672" w:rsidP="00C77B5C">
      <w:pPr>
        <w:rPr>
          <w:ins w:id="4098" w:author="Andries Pandia" w:date="2025-08-21T18:19:00Z"/>
          <w:noProof/>
          <w:lang w:val="id-ID"/>
          <w:rPrChange w:id="4099" w:author="Andries Pandia" w:date="2025-08-26T08:27:00Z">
            <w:rPr>
              <w:ins w:id="4100" w:author="Andries Pandia" w:date="2025-08-21T18:19:00Z"/>
              <w:lang w:val="en-US"/>
            </w:rPr>
          </w:rPrChange>
        </w:rPr>
      </w:pPr>
      <w:del w:id="4101" w:author="Andries Pandia" w:date="2025-08-21T18:17:00Z">
        <w:r w:rsidRPr="00BB0106" w:rsidDel="00C77B5C">
          <w:rPr>
            <w:noProof/>
            <w:lang w:val="id-ID"/>
            <w:rPrChange w:id="4102" w:author="Andries Pandia" w:date="2025-08-26T08:27:00Z">
              <w:rPr/>
            </w:rPrChange>
          </w:rPr>
          <w:tab/>
        </w:r>
      </w:del>
      <w:r w:rsidRPr="00BB0106">
        <w:rPr>
          <w:noProof/>
          <w:lang w:val="id-ID"/>
          <w:rPrChange w:id="4103" w:author="Andries Pandia" w:date="2025-08-26T08:27:00Z">
            <w:rPr/>
          </w:rPrChange>
        </w:rPr>
        <w:t xml:space="preserve">Dengan demikian, kombinasi antara analisis deskriptif dan inferensial dalam pendekatan kuantitatif ini memberikan kerangka kerja yang solid untuk memahami dan menanggulangi permasalahan perdagangan manusia secara sistematis dan empiris sesuai dengan konteks penelitian ini </w:t>
      </w:r>
      <w:r w:rsidR="004026A1" w:rsidRPr="00A96BCD">
        <w:rPr>
          <w:highlight w:val="yellow"/>
        </w:rPr>
        <w:fldChar w:fldCharType="begin"/>
      </w:r>
      <w:r w:rsidR="004026A1" w:rsidRPr="00BB0106">
        <w:rPr>
          <w:highlight w:val="yellow"/>
        </w:rPr>
        <w:instrText xml:space="preserve"> ADDIN ZOTERO_ITEM CSL_CITATION {"citationID":"Nwt7jdCh","properties":{"formattedCitation":"(Bouch\\uc0\\u233{} &amp; Crotty, 2018)","plainCitation":"(Bouché &amp; Crotty, 2018)","noteIndex":0},"citationItems":[{"id":266,"uris":["http://zotero.org/users/16668876/items/NAMQUDNW"],"itemData":{"id":266,"type":"article-journal","container-title":"Journal of Human Trafficking","DOI":"https://doi.org/10.1080/23322705.2017.1374080","issue":"4","page":"279 - 297","title":"Estimating demand for illicit massage businesses in Houston","volume":"4","author":[{"family":"Bouché","given":"V."},{"family":"Crotty","given":"S. M."}],"issued":{"date-parts":[["2018"]]}}}],"schema":"https://github.com/citation-style-language/schema/raw/master/csl-citation.json"} </w:instrText>
      </w:r>
      <w:r w:rsidR="004026A1" w:rsidRPr="00A96BCD">
        <w:rPr>
          <w:highlight w:val="yellow"/>
        </w:rPr>
        <w:fldChar w:fldCharType="separate"/>
      </w:r>
      <w:r w:rsidR="004026A1" w:rsidRPr="00BB0106">
        <w:t>(Bouché &amp; Crotty, 2018)</w:t>
      </w:r>
      <w:r w:rsidR="004026A1" w:rsidRPr="00A96BCD">
        <w:rPr>
          <w:highlight w:val="yellow"/>
        </w:rPr>
        <w:fldChar w:fldCharType="end"/>
      </w:r>
      <w:r w:rsidRPr="00BB0106">
        <w:t>.</w:t>
      </w:r>
    </w:p>
    <w:p w14:paraId="09A5ED53" w14:textId="77777777" w:rsidR="00C77B5C" w:rsidRPr="00BB0106" w:rsidRDefault="00C77B5C" w:rsidP="00C77B5C">
      <w:pPr>
        <w:rPr>
          <w:ins w:id="4104" w:author="Andries Pandia" w:date="2025-08-21T18:19:00Z"/>
          <w:noProof/>
          <w:lang w:val="id-ID"/>
          <w:rPrChange w:id="4105" w:author="Andries Pandia" w:date="2025-08-26T08:27:00Z">
            <w:rPr>
              <w:ins w:id="4106" w:author="Andries Pandia" w:date="2025-08-21T18:19:00Z"/>
              <w:lang w:val="en-US"/>
            </w:rPr>
          </w:rPrChange>
        </w:rPr>
      </w:pPr>
    </w:p>
    <w:p w14:paraId="498D80FD" w14:textId="1D79B67C" w:rsidR="00C77B5C" w:rsidRPr="00BB0106" w:rsidDel="00C77B5C" w:rsidRDefault="00C77B5C">
      <w:pPr>
        <w:pStyle w:val="Heading2"/>
        <w:rPr>
          <w:del w:id="4107" w:author="Andries Pandia" w:date="2025-08-21T18:19:00Z"/>
          <w:lang w:val="id-ID"/>
          <w:rPrChange w:id="4108" w:author="Andries Pandia" w:date="2025-08-26T08:27:00Z">
            <w:rPr>
              <w:del w:id="4109" w:author="Andries Pandia" w:date="2025-08-21T18:19:00Z"/>
            </w:rPr>
          </w:rPrChange>
        </w:rPr>
        <w:pPrChange w:id="4110" w:author="Andries Pandia" w:date="2025-08-22T17:52:00Z">
          <w:pPr/>
        </w:pPrChange>
      </w:pPr>
    </w:p>
    <w:p w14:paraId="50084705" w14:textId="6FCE8544" w:rsidR="00C27672" w:rsidRPr="00BB0106" w:rsidDel="00C77B5C" w:rsidRDefault="00C27672">
      <w:pPr>
        <w:pStyle w:val="Heading2"/>
        <w:rPr>
          <w:del w:id="4111" w:author="Andries Pandia" w:date="2025-08-21T18:19:00Z"/>
          <w:lang w:val="id-ID"/>
          <w:rPrChange w:id="4112" w:author="Andries Pandia" w:date="2025-08-26T08:27:00Z">
            <w:rPr>
              <w:del w:id="4113" w:author="Andries Pandia" w:date="2025-08-21T18:19:00Z"/>
            </w:rPr>
          </w:rPrChange>
        </w:rPr>
        <w:pPrChange w:id="4114" w:author="Andries Pandia" w:date="2025-08-22T17:52:00Z">
          <w:pPr/>
        </w:pPrChange>
      </w:pPr>
    </w:p>
    <w:p w14:paraId="551D51CB" w14:textId="252A1A38" w:rsidR="00B1210E" w:rsidRPr="00BB0106" w:rsidDel="00C77B5C" w:rsidRDefault="00B1210E">
      <w:pPr>
        <w:pStyle w:val="Heading2"/>
        <w:rPr>
          <w:del w:id="4115" w:author="Andries Pandia" w:date="2025-08-21T18:19:00Z"/>
          <w:lang w:val="id-ID"/>
          <w:rPrChange w:id="4116" w:author="Andries Pandia" w:date="2025-08-26T08:27:00Z">
            <w:rPr>
              <w:del w:id="4117" w:author="Andries Pandia" w:date="2025-08-21T18:19:00Z"/>
            </w:rPr>
          </w:rPrChange>
        </w:rPr>
        <w:pPrChange w:id="4118" w:author="Andries Pandia" w:date="2025-08-22T17:52:00Z">
          <w:pPr/>
        </w:pPrChange>
      </w:pPr>
    </w:p>
    <w:p w14:paraId="129AC54C" w14:textId="0176058A" w:rsidR="00FE0C21" w:rsidRPr="00BB0106" w:rsidRDefault="00FE0C21">
      <w:pPr>
        <w:pStyle w:val="Heading2"/>
        <w:rPr>
          <w:lang w:val="id-ID"/>
          <w:rPrChange w:id="4119" w:author="Andries Pandia" w:date="2025-08-26T08:27:00Z">
            <w:rPr/>
          </w:rPrChange>
        </w:rPr>
        <w:pPrChange w:id="4120" w:author="Andries Pandia" w:date="2025-08-22T17:52:00Z">
          <w:pPr>
            <w:pStyle w:val="Heading3"/>
          </w:pPr>
        </w:pPrChange>
      </w:pPr>
      <w:bookmarkStart w:id="4121" w:name="_Toc205565614"/>
      <w:bookmarkStart w:id="4122" w:name="_Toc205823117"/>
      <w:bookmarkStart w:id="4123" w:name="_Toc205823189"/>
      <w:bookmarkStart w:id="4124" w:name="_Toc205823352"/>
      <w:bookmarkStart w:id="4125" w:name="_Toc205823458"/>
      <w:bookmarkStart w:id="4126" w:name="_Toc206166271"/>
      <w:bookmarkStart w:id="4127" w:name="_Toc206780703"/>
      <w:r w:rsidRPr="00BB0106">
        <w:rPr>
          <w:lang w:val="id-ID"/>
          <w:rPrChange w:id="4128" w:author="Andries Pandia" w:date="2025-08-26T08:27:00Z">
            <w:rPr/>
          </w:rPrChange>
        </w:rPr>
        <w:t>3.</w:t>
      </w:r>
      <w:del w:id="4129" w:author="Andries Pandia" w:date="2025-08-21T18:19:00Z">
        <w:r w:rsidR="00B1210E" w:rsidRPr="00BB0106" w:rsidDel="00C77B5C">
          <w:rPr>
            <w:lang w:val="id-ID"/>
            <w:rPrChange w:id="4130" w:author="Andries Pandia" w:date="2025-08-26T08:27:00Z">
              <w:rPr/>
            </w:rPrChange>
          </w:rPr>
          <w:delText>2</w:delText>
        </w:r>
      </w:del>
      <w:ins w:id="4131" w:author="Andries Pandia" w:date="2025-08-22T14:55:00Z">
        <w:r w:rsidR="005E50C3" w:rsidRPr="00BB0106">
          <w:rPr>
            <w:lang w:val="id-ID"/>
            <w:rPrChange w:id="4132" w:author="Andries Pandia" w:date="2025-08-26T08:27:00Z">
              <w:rPr/>
            </w:rPrChange>
          </w:rPr>
          <w:t>2</w:t>
        </w:r>
      </w:ins>
      <w:r w:rsidR="00B1210E" w:rsidRPr="00BB0106">
        <w:rPr>
          <w:lang w:val="id-ID"/>
          <w:rPrChange w:id="4133" w:author="Andries Pandia" w:date="2025-08-26T08:27:00Z">
            <w:rPr/>
          </w:rPrChange>
        </w:rPr>
        <w:t>.</w:t>
      </w:r>
      <w:del w:id="4134" w:author="Andries Pandia" w:date="2025-08-22T14:55:00Z">
        <w:r w:rsidR="00B1210E" w:rsidRPr="00BB0106" w:rsidDel="005E50C3">
          <w:rPr>
            <w:lang w:val="id-ID"/>
            <w:rPrChange w:id="4135" w:author="Andries Pandia" w:date="2025-08-26T08:27:00Z">
              <w:rPr/>
            </w:rPrChange>
          </w:rPr>
          <w:delText>1</w:delText>
        </w:r>
      </w:del>
      <w:del w:id="4136" w:author="Andries Pandia" w:date="2025-08-21T18:19:00Z">
        <w:r w:rsidRPr="00BB0106" w:rsidDel="00C77B5C">
          <w:rPr>
            <w:lang w:val="id-ID"/>
            <w:rPrChange w:id="4137" w:author="Andries Pandia" w:date="2025-08-26T08:27:00Z">
              <w:rPr/>
            </w:rPrChange>
          </w:rPr>
          <w:tab/>
        </w:r>
      </w:del>
      <w:bookmarkEnd w:id="4121"/>
      <w:ins w:id="4138" w:author="Andries Pandia" w:date="2025-08-22T17:52:00Z">
        <w:r w:rsidR="00A72CFA" w:rsidRPr="00BB0106">
          <w:rPr>
            <w:lang w:val="id-ID"/>
            <w:rPrChange w:id="4139" w:author="Andries Pandia" w:date="2025-08-26T08:27:00Z">
              <w:rPr/>
            </w:rPrChange>
          </w:rPr>
          <w:tab/>
        </w:r>
      </w:ins>
      <w:r w:rsidR="00122DC1" w:rsidRPr="00BB0106">
        <w:rPr>
          <w:lang w:val="id-ID"/>
          <w:rPrChange w:id="4140" w:author="Andries Pandia" w:date="2025-08-26T08:27:00Z">
            <w:rPr/>
          </w:rPrChange>
        </w:rPr>
        <w:t>Sumber Data</w:t>
      </w:r>
      <w:bookmarkEnd w:id="4122"/>
      <w:bookmarkEnd w:id="4123"/>
      <w:bookmarkEnd w:id="4124"/>
      <w:bookmarkEnd w:id="4125"/>
      <w:bookmarkEnd w:id="4126"/>
      <w:bookmarkEnd w:id="4127"/>
    </w:p>
    <w:p w14:paraId="54C865B0" w14:textId="0F24C030" w:rsidR="00C27672" w:rsidRPr="00BB0106" w:rsidRDefault="00C27672" w:rsidP="00C77B5C">
      <w:pPr>
        <w:rPr>
          <w:noProof/>
          <w:kern w:val="2"/>
          <w:lang w:val="id-ID"/>
          <w14:ligatures w14:val="standardContextual"/>
          <w:rPrChange w:id="4141" w:author="Andries Pandia" w:date="2025-08-26T08:27:00Z">
            <w:rPr/>
          </w:rPrChange>
        </w:rPr>
      </w:pPr>
      <w:r w:rsidRPr="00BB0106">
        <w:rPr>
          <w:noProof/>
          <w:kern w:val="2"/>
          <w:lang w:val="id-ID"/>
          <w14:ligatures w14:val="standardContextual"/>
          <w:rPrChange w:id="4142" w:author="Andries Pandia" w:date="2025-08-26T08:27:00Z">
            <w:rPr>
              <w:rFonts w:eastAsiaTheme="majorEastAsia" w:cstheme="majorBidi"/>
              <w:b/>
              <w:color w:val="000000"/>
              <w:spacing w:val="15"/>
              <w:lang w:val="en-US"/>
            </w:rPr>
          </w:rPrChange>
        </w:rPr>
        <w:t>Penelitian ini menggunakan data sekunder sebagai sumber informasi utama. Data sekunder yang digunakan diperoleh dari beberapa lembaga dan organisasi yang memiliki kredibilitas dan otoritas dalam pengumpulan dan pelaporan data terkait perdagangan manusia, antara lain:</w:t>
      </w:r>
      <w:del w:id="4143" w:author="Andries Pandia" w:date="2025-08-21T18:20:00Z">
        <w:r w:rsidRPr="00BB0106" w:rsidDel="00C77B5C">
          <w:rPr>
            <w:noProof/>
            <w:kern w:val="2"/>
            <w:lang w:val="id-ID"/>
            <w14:ligatures w14:val="standardContextual"/>
            <w:rPrChange w:id="4144" w:author="Andries Pandia" w:date="2025-08-26T08:27:00Z">
              <w:rPr>
                <w:rFonts w:eastAsiaTheme="majorEastAsia" w:cstheme="majorBidi"/>
                <w:b/>
                <w:color w:val="000000"/>
                <w:spacing w:val="15"/>
                <w:lang w:val="en-US"/>
              </w:rPr>
            </w:rPrChange>
          </w:rPr>
          <w:br/>
        </w:r>
      </w:del>
    </w:p>
    <w:p w14:paraId="26C88839" w14:textId="77777777" w:rsidR="00CB2D27" w:rsidRPr="00BB0106" w:rsidRDefault="00C27672">
      <w:pPr>
        <w:pStyle w:val="ListParagraph"/>
        <w:numPr>
          <w:ilvl w:val="0"/>
          <w:numId w:val="28"/>
        </w:numPr>
        <w:contextualSpacing w:val="0"/>
        <w:rPr>
          <w:kern w:val="0"/>
          <w14:ligatures w14:val="none"/>
          <w:rPrChange w:id="4145" w:author="Andries Pandia" w:date="2025-08-26T08:27:00Z">
            <w:rPr>
              <w:noProof w:val="0"/>
              <w:kern w:val="0"/>
              <w:lang w:val="en-ID"/>
              <w14:ligatures w14:val="none"/>
            </w:rPr>
          </w:rPrChange>
        </w:rPr>
        <w:pPrChange w:id="4146" w:author="Andries Pandia" w:date="2025-08-21T18:20:00Z">
          <w:pPr>
            <w:pStyle w:val="ListParagraph"/>
            <w:numPr>
              <w:numId w:val="4"/>
            </w:numPr>
            <w:ind w:left="1440" w:hanging="360"/>
            <w:contextualSpacing w:val="0"/>
          </w:pPr>
        </w:pPrChange>
      </w:pPr>
      <w:r w:rsidRPr="00BB0106">
        <w:rPr>
          <w:kern w:val="0"/>
          <w14:ligatures w14:val="none"/>
          <w:rPrChange w:id="4147" w:author="Andries Pandia" w:date="2025-08-26T08:27:00Z">
            <w:rPr>
              <w:noProof w:val="0"/>
              <w:kern w:val="0"/>
              <w:lang w:val="en-ID"/>
              <w14:ligatures w14:val="none"/>
            </w:rPr>
          </w:rPrChange>
        </w:rPr>
        <w:t>United Nations Office on Drugs and Crime (UNODC)</w:t>
      </w:r>
    </w:p>
    <w:p w14:paraId="2AA8DBE1" w14:textId="2FFCB65A" w:rsidR="00C27672" w:rsidRPr="00BB0106" w:rsidRDefault="00C27672">
      <w:pPr>
        <w:ind w:left="709" w:firstLine="11"/>
        <w:rPr>
          <w:noProof/>
          <w:lang w:val="id-ID"/>
          <w:rPrChange w:id="4148" w:author="Andries Pandia" w:date="2025-08-26T08:27:00Z">
            <w:rPr>
              <w:noProof w:val="0"/>
              <w:kern w:val="0"/>
              <w:lang w:val="en-ID"/>
              <w14:ligatures w14:val="none"/>
            </w:rPr>
          </w:rPrChange>
        </w:rPr>
        <w:pPrChange w:id="4149" w:author="Andries Pandia" w:date="2025-08-21T18:21:00Z">
          <w:pPr>
            <w:pStyle w:val="ListParagraph"/>
            <w:ind w:left="0" w:firstLine="851"/>
            <w:contextualSpacing w:val="0"/>
          </w:pPr>
        </w:pPrChange>
      </w:pPr>
      <w:r w:rsidRPr="00BB0106">
        <w:rPr>
          <w:noProof/>
          <w:lang w:val="id-ID"/>
          <w:rPrChange w:id="4150" w:author="Andries Pandia" w:date="2025-08-26T08:27:00Z">
            <w:rPr/>
          </w:rPrChange>
        </w:rPr>
        <w:t xml:space="preserve">UNODC merupakan lembaga PBB yang secara khusus menangani isu kejahatan transnasional, termasuk perdagangan manusia. Data yang diperoleh dari UNODC mencakup laporan kasus, statistik distribusi korban, modus operandi pelaku, serta evaluasi program penanggulangan perdagangan manusia di tingkat nasional maupun global. </w:t>
      </w:r>
      <w:r w:rsidRPr="00BB0106">
        <w:rPr>
          <w:i/>
          <w:noProof/>
          <w:lang w:val="id-ID"/>
          <w:rPrChange w:id="4151" w:author="Andries Pandia" w:date="2025-08-26T08:27:00Z">
            <w:rPr/>
          </w:rPrChange>
        </w:rPr>
        <w:t>Dataset</w:t>
      </w:r>
      <w:r w:rsidRPr="00BB0106">
        <w:rPr>
          <w:noProof/>
          <w:lang w:val="id-ID"/>
          <w:rPrChange w:id="4152" w:author="Andries Pandia" w:date="2025-08-26T08:27:00Z">
            <w:rPr/>
          </w:rPrChange>
        </w:rPr>
        <w:t xml:space="preserve"> UNODC yang digunakan umumnya berupa data kuantitatif yang diperoleh dari sumber resmi, seperti kepolisian, lembaga penegak hukum, dan organisasi mitra di berbagai negara. Data ini tersedia dalam format CSV dan </w:t>
      </w:r>
      <w:ins w:id="4153" w:author="Andries Pandia" w:date="2025-08-26T08:12:00Z">
        <w:r w:rsidR="004E35C9" w:rsidRPr="00BB0106">
          <w:rPr>
            <w:noProof/>
            <w:lang w:val="id-ID"/>
            <w:rPrChange w:id="4154" w:author="Andries Pandia" w:date="2025-08-26T08:27:00Z">
              <w:rPr/>
            </w:rPrChange>
          </w:rPr>
          <w:t>Microsoft Excel (</w:t>
        </w:r>
      </w:ins>
      <w:r w:rsidRPr="00BB0106">
        <w:rPr>
          <w:noProof/>
          <w:lang w:val="id-ID"/>
          <w:rPrChange w:id="4155" w:author="Andries Pandia" w:date="2025-08-26T08:27:00Z">
            <w:rPr/>
          </w:rPrChange>
        </w:rPr>
        <w:t>XLSX</w:t>
      </w:r>
      <w:ins w:id="4156" w:author="Andries Pandia" w:date="2025-08-26T08:12:00Z">
        <w:r w:rsidR="004E35C9" w:rsidRPr="00BB0106">
          <w:rPr>
            <w:noProof/>
            <w:lang w:val="id-ID"/>
            <w:rPrChange w:id="4157" w:author="Andries Pandia" w:date="2025-08-26T08:27:00Z">
              <w:rPr>
                <w:lang w:val="en-US"/>
              </w:rPr>
            </w:rPrChange>
          </w:rPr>
          <w:t>)</w:t>
        </w:r>
      </w:ins>
      <w:r w:rsidRPr="00BB0106">
        <w:rPr>
          <w:noProof/>
          <w:lang w:val="id-ID"/>
          <w:rPrChange w:id="4158" w:author="Andries Pandia" w:date="2025-08-26T08:27:00Z">
            <w:rPr/>
          </w:rPrChange>
        </w:rPr>
        <w:t>, memudahkan integrasi dan pengolahan dalam perangkat lunak analisis data.</w:t>
      </w:r>
      <w:del w:id="4159" w:author="Andries Pandia" w:date="2025-08-21T18:20:00Z">
        <w:r w:rsidRPr="00BB0106" w:rsidDel="00C77B5C">
          <w:rPr>
            <w:noProof/>
            <w:lang w:val="id-ID"/>
            <w:rPrChange w:id="4160" w:author="Andries Pandia" w:date="2025-08-26T08:27:00Z">
              <w:rPr/>
            </w:rPrChange>
          </w:rPr>
          <w:br/>
        </w:r>
      </w:del>
    </w:p>
    <w:p w14:paraId="7CEFE4E0" w14:textId="77777777" w:rsidR="00CB2D27" w:rsidRPr="00BB0106" w:rsidRDefault="00C27672">
      <w:pPr>
        <w:pStyle w:val="ListParagraph"/>
        <w:numPr>
          <w:ilvl w:val="0"/>
          <w:numId w:val="28"/>
        </w:numPr>
        <w:contextualSpacing w:val="0"/>
        <w:rPr>
          <w:kern w:val="0"/>
          <w14:ligatures w14:val="none"/>
          <w:rPrChange w:id="4161" w:author="Andries Pandia" w:date="2025-08-26T08:27:00Z">
            <w:rPr>
              <w:noProof w:val="0"/>
              <w:kern w:val="0"/>
              <w:lang w:val="en-ID"/>
              <w14:ligatures w14:val="none"/>
            </w:rPr>
          </w:rPrChange>
        </w:rPr>
        <w:pPrChange w:id="4162" w:author="Andries Pandia" w:date="2025-08-21T18:20:00Z">
          <w:pPr>
            <w:pStyle w:val="ListParagraph"/>
            <w:numPr>
              <w:numId w:val="4"/>
            </w:numPr>
            <w:ind w:left="1440" w:hanging="360"/>
            <w:contextualSpacing w:val="0"/>
          </w:pPr>
        </w:pPrChange>
      </w:pPr>
      <w:r w:rsidRPr="00BB0106">
        <w:rPr>
          <w:kern w:val="0"/>
          <w14:ligatures w14:val="none"/>
          <w:rPrChange w:id="4163" w:author="Andries Pandia" w:date="2025-08-26T08:27:00Z">
            <w:rPr>
              <w:noProof w:val="0"/>
              <w:kern w:val="0"/>
              <w:lang w:val="en-ID"/>
              <w14:ligatures w14:val="none"/>
            </w:rPr>
          </w:rPrChange>
        </w:rPr>
        <w:t>International Labour Organization (ILO)</w:t>
      </w:r>
    </w:p>
    <w:p w14:paraId="6F97B94D" w14:textId="35E53003" w:rsidR="00C27672" w:rsidRPr="00BB0106" w:rsidRDefault="00C27672">
      <w:pPr>
        <w:ind w:left="709" w:firstLine="11"/>
        <w:rPr>
          <w:noProof/>
          <w:lang w:val="id-ID"/>
          <w:rPrChange w:id="4164" w:author="Andries Pandia" w:date="2025-08-26T08:27:00Z">
            <w:rPr/>
          </w:rPrChange>
        </w:rPr>
        <w:pPrChange w:id="4165" w:author="Andries Pandia" w:date="2025-08-21T18:21:00Z">
          <w:pPr/>
        </w:pPrChange>
      </w:pPr>
      <w:r w:rsidRPr="00BB0106">
        <w:rPr>
          <w:noProof/>
          <w:lang w:val="id-ID"/>
          <w:rPrChange w:id="4166" w:author="Andries Pandia" w:date="2025-08-26T08:27:00Z">
            <w:rPr/>
          </w:rPrChange>
        </w:rPr>
        <w:t xml:space="preserve">ILO menyediakan data yang berkaitan dengan aspek kerja paksa dan eksploitasi tenaga kerja, yang merupakan bagian dari perdagangan manusia. Data yang dikumpulkan oleh ILO menyangkut prevalensi kerja paksa, karakteristik korban, kondisi kerja, serta faktor-faktor sosial-ekonomi yang </w:t>
      </w:r>
      <w:r w:rsidRPr="00BB0106">
        <w:rPr>
          <w:noProof/>
          <w:lang w:val="id-ID"/>
          <w:rPrChange w:id="4167" w:author="Andries Pandia" w:date="2025-08-26T08:27:00Z">
            <w:rPr/>
          </w:rPrChange>
        </w:rPr>
        <w:lastRenderedPageBreak/>
        <w:t xml:space="preserve">memengaruhinya. Laporan dan </w:t>
      </w:r>
      <w:r w:rsidRPr="00BB0106">
        <w:rPr>
          <w:i/>
          <w:rPrChange w:id="4168" w:author="Andries Pandia" w:date="2025-08-26T08:27:00Z">
            <w:rPr/>
          </w:rPrChange>
        </w:rPr>
        <w:t>dataset</w:t>
      </w:r>
      <w:r w:rsidRPr="00BB0106">
        <w:t xml:space="preserve"> ILO yang </w:t>
      </w:r>
      <w:proofErr w:type="spellStart"/>
      <w:r w:rsidRPr="00BB0106">
        <w:t>digunakan</w:t>
      </w:r>
      <w:proofErr w:type="spellEnd"/>
      <w:r w:rsidRPr="00BB0106">
        <w:t xml:space="preserve"> </w:t>
      </w:r>
      <w:proofErr w:type="spellStart"/>
      <w:r w:rsidRPr="00BB0106">
        <w:t>dalam</w:t>
      </w:r>
      <w:proofErr w:type="spellEnd"/>
      <w:r w:rsidRPr="00BB0106">
        <w:t xml:space="preserve"> </w:t>
      </w:r>
      <w:proofErr w:type="spellStart"/>
      <w:r w:rsidRPr="00BB0106">
        <w:t>penelitian</w:t>
      </w:r>
      <w:proofErr w:type="spellEnd"/>
      <w:r w:rsidRPr="00BB0106">
        <w:t xml:space="preserve"> </w:t>
      </w:r>
      <w:proofErr w:type="spellStart"/>
      <w:r w:rsidRPr="00BB0106">
        <w:t>ini</w:t>
      </w:r>
      <w:proofErr w:type="spellEnd"/>
      <w:r w:rsidRPr="00BB0106">
        <w:t xml:space="preserve"> </w:t>
      </w:r>
      <w:proofErr w:type="spellStart"/>
      <w:r w:rsidRPr="00BB0106">
        <w:t>memberikan</w:t>
      </w:r>
      <w:proofErr w:type="spellEnd"/>
      <w:r w:rsidRPr="00BB0106">
        <w:t xml:space="preserve"> </w:t>
      </w:r>
      <w:proofErr w:type="spellStart"/>
      <w:r w:rsidRPr="00BB0106">
        <w:t>gambaran</w:t>
      </w:r>
      <w:proofErr w:type="spellEnd"/>
      <w:r w:rsidRPr="00BB0106">
        <w:t xml:space="preserve"> </w:t>
      </w:r>
      <w:proofErr w:type="spellStart"/>
      <w:r w:rsidRPr="00BB0106">
        <w:t>komprehensif</w:t>
      </w:r>
      <w:proofErr w:type="spellEnd"/>
      <w:r w:rsidRPr="00BB0106">
        <w:t xml:space="preserve"> </w:t>
      </w:r>
      <w:proofErr w:type="spellStart"/>
      <w:r w:rsidRPr="00BB0106">
        <w:t>mengenai</w:t>
      </w:r>
      <w:proofErr w:type="spellEnd"/>
      <w:r w:rsidRPr="00BB0106">
        <w:t xml:space="preserve"> </w:t>
      </w:r>
      <w:proofErr w:type="spellStart"/>
      <w:r w:rsidRPr="00BB0106">
        <w:t>hubungan</w:t>
      </w:r>
      <w:proofErr w:type="spellEnd"/>
      <w:r w:rsidRPr="00BB0106">
        <w:t xml:space="preserve"> </w:t>
      </w:r>
      <w:proofErr w:type="spellStart"/>
      <w:r w:rsidRPr="00BB0106">
        <w:t>antara</w:t>
      </w:r>
      <w:proofErr w:type="spellEnd"/>
      <w:r w:rsidRPr="00BB0106">
        <w:t xml:space="preserve"> </w:t>
      </w:r>
      <w:proofErr w:type="spellStart"/>
      <w:r w:rsidRPr="00BB0106">
        <w:t>perdagangan</w:t>
      </w:r>
      <w:proofErr w:type="spellEnd"/>
      <w:r w:rsidRPr="00BB0106">
        <w:t xml:space="preserve"> </w:t>
      </w:r>
      <w:proofErr w:type="spellStart"/>
      <w:r w:rsidRPr="00BB0106">
        <w:t>manusia</w:t>
      </w:r>
      <w:proofErr w:type="spellEnd"/>
      <w:r w:rsidRPr="00BB0106">
        <w:t xml:space="preserve"> dan dunia </w:t>
      </w:r>
      <w:proofErr w:type="spellStart"/>
      <w:r w:rsidRPr="00BB0106">
        <w:t>kerja</w:t>
      </w:r>
      <w:proofErr w:type="spellEnd"/>
      <w:r w:rsidRPr="00BB0106">
        <w:t xml:space="preserve">, </w:t>
      </w:r>
      <w:proofErr w:type="spellStart"/>
      <w:r w:rsidRPr="00BB0106">
        <w:t>serta</w:t>
      </w:r>
      <w:proofErr w:type="spellEnd"/>
      <w:r w:rsidRPr="00BB0106">
        <w:t xml:space="preserve"> </w:t>
      </w:r>
      <w:proofErr w:type="spellStart"/>
      <w:r w:rsidRPr="00BB0106">
        <w:t>memberikan</w:t>
      </w:r>
      <w:proofErr w:type="spellEnd"/>
      <w:r w:rsidRPr="00BB0106">
        <w:t xml:space="preserve"> </w:t>
      </w:r>
      <w:proofErr w:type="spellStart"/>
      <w:r w:rsidRPr="00BB0106">
        <w:t>indikator</w:t>
      </w:r>
      <w:proofErr w:type="spellEnd"/>
      <w:r w:rsidRPr="00BB0106">
        <w:t xml:space="preserve"> </w:t>
      </w:r>
      <w:proofErr w:type="spellStart"/>
      <w:r w:rsidRPr="00BB0106">
        <w:t>sosial</w:t>
      </w:r>
      <w:proofErr w:type="spellEnd"/>
      <w:r w:rsidRPr="00BB0106">
        <w:t xml:space="preserve"> </w:t>
      </w:r>
      <w:proofErr w:type="spellStart"/>
      <w:r w:rsidRPr="00BB0106">
        <w:t>ekonomi</w:t>
      </w:r>
      <w:proofErr w:type="spellEnd"/>
      <w:r w:rsidRPr="00BB0106">
        <w:t xml:space="preserve"> yang </w:t>
      </w:r>
      <w:proofErr w:type="spellStart"/>
      <w:r w:rsidRPr="00BB0106">
        <w:t>relevan</w:t>
      </w:r>
      <w:proofErr w:type="spellEnd"/>
      <w:r w:rsidRPr="00BB0106">
        <w:t>.</w:t>
      </w:r>
      <w:del w:id="4169" w:author="Andries Pandia" w:date="2025-08-21T18:21:00Z">
        <w:r w:rsidRPr="00BB0106" w:rsidDel="00C77B5C">
          <w:br/>
        </w:r>
      </w:del>
    </w:p>
    <w:p w14:paraId="1E730994" w14:textId="77777777" w:rsidR="00EF76E4" w:rsidRPr="00BB0106" w:rsidRDefault="00EF76E4" w:rsidP="00C77B5C">
      <w:pPr>
        <w:rPr>
          <w:ins w:id="4170" w:author="Andries Pandia" w:date="2025-08-22T14:23:00Z"/>
          <w:noProof/>
          <w:lang w:val="id-ID"/>
          <w:rPrChange w:id="4171" w:author="Andries Pandia" w:date="2025-08-26T08:27:00Z">
            <w:rPr>
              <w:ins w:id="4172" w:author="Andries Pandia" w:date="2025-08-22T14:23:00Z"/>
            </w:rPr>
          </w:rPrChange>
        </w:rPr>
      </w:pPr>
    </w:p>
    <w:p w14:paraId="32807A4A" w14:textId="31F62689" w:rsidR="00EF76E4" w:rsidRPr="00BB0106" w:rsidRDefault="00EF76E4">
      <w:pPr>
        <w:pStyle w:val="Heading3"/>
        <w:rPr>
          <w:ins w:id="4173" w:author="Andries Pandia" w:date="2025-08-22T14:23:00Z"/>
          <w:lang w:val="id-ID"/>
          <w:rPrChange w:id="4174" w:author="Andries Pandia" w:date="2025-08-26T08:27:00Z">
            <w:rPr>
              <w:ins w:id="4175" w:author="Andries Pandia" w:date="2025-08-22T14:23:00Z"/>
            </w:rPr>
          </w:rPrChange>
        </w:rPr>
      </w:pPr>
      <w:bookmarkStart w:id="4176" w:name="_Toc206780704"/>
      <w:ins w:id="4177" w:author="Andries Pandia" w:date="2025-08-22T14:23:00Z">
        <w:r w:rsidRPr="00BB0106">
          <w:rPr>
            <w:lang w:val="id-ID"/>
            <w:rPrChange w:id="4178" w:author="Andries Pandia" w:date="2025-08-26T08:27:00Z">
              <w:rPr/>
            </w:rPrChange>
          </w:rPr>
          <w:t>3.</w:t>
        </w:r>
      </w:ins>
      <w:ins w:id="4179" w:author="Andries Pandia" w:date="2025-08-22T14:55:00Z">
        <w:r w:rsidR="005E50C3" w:rsidRPr="00BB0106">
          <w:rPr>
            <w:lang w:val="id-ID"/>
            <w:rPrChange w:id="4180" w:author="Andries Pandia" w:date="2025-08-26T08:27:00Z">
              <w:rPr/>
            </w:rPrChange>
          </w:rPr>
          <w:t>2</w:t>
        </w:r>
      </w:ins>
      <w:ins w:id="4181" w:author="Andries Pandia" w:date="2025-08-22T14:23:00Z">
        <w:r w:rsidRPr="00BB0106">
          <w:rPr>
            <w:lang w:val="id-ID"/>
            <w:rPrChange w:id="4182" w:author="Andries Pandia" w:date="2025-08-26T08:27:00Z">
              <w:rPr/>
            </w:rPrChange>
          </w:rPr>
          <w:t>.</w:t>
        </w:r>
      </w:ins>
      <w:ins w:id="4183" w:author="Andries Pandia" w:date="2025-08-22T14:55:00Z">
        <w:r w:rsidR="005E50C3" w:rsidRPr="00BB0106">
          <w:rPr>
            <w:lang w:val="id-ID"/>
            <w:rPrChange w:id="4184" w:author="Andries Pandia" w:date="2025-08-26T08:27:00Z">
              <w:rPr/>
            </w:rPrChange>
          </w:rPr>
          <w:t>1</w:t>
        </w:r>
      </w:ins>
      <w:ins w:id="4185" w:author="Andries Pandia" w:date="2025-08-22T14:23:00Z">
        <w:r w:rsidRPr="00BB0106">
          <w:rPr>
            <w:lang w:val="id-ID"/>
            <w:rPrChange w:id="4186" w:author="Andries Pandia" w:date="2025-08-26T08:27:00Z">
              <w:rPr/>
            </w:rPrChange>
          </w:rPr>
          <w:t>. Teknik Pengumpulan Data</w:t>
        </w:r>
        <w:bookmarkEnd w:id="4176"/>
        <w:r w:rsidRPr="00BB0106">
          <w:rPr>
            <w:lang w:val="id-ID"/>
            <w:rPrChange w:id="4187" w:author="Andries Pandia" w:date="2025-08-26T08:27:00Z">
              <w:rPr/>
            </w:rPrChange>
          </w:rPr>
          <w:t xml:space="preserve"> </w:t>
        </w:r>
      </w:ins>
    </w:p>
    <w:p w14:paraId="3E432F75" w14:textId="05E03A1C" w:rsidR="00EF76E4" w:rsidRPr="00BB0106" w:rsidRDefault="00EF76E4" w:rsidP="00EF76E4">
      <w:pPr>
        <w:rPr>
          <w:ins w:id="4188" w:author="Andries Pandia" w:date="2025-08-22T14:23:00Z"/>
          <w:noProof/>
          <w:kern w:val="2"/>
          <w:lang w:val="id-ID"/>
          <w14:ligatures w14:val="standardContextual"/>
          <w:rPrChange w:id="4189" w:author="Andries Pandia" w:date="2025-08-26T08:27:00Z">
            <w:rPr>
              <w:ins w:id="4190" w:author="Andries Pandia" w:date="2025-08-22T14:23:00Z"/>
            </w:rPr>
          </w:rPrChange>
        </w:rPr>
      </w:pPr>
      <w:ins w:id="4191" w:author="Andries Pandia" w:date="2025-08-22T14:23:00Z">
        <w:r w:rsidRPr="00BB0106">
          <w:rPr>
            <w:noProof/>
            <w:lang w:val="id-ID"/>
            <w:rPrChange w:id="4192" w:author="Andries Pandia" w:date="2025-08-26T08:27:00Z">
              <w:rPr/>
            </w:rPrChange>
          </w:rPr>
          <w:t>Pengumpulan data dilakukan dengan mengunduh dataset resmi, melakukan pembersihan data menggunakan Pandas, dan mengintegrasikan data dari berbagai sumber.</w:t>
        </w:r>
      </w:ins>
    </w:p>
    <w:p w14:paraId="3D26D603" w14:textId="27A16192" w:rsidR="00C27672" w:rsidRPr="00BB0106" w:rsidDel="00C77B5C" w:rsidRDefault="00C27672" w:rsidP="002D5E98">
      <w:pPr>
        <w:rPr>
          <w:del w:id="4193" w:author="Andries Pandia" w:date="2025-08-21T18:21:00Z"/>
          <w:noProof/>
          <w:kern w:val="2"/>
          <w:lang w:val="id-ID"/>
          <w14:ligatures w14:val="standardContextual"/>
          <w:rPrChange w:id="4194" w:author="Andries Pandia" w:date="2025-08-26T08:27:00Z">
            <w:rPr>
              <w:del w:id="4195" w:author="Andries Pandia" w:date="2025-08-21T18:21:00Z"/>
            </w:rPr>
          </w:rPrChange>
        </w:rPr>
      </w:pPr>
      <w:r w:rsidRPr="00BB0106">
        <w:rPr>
          <w:noProof/>
          <w:lang w:val="id-ID"/>
          <w:rPrChange w:id="4196" w:author="Andries Pandia" w:date="2025-08-26T08:27:00Z">
            <w:rPr/>
          </w:rPrChange>
        </w:rPr>
        <w:t xml:space="preserve">Semua dataset tersebut diunduh dalam format digital yang umum digunakan, yaitu </w:t>
      </w:r>
    </w:p>
    <w:p w14:paraId="0EBDAAD5" w14:textId="6406570C" w:rsidR="00C77B5C" w:rsidRPr="00BB0106" w:rsidRDefault="00C27672" w:rsidP="00C77B5C">
      <w:pPr>
        <w:rPr>
          <w:ins w:id="4197" w:author="Andries Pandia" w:date="2025-08-21T18:21:00Z"/>
          <w:noProof/>
          <w:kern w:val="2"/>
          <w:lang w:val="id-ID"/>
          <w14:ligatures w14:val="standardContextual"/>
          <w:rPrChange w:id="4198" w:author="Andries Pandia" w:date="2025-08-26T08:27:00Z">
            <w:rPr>
              <w:ins w:id="4199" w:author="Andries Pandia" w:date="2025-08-21T18:21:00Z"/>
              <w:lang w:val="en-US"/>
            </w:rPr>
          </w:rPrChange>
        </w:rPr>
      </w:pPr>
      <w:r w:rsidRPr="00BB0106">
        <w:rPr>
          <w:noProof/>
          <w:lang w:val="id-ID"/>
          <w:rPrChange w:id="4200" w:author="Andries Pandia" w:date="2025-08-26T08:27:00Z">
            <w:rPr/>
          </w:rPrChange>
        </w:rPr>
        <w:t xml:space="preserve">CSV </w:t>
      </w:r>
      <w:del w:id="4201" w:author="Andries Pandia" w:date="2025-08-26T08:11:00Z">
        <w:r w:rsidRPr="00BB0106" w:rsidDel="004026A1">
          <w:rPr>
            <w:noProof/>
            <w:lang w:val="id-ID"/>
            <w:rPrChange w:id="4202" w:author="Andries Pandia" w:date="2025-08-26T08:27:00Z">
              <w:rPr/>
            </w:rPrChange>
          </w:rPr>
          <w:delText>(</w:delText>
        </w:r>
        <w:r w:rsidRPr="00BB0106" w:rsidDel="004026A1">
          <w:rPr>
            <w:i/>
            <w:noProof/>
            <w:lang w:val="id-ID"/>
            <w:rPrChange w:id="4203" w:author="Andries Pandia" w:date="2025-08-26T08:27:00Z">
              <w:rPr/>
            </w:rPrChange>
          </w:rPr>
          <w:delText>Comma-Separated Values</w:delText>
        </w:r>
        <w:r w:rsidRPr="00BB0106" w:rsidDel="004026A1">
          <w:delText xml:space="preserve">) </w:delText>
        </w:r>
      </w:del>
      <w:r w:rsidRPr="00BB0106">
        <w:t>dan XLSX</w:t>
      </w:r>
      <w:del w:id="4204" w:author="Andries Pandia" w:date="2025-08-26T08:12:00Z">
        <w:r w:rsidRPr="00BB0106" w:rsidDel="004E35C9">
          <w:delText xml:space="preserve"> (Microsoft Excel)</w:delText>
        </w:r>
      </w:del>
      <w:r w:rsidRPr="00BB0106">
        <w:t xml:space="preserve">, yang </w:t>
      </w:r>
      <w:proofErr w:type="spellStart"/>
      <w:r w:rsidRPr="00BB0106">
        <w:t>mendukung</w:t>
      </w:r>
      <w:proofErr w:type="spellEnd"/>
      <w:r w:rsidRPr="00BB0106">
        <w:t xml:space="preserve"> </w:t>
      </w:r>
      <w:proofErr w:type="spellStart"/>
      <w:r w:rsidRPr="00BB0106">
        <w:t>pengolahan</w:t>
      </w:r>
      <w:proofErr w:type="spellEnd"/>
      <w:r w:rsidRPr="00BB0106">
        <w:t xml:space="preserve"> data </w:t>
      </w:r>
      <w:proofErr w:type="spellStart"/>
      <w:r w:rsidRPr="00BB0106">
        <w:t>secara</w:t>
      </w:r>
      <w:proofErr w:type="spellEnd"/>
      <w:r w:rsidRPr="00BB0106">
        <w:t xml:space="preserve"> </w:t>
      </w:r>
      <w:proofErr w:type="spellStart"/>
      <w:r w:rsidRPr="00BB0106">
        <w:t>terstruktur</w:t>
      </w:r>
      <w:proofErr w:type="spellEnd"/>
      <w:r w:rsidRPr="00BB0106">
        <w:t xml:space="preserve"> dan </w:t>
      </w:r>
      <w:proofErr w:type="spellStart"/>
      <w:r w:rsidRPr="00BB0106">
        <w:t>efisien</w:t>
      </w:r>
      <w:proofErr w:type="spellEnd"/>
      <w:r w:rsidRPr="00BB0106">
        <w:t>.</w:t>
      </w:r>
      <w:ins w:id="4205" w:author="Andries Pandia" w:date="2025-08-21T18:21:00Z">
        <w:r w:rsidR="00C77B5C" w:rsidRPr="00BB0106">
          <w:rPr>
            <w:lang w:val="en-ID"/>
            <w:rPrChange w:id="4206" w:author="Andries Pandia" w:date="2025-08-26T08:27:00Z">
              <w:rPr>
                <w:lang w:val="en-US"/>
              </w:rPr>
            </w:rPrChange>
          </w:rPr>
          <w:t xml:space="preserve"> </w:t>
        </w:r>
      </w:ins>
      <w:del w:id="4207" w:author="Andries Pandia" w:date="2025-08-21T18:21:00Z">
        <w:r w:rsidRPr="00BB0106" w:rsidDel="00C77B5C">
          <w:rPr>
            <w:noProof/>
            <w:lang w:val="id-ID"/>
            <w:rPrChange w:id="4208" w:author="Andries Pandia" w:date="2025-08-26T08:27:00Z">
              <w:rPr/>
            </w:rPrChange>
          </w:rPr>
          <w:delText xml:space="preserve"> </w:delText>
        </w:r>
      </w:del>
      <w:r w:rsidRPr="00BB0106">
        <w:rPr>
          <w:noProof/>
          <w:lang w:val="id-ID"/>
          <w:rPrChange w:id="4209" w:author="Andries Pandia" w:date="2025-08-26T08:27:00Z">
            <w:rPr/>
          </w:rPrChange>
        </w:rPr>
        <w:t>Selanjutnya, dataset ini diolah menggunakan bahasa pemrograman Python,</w:t>
      </w:r>
      <w:ins w:id="4210" w:author="Andries Pandia" w:date="2025-08-22T17:52:00Z">
        <w:r w:rsidR="00A72CFA" w:rsidRPr="00BB0106">
          <w:t xml:space="preserve"> </w:t>
        </w:r>
      </w:ins>
      <w:del w:id="4211" w:author="Andries Pandia" w:date="2025-08-22T17:52:00Z">
        <w:r w:rsidRPr="00BB0106" w:rsidDel="00A72CFA">
          <w:delText xml:space="preserve"> </w:delText>
        </w:r>
      </w:del>
      <w:r w:rsidRPr="00BB0106">
        <w:rPr>
          <w:rPrChange w:id="4212" w:author="Andries Pandia" w:date="2025-08-26T08:27:00Z">
            <w:rPr/>
          </w:rPrChange>
        </w:rPr>
        <w:t>yang dikenal dengan kemampuannya dalam melakukan manipulasi data besar, analisis statistik, serta visualisasi data secara komprehensif. Penggunaan Python memudahkan proses pembersihan data (</w:t>
      </w:r>
      <w:r w:rsidRPr="00BB0106">
        <w:rPr>
          <w:i/>
          <w:rPrChange w:id="4213" w:author="Andries Pandia" w:date="2025-08-26T08:27:00Z">
            <w:rPr/>
          </w:rPrChange>
        </w:rPr>
        <w:t>data cleaning</w:t>
      </w:r>
      <w:r w:rsidRPr="00BB0106">
        <w:t xml:space="preserve">), </w:t>
      </w:r>
      <w:proofErr w:type="spellStart"/>
      <w:r w:rsidRPr="00BB0106">
        <w:t>transformasi</w:t>
      </w:r>
      <w:proofErr w:type="spellEnd"/>
      <w:r w:rsidRPr="00BB0106">
        <w:t xml:space="preserve">, dan </w:t>
      </w:r>
      <w:proofErr w:type="spellStart"/>
      <w:r w:rsidRPr="00BB0106">
        <w:t>analisis</w:t>
      </w:r>
      <w:proofErr w:type="spellEnd"/>
      <w:r w:rsidRPr="00BB0106">
        <w:t xml:space="preserve"> </w:t>
      </w:r>
      <w:proofErr w:type="spellStart"/>
      <w:r w:rsidRPr="00BB0106">
        <w:t>lanjutan</w:t>
      </w:r>
      <w:proofErr w:type="spellEnd"/>
      <w:r w:rsidRPr="00BB0106">
        <w:t xml:space="preserve">, </w:t>
      </w:r>
      <w:proofErr w:type="spellStart"/>
      <w:r w:rsidRPr="00BB0106">
        <w:t>sehingga</w:t>
      </w:r>
      <w:proofErr w:type="spellEnd"/>
      <w:r w:rsidRPr="00BB0106">
        <w:t xml:space="preserve"> </w:t>
      </w:r>
      <w:proofErr w:type="spellStart"/>
      <w:r w:rsidRPr="00BB0106">
        <w:t>hasil</w:t>
      </w:r>
      <w:proofErr w:type="spellEnd"/>
      <w:r w:rsidRPr="00BB0106">
        <w:t xml:space="preserve"> </w:t>
      </w:r>
      <w:proofErr w:type="spellStart"/>
      <w:r w:rsidRPr="00BB0106">
        <w:t>penelitian</w:t>
      </w:r>
      <w:proofErr w:type="spellEnd"/>
      <w:r w:rsidRPr="00BB0106">
        <w:t xml:space="preserve"> </w:t>
      </w:r>
      <w:proofErr w:type="spellStart"/>
      <w:r w:rsidRPr="00BB0106">
        <w:t>dapat</w:t>
      </w:r>
      <w:proofErr w:type="spellEnd"/>
      <w:r w:rsidRPr="00BB0106">
        <w:t xml:space="preserve"> </w:t>
      </w:r>
      <w:proofErr w:type="spellStart"/>
      <w:r w:rsidRPr="00BB0106">
        <w:t>dihasilkan</w:t>
      </w:r>
      <w:proofErr w:type="spellEnd"/>
      <w:r w:rsidRPr="00BB0106">
        <w:t xml:space="preserve"> </w:t>
      </w:r>
      <w:proofErr w:type="spellStart"/>
      <w:r w:rsidRPr="00BB0106">
        <w:t>dengan</w:t>
      </w:r>
      <w:proofErr w:type="spellEnd"/>
      <w:r w:rsidRPr="00BB0106">
        <w:t xml:space="preserve"> </w:t>
      </w:r>
      <w:proofErr w:type="spellStart"/>
      <w:r w:rsidRPr="00BB0106">
        <w:t>tingkat</w:t>
      </w:r>
      <w:proofErr w:type="spellEnd"/>
      <w:r w:rsidRPr="00BB0106">
        <w:t xml:space="preserve"> </w:t>
      </w:r>
      <w:proofErr w:type="spellStart"/>
      <w:r w:rsidRPr="00BB0106">
        <w:t>akurasi</w:t>
      </w:r>
      <w:proofErr w:type="spellEnd"/>
      <w:r w:rsidRPr="00BB0106">
        <w:t xml:space="preserve"> dan </w:t>
      </w:r>
      <w:proofErr w:type="spellStart"/>
      <w:r w:rsidRPr="00BB0106">
        <w:t>keandalan</w:t>
      </w:r>
      <w:proofErr w:type="spellEnd"/>
      <w:r w:rsidRPr="00BB0106">
        <w:t xml:space="preserve"> yang </w:t>
      </w:r>
      <w:proofErr w:type="spellStart"/>
      <w:r w:rsidRPr="00BB0106">
        <w:t>tinggi</w:t>
      </w:r>
      <w:proofErr w:type="spellEnd"/>
      <w:r w:rsidRPr="00BB0106">
        <w:t>.</w:t>
      </w:r>
      <w:del w:id="4214" w:author="Andries Pandia" w:date="2025-08-21T18:21:00Z">
        <w:r w:rsidRPr="00BB0106" w:rsidDel="00C77B5C">
          <w:br/>
        </w:r>
      </w:del>
    </w:p>
    <w:p w14:paraId="5F962D0E" w14:textId="08378BD8" w:rsidR="00C27672" w:rsidRPr="00BB0106" w:rsidRDefault="00C27672" w:rsidP="00C77B5C">
      <w:pPr>
        <w:rPr>
          <w:noProof/>
          <w:kern w:val="2"/>
          <w:lang w:val="id-ID"/>
          <w14:ligatures w14:val="standardContextual"/>
          <w:rPrChange w:id="4215" w:author="Andries Pandia" w:date="2025-08-26T08:27:00Z">
            <w:rPr/>
          </w:rPrChange>
        </w:rPr>
      </w:pPr>
      <w:r w:rsidRPr="00BB0106">
        <w:rPr>
          <w:noProof/>
          <w:lang w:val="id-ID"/>
          <w:rPrChange w:id="4216" w:author="Andries Pandia" w:date="2025-08-26T08:27:00Z">
            <w:rPr/>
          </w:rPrChange>
        </w:rPr>
        <w:t>Pengolahan data ini memungkinkan peneliti untuk mengintegrasikan berbagai sumber data dengan metode kuantitatif secara sistematis,</w:t>
      </w:r>
      <w:ins w:id="4217" w:author="Andries Pandia" w:date="2025-08-21T18:22:00Z">
        <w:r w:rsidR="00C77B5C" w:rsidRPr="00BB0106">
          <w:rPr>
            <w:noProof/>
            <w:lang w:val="id-ID"/>
            <w:rPrChange w:id="4218" w:author="Andries Pandia" w:date="2025-08-26T08:27:00Z">
              <w:rPr>
                <w:lang w:val="en-US"/>
              </w:rPr>
            </w:rPrChange>
          </w:rPr>
          <w:t xml:space="preserve"> </w:t>
        </w:r>
      </w:ins>
      <w:del w:id="4219" w:author="Andries Pandia" w:date="2025-08-21T18:22:00Z">
        <w:r w:rsidRPr="00BB0106" w:rsidDel="00C77B5C">
          <w:rPr>
            <w:noProof/>
            <w:lang w:val="id-ID"/>
            <w:rPrChange w:id="4220" w:author="Andries Pandia" w:date="2025-08-26T08:27:00Z">
              <w:rPr/>
            </w:rPrChange>
          </w:rPr>
          <w:delText xml:space="preserve"> </w:delText>
        </w:r>
      </w:del>
      <w:r w:rsidRPr="00BB0106">
        <w:rPr>
          <w:noProof/>
          <w:lang w:val="id-ID"/>
          <w:rPrChange w:id="4221" w:author="Andries Pandia" w:date="2025-08-26T08:27:00Z">
            <w:rPr/>
          </w:rPrChange>
        </w:rPr>
        <w:t>sehingga penelitian dapat memberikan gambaran lengkap dan mendalam mengenai pola, determinan, dan dampak perdagangan manusia di Indonesia</w:t>
      </w:r>
      <w:ins w:id="4222" w:author="Andries Pandia" w:date="2025-08-21T18:22:00Z">
        <w:r w:rsidR="00C77B5C" w:rsidRPr="00BB0106">
          <w:rPr>
            <w:lang w:val="en-ID"/>
            <w:rPrChange w:id="4223" w:author="Andries Pandia" w:date="2025-08-26T08:27:00Z">
              <w:rPr>
                <w:lang w:val="en-US"/>
              </w:rPr>
            </w:rPrChange>
          </w:rPr>
          <w:t xml:space="preserve">, </w:t>
        </w:r>
        <w:proofErr w:type="spellStart"/>
        <w:r w:rsidR="00C77B5C" w:rsidRPr="00BB0106">
          <w:rPr>
            <w:rPrChange w:id="4224" w:author="Andries Pandia" w:date="2025-08-26T08:27:00Z">
              <w:rPr>
                <w:lang w:val="en-US"/>
              </w:rPr>
            </w:rPrChange>
          </w:rPr>
          <w:t>seperti</w:t>
        </w:r>
        <w:proofErr w:type="spellEnd"/>
        <w:r w:rsidR="00C77B5C" w:rsidRPr="00BB0106">
          <w:rPr>
            <w:rPrChange w:id="4225" w:author="Andries Pandia" w:date="2025-08-26T08:27:00Z">
              <w:rPr>
                <w:lang w:val="en-US"/>
              </w:rPr>
            </w:rPrChange>
          </w:rPr>
          <w:t xml:space="preserve"> yang </w:t>
        </w:r>
        <w:proofErr w:type="spellStart"/>
        <w:r w:rsidR="00C77B5C" w:rsidRPr="00BB0106">
          <w:rPr>
            <w:rPrChange w:id="4226" w:author="Andries Pandia" w:date="2025-08-26T08:27:00Z">
              <w:rPr>
                <w:lang w:val="en-US"/>
              </w:rPr>
            </w:rPrChange>
          </w:rPr>
          <w:t>terlihat</w:t>
        </w:r>
        <w:proofErr w:type="spellEnd"/>
        <w:r w:rsidR="00C77B5C" w:rsidRPr="00BB0106">
          <w:rPr>
            <w:rPrChange w:id="4227" w:author="Andries Pandia" w:date="2025-08-26T08:27:00Z">
              <w:rPr>
                <w:lang w:val="en-US"/>
              </w:rPr>
            </w:rPrChange>
          </w:rPr>
          <w:t xml:space="preserve"> pada</w:t>
        </w:r>
      </w:ins>
      <w:r w:rsidRPr="00BB0106">
        <w:t xml:space="preserve"> </w:t>
      </w:r>
      <w:del w:id="4228" w:author="Andries Pandia" w:date="2025-08-22T19:22:00Z">
        <w:r w:rsidRPr="00BB0106" w:rsidDel="000D2261">
          <w:delText xml:space="preserve">pada </w:delText>
        </w:r>
      </w:del>
      <w:del w:id="4229" w:author="Andries Pandia" w:date="2025-08-21T18:22:00Z">
        <w:r w:rsidRPr="00BB0106" w:rsidDel="00C77B5C">
          <w:delText>g</w:delText>
        </w:r>
      </w:del>
      <w:ins w:id="4230" w:author="Andries Pandia" w:date="2025-08-21T18:22:00Z">
        <w:r w:rsidR="00C77B5C" w:rsidRPr="00BB0106">
          <w:rPr>
            <w:lang w:val="en-ID"/>
            <w:rPrChange w:id="4231" w:author="Andries Pandia" w:date="2025-08-26T08:27:00Z">
              <w:rPr>
                <w:lang w:val="en-US"/>
              </w:rPr>
            </w:rPrChange>
          </w:rPr>
          <w:t>G</w:t>
        </w:r>
      </w:ins>
      <w:r w:rsidRPr="00BB0106">
        <w:rPr>
          <w:noProof/>
          <w:lang w:val="id-ID"/>
          <w:rPrChange w:id="4232" w:author="Andries Pandia" w:date="2025-08-26T08:27:00Z">
            <w:rPr/>
          </w:rPrChange>
        </w:rPr>
        <w:t>ambar 3.1.</w:t>
      </w:r>
    </w:p>
    <w:p w14:paraId="6194D381" w14:textId="77777777" w:rsidR="00C27672" w:rsidRPr="00BB0106" w:rsidRDefault="00C27672" w:rsidP="002D5E98">
      <w:pPr>
        <w:rPr>
          <w:noProof/>
          <w:lang w:val="id-ID"/>
          <w:rPrChange w:id="4233" w:author="Andries Pandia" w:date="2025-08-26T08:27:00Z">
            <w:rPr/>
          </w:rPrChange>
        </w:rPr>
      </w:pPr>
    </w:p>
    <w:p w14:paraId="271FDDD7" w14:textId="77777777" w:rsidR="00130C3D" w:rsidRPr="00BB0106" w:rsidRDefault="00C27672" w:rsidP="002D5E98">
      <w:pPr>
        <w:keepNext/>
        <w:jc w:val="center"/>
        <w:rPr>
          <w:noProof/>
          <w:lang w:val="id-ID"/>
          <w:rPrChange w:id="4234" w:author="Andries Pandia" w:date="2025-08-26T08:27:00Z">
            <w:rPr/>
          </w:rPrChange>
        </w:rPr>
      </w:pPr>
      <w:r w:rsidRPr="00BB0106">
        <w:rPr>
          <w:noProof/>
          <w:lang w:val="id-ID"/>
          <w:rPrChange w:id="4235" w:author="Andries Pandia" w:date="2025-08-26T08:27:00Z">
            <w:rPr>
              <w:lang w:val="en-US"/>
            </w:rPr>
          </w:rPrChange>
        </w:rPr>
        <w:lastRenderedPageBreak/>
        <w:drawing>
          <wp:inline distT="0" distB="0" distL="0" distR="0" wp14:anchorId="74B9EF54" wp14:editId="7D0A0C20">
            <wp:extent cx="3509926" cy="2599690"/>
            <wp:effectExtent l="0" t="0" r="0" b="3810"/>
            <wp:docPr id="1863265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65715" name="Picture 1863265715"/>
                    <pic:cNvPicPr/>
                  </pic:nvPicPr>
                  <pic:blipFill rotWithShape="1">
                    <a:blip r:embed="rId25" cstate="print">
                      <a:extLst>
                        <a:ext uri="{28A0092B-C50C-407E-A947-70E740481C1C}">
                          <a14:useLocalDpi xmlns:a14="http://schemas.microsoft.com/office/drawing/2010/main" val="0"/>
                        </a:ext>
                      </a:extLst>
                    </a:blip>
                    <a:srcRect l="1693" t="17466" r="28657"/>
                    <a:stretch>
                      <a:fillRect/>
                    </a:stretch>
                  </pic:blipFill>
                  <pic:spPr bwMode="auto">
                    <a:xfrm>
                      <a:off x="0" y="0"/>
                      <a:ext cx="3510355" cy="2600008"/>
                    </a:xfrm>
                    <a:prstGeom prst="rect">
                      <a:avLst/>
                    </a:prstGeom>
                    <a:ln>
                      <a:noFill/>
                    </a:ln>
                    <a:extLst>
                      <a:ext uri="{53640926-AAD7-44D8-BBD7-CCE9431645EC}">
                        <a14:shadowObscured xmlns:a14="http://schemas.microsoft.com/office/drawing/2010/main"/>
                      </a:ext>
                    </a:extLst>
                  </pic:spPr>
                </pic:pic>
              </a:graphicData>
            </a:graphic>
          </wp:inline>
        </w:drawing>
      </w:r>
    </w:p>
    <w:p w14:paraId="08727BA9" w14:textId="3079825B" w:rsidR="003F4AB1" w:rsidRPr="00BB0106" w:rsidRDefault="00C77B5C">
      <w:pPr>
        <w:pStyle w:val="TOF"/>
        <w:pPrChange w:id="4236" w:author="Andries Pandia" w:date="2025-08-26T08:17:00Z">
          <w:pPr>
            <w:pStyle w:val="Heading3"/>
          </w:pPr>
        </w:pPrChange>
      </w:pPr>
      <w:bookmarkStart w:id="4237" w:name="_Toc206781747"/>
      <w:bookmarkStart w:id="4238" w:name="_Toc207091010"/>
      <w:bookmarkStart w:id="4239" w:name="_Toc205565622"/>
      <w:commentRangeStart w:id="4240"/>
      <w:ins w:id="4241" w:author="Andries Pandia" w:date="2025-08-21T18:22:00Z">
        <w:r w:rsidRPr="00BB0106">
          <w:rPr>
            <w:rPrChange w:id="4242" w:author="Andries Pandia" w:date="2025-08-26T08:27:00Z">
              <w:rPr>
                <w:color w:val="000000"/>
                <w:lang w:val="en-US"/>
              </w:rPr>
            </w:rPrChange>
          </w:rPr>
          <w:t>Gambar</w:t>
        </w:r>
      </w:ins>
      <w:commentRangeEnd w:id="4240"/>
      <w:ins w:id="4243" w:author="Andries Pandia" w:date="2025-08-22T14:21:00Z">
        <w:r w:rsidR="00EF76E4" w:rsidRPr="00BB0106">
          <w:rPr>
            <w:rStyle w:val="CommentReference"/>
            <w:iCs w:val="0"/>
          </w:rPr>
          <w:commentReference w:id="4240"/>
        </w:r>
      </w:ins>
      <w:ins w:id="4244" w:author="Andries Pandia" w:date="2025-08-21T18:22:00Z">
        <w:r w:rsidRPr="00BB0106">
          <w:rPr>
            <w:rPrChange w:id="4245" w:author="Andries Pandia" w:date="2025-08-26T08:27:00Z">
              <w:rPr>
                <w:color w:val="000000"/>
                <w:lang w:val="en-US"/>
              </w:rPr>
            </w:rPrChange>
          </w:rPr>
          <w:t xml:space="preserve"> 3.</w:t>
        </w:r>
        <w:commentRangeStart w:id="4246"/>
        <w:r w:rsidRPr="00BB0106">
          <w:rPr>
            <w:rPrChange w:id="4247" w:author="Andries Pandia" w:date="2025-08-26T08:27:00Z">
              <w:rPr>
                <w:color w:val="000000"/>
                <w:lang w:val="en-US"/>
              </w:rPr>
            </w:rPrChange>
          </w:rPr>
          <w:t>1</w:t>
        </w:r>
      </w:ins>
      <w:commentRangeEnd w:id="4246"/>
      <w:ins w:id="4248" w:author="Andries Pandia" w:date="2025-08-21T18:23:00Z">
        <w:r w:rsidRPr="00BB0106">
          <w:rPr>
            <w:rStyle w:val="CommentReference"/>
            <w:rPrChange w:id="4249" w:author="Andries Pandia" w:date="2025-08-26T08:27:00Z">
              <w:rPr>
                <w:rStyle w:val="CommentReference"/>
                <w:b w:val="0"/>
                <w:iCs/>
                <w:color w:val="000000"/>
                <w:lang w:val="en-US"/>
              </w:rPr>
            </w:rPrChange>
          </w:rPr>
          <w:commentReference w:id="4246"/>
        </w:r>
      </w:ins>
      <w:ins w:id="4250" w:author="Andries Pandia" w:date="2025-08-21T18:22:00Z">
        <w:r w:rsidRPr="00BB0106">
          <w:rPr>
            <w:rPrChange w:id="4251" w:author="Andries Pandia" w:date="2025-08-26T08:27:00Z">
              <w:rPr>
                <w:color w:val="000000"/>
                <w:lang w:val="en-US"/>
              </w:rPr>
            </w:rPrChange>
          </w:rPr>
          <w:t>.</w:t>
        </w:r>
      </w:ins>
      <w:ins w:id="4252" w:author="Andries Pandia" w:date="2025-08-22T14:21:00Z">
        <w:r w:rsidR="00EF76E4" w:rsidRPr="00BB0106">
          <w:rPr>
            <w:rPrChange w:id="4253" w:author="Andries Pandia" w:date="2025-08-26T08:27:00Z">
              <w:rPr>
                <w:b w:val="0"/>
                <w:iCs/>
                <w:color w:val="000000"/>
                <w:lang w:val="en-US"/>
              </w:rPr>
            </w:rPrChange>
          </w:rPr>
          <w:t xml:space="preserve"> Tampilan hasil pengumpulan data.</w:t>
        </w:r>
      </w:ins>
      <w:bookmarkEnd w:id="4237"/>
      <w:bookmarkEnd w:id="4238"/>
    </w:p>
    <w:p w14:paraId="1EBFA0FF" w14:textId="77777777" w:rsidR="00CB2D27" w:rsidRPr="00BB0106" w:rsidRDefault="00CB2D27">
      <w:pPr>
        <w:rPr>
          <w:lang w:val="id-ID"/>
          <w:rPrChange w:id="4254" w:author="Andries Pandia" w:date="2025-08-26T08:27:00Z">
            <w:rPr/>
          </w:rPrChange>
        </w:rPr>
        <w:pPrChange w:id="4255" w:author="Andries Pandia" w:date="2025-08-22T18:01:00Z">
          <w:pPr>
            <w:pStyle w:val="Heading3"/>
          </w:pPr>
        </w:pPrChange>
      </w:pPr>
      <w:bookmarkStart w:id="4256" w:name="_Toc205823118"/>
      <w:bookmarkStart w:id="4257" w:name="_Toc205823190"/>
      <w:bookmarkStart w:id="4258" w:name="_Toc205823353"/>
      <w:bookmarkStart w:id="4259" w:name="_Toc205823459"/>
    </w:p>
    <w:p w14:paraId="0E02711C" w14:textId="1AAF7FD7" w:rsidR="00CB2D27" w:rsidRPr="00BB0106" w:rsidDel="00C77B5C" w:rsidRDefault="00CB2D27">
      <w:pPr>
        <w:pStyle w:val="Heading3"/>
        <w:rPr>
          <w:del w:id="4260" w:author="Andries Pandia" w:date="2025-08-21T18:23:00Z"/>
          <w:lang w:val="id-ID"/>
          <w:rPrChange w:id="4261" w:author="Andries Pandia" w:date="2025-08-26T08:27:00Z">
            <w:rPr>
              <w:del w:id="4262" w:author="Andries Pandia" w:date="2025-08-21T18:23:00Z"/>
            </w:rPr>
          </w:rPrChange>
        </w:rPr>
      </w:pPr>
    </w:p>
    <w:p w14:paraId="0E0642D6" w14:textId="3ABCAA76" w:rsidR="00CB2D27" w:rsidRPr="00BB0106" w:rsidDel="00C77B5C" w:rsidRDefault="00CB2D27">
      <w:pPr>
        <w:pStyle w:val="Heading3"/>
        <w:rPr>
          <w:del w:id="4263" w:author="Andries Pandia" w:date="2025-08-21T18:23:00Z"/>
          <w:lang w:val="id-ID"/>
          <w:rPrChange w:id="4264" w:author="Andries Pandia" w:date="2025-08-26T08:27:00Z">
            <w:rPr>
              <w:del w:id="4265" w:author="Andries Pandia" w:date="2025-08-21T18:23:00Z"/>
            </w:rPr>
          </w:rPrChange>
        </w:rPr>
      </w:pPr>
    </w:p>
    <w:p w14:paraId="73237188" w14:textId="39279301" w:rsidR="00FE0C21" w:rsidRPr="00BB0106" w:rsidDel="00EF76E4" w:rsidRDefault="00FE0C21">
      <w:pPr>
        <w:pStyle w:val="Heading3"/>
        <w:rPr>
          <w:del w:id="4266" w:author="Andries Pandia" w:date="2025-08-22T14:22:00Z"/>
          <w:lang w:val="id-ID"/>
          <w:rPrChange w:id="4267" w:author="Andries Pandia" w:date="2025-08-26T08:27:00Z">
            <w:rPr>
              <w:del w:id="4268" w:author="Andries Pandia" w:date="2025-08-22T14:22:00Z"/>
            </w:rPr>
          </w:rPrChange>
        </w:rPr>
      </w:pPr>
      <w:bookmarkStart w:id="4269" w:name="_Toc206166272"/>
      <w:del w:id="4270" w:author="Andries Pandia" w:date="2025-08-22T14:22:00Z">
        <w:r w:rsidRPr="00BB0106" w:rsidDel="00EF76E4">
          <w:rPr>
            <w:b w:val="0"/>
            <w:lang w:val="id-ID"/>
            <w:rPrChange w:id="4271" w:author="Andries Pandia" w:date="2025-08-26T08:27:00Z">
              <w:rPr>
                <w:b w:val="0"/>
                <w:color w:val="000000"/>
                <w:lang w:val="en-US"/>
              </w:rPr>
            </w:rPrChange>
          </w:rPr>
          <w:delText>3.</w:delText>
        </w:r>
      </w:del>
      <w:del w:id="4272" w:author="Andries Pandia" w:date="2025-08-21T18:23:00Z">
        <w:r w:rsidR="00B1210E" w:rsidRPr="00BB0106" w:rsidDel="00C77B5C">
          <w:rPr>
            <w:b w:val="0"/>
            <w:lang w:val="id-ID"/>
            <w:rPrChange w:id="4273" w:author="Andries Pandia" w:date="2025-08-26T08:27:00Z">
              <w:rPr>
                <w:b w:val="0"/>
                <w:color w:val="000000"/>
                <w:lang w:val="en-US"/>
              </w:rPr>
            </w:rPrChange>
          </w:rPr>
          <w:delText>2</w:delText>
        </w:r>
      </w:del>
      <w:del w:id="4274" w:author="Andries Pandia" w:date="2025-08-22T14:22:00Z">
        <w:r w:rsidR="00B1210E" w:rsidRPr="00BB0106" w:rsidDel="00EF76E4">
          <w:rPr>
            <w:b w:val="0"/>
            <w:lang w:val="id-ID"/>
            <w:rPrChange w:id="4275" w:author="Andries Pandia" w:date="2025-08-26T08:27:00Z">
              <w:rPr>
                <w:b w:val="0"/>
                <w:color w:val="000000"/>
                <w:lang w:val="en-US"/>
              </w:rPr>
            </w:rPrChange>
          </w:rPr>
          <w:delText>.2</w:delText>
        </w:r>
      </w:del>
      <w:del w:id="4276" w:author="Andries Pandia" w:date="2025-08-21T18:23:00Z">
        <w:r w:rsidRPr="00BB0106" w:rsidDel="00C77B5C">
          <w:rPr>
            <w:b w:val="0"/>
            <w:lang w:val="id-ID"/>
            <w:rPrChange w:id="4277" w:author="Andries Pandia" w:date="2025-08-26T08:27:00Z">
              <w:rPr>
                <w:b w:val="0"/>
                <w:color w:val="000000"/>
                <w:lang w:val="en-US"/>
              </w:rPr>
            </w:rPrChange>
          </w:rPr>
          <w:tab/>
        </w:r>
      </w:del>
      <w:bookmarkEnd w:id="4239"/>
      <w:del w:id="4278" w:author="Andries Pandia" w:date="2025-08-22T14:22:00Z">
        <w:r w:rsidR="009328DB" w:rsidRPr="00BB0106" w:rsidDel="00EF76E4">
          <w:rPr>
            <w:b w:val="0"/>
            <w:lang w:val="id-ID"/>
            <w:rPrChange w:id="4279" w:author="Andries Pandia" w:date="2025-08-26T08:27:00Z">
              <w:rPr>
                <w:b w:val="0"/>
                <w:color w:val="000000"/>
                <w:lang w:val="en-US"/>
              </w:rPr>
            </w:rPrChange>
          </w:rPr>
          <w:delText>Teknik Pengumpulan Data</w:delText>
        </w:r>
        <w:bookmarkEnd w:id="4256"/>
        <w:bookmarkEnd w:id="4257"/>
        <w:bookmarkEnd w:id="4258"/>
        <w:bookmarkEnd w:id="4259"/>
        <w:bookmarkEnd w:id="4269"/>
        <w:r w:rsidRPr="00BB0106" w:rsidDel="00EF76E4">
          <w:rPr>
            <w:b w:val="0"/>
            <w:lang w:val="id-ID"/>
            <w:rPrChange w:id="4280" w:author="Andries Pandia" w:date="2025-08-26T08:27:00Z">
              <w:rPr>
                <w:b w:val="0"/>
                <w:color w:val="000000"/>
                <w:lang w:val="en-US"/>
              </w:rPr>
            </w:rPrChange>
          </w:rPr>
          <w:delText xml:space="preserve"> </w:delText>
        </w:r>
      </w:del>
    </w:p>
    <w:p w14:paraId="28D37739" w14:textId="3E3F537F" w:rsidR="009328DB" w:rsidRPr="00BB0106" w:rsidDel="00C90B35" w:rsidRDefault="009328DB">
      <w:pPr>
        <w:pStyle w:val="Heading3"/>
        <w:rPr>
          <w:del w:id="4281" w:author="Andries Pandia" w:date="2025-08-21T18:25:00Z"/>
          <w:lang w:val="id-ID"/>
          <w:rPrChange w:id="4282" w:author="Andries Pandia" w:date="2025-08-26T08:27:00Z">
            <w:rPr>
              <w:del w:id="4283" w:author="Andries Pandia" w:date="2025-08-21T18:25:00Z"/>
            </w:rPr>
          </w:rPrChange>
        </w:rPr>
        <w:pPrChange w:id="4284" w:author="Andries Pandia" w:date="2025-08-22T15:27:00Z">
          <w:pPr/>
        </w:pPrChange>
      </w:pPr>
      <w:del w:id="4285" w:author="Andries Pandia" w:date="2025-08-22T14:22:00Z">
        <w:r w:rsidRPr="00BB0106" w:rsidDel="00EF76E4">
          <w:rPr>
            <w:lang w:val="id-ID"/>
            <w:rPrChange w:id="4286" w:author="Andries Pandia" w:date="2025-08-26T08:27:00Z">
              <w:rPr/>
            </w:rPrChange>
          </w:rPr>
          <w:delText>Pengumpulan data dilakukan dengan mengunduh dataset resmi, melakukan pembersihan data menggunakan Pandas, dan mengintegrasikan data dari berbagai sumber.</w:delText>
        </w:r>
      </w:del>
    </w:p>
    <w:p w14:paraId="0776D145" w14:textId="74811EEE" w:rsidR="008A5548" w:rsidRPr="00BB0106" w:rsidDel="00C90B35" w:rsidRDefault="008A5548">
      <w:pPr>
        <w:pStyle w:val="Heading3"/>
        <w:rPr>
          <w:del w:id="4287" w:author="Andries Pandia" w:date="2025-08-21T18:25:00Z"/>
          <w:lang w:val="id-ID"/>
          <w:rPrChange w:id="4288" w:author="Andries Pandia" w:date="2025-08-26T08:27:00Z">
            <w:rPr>
              <w:del w:id="4289" w:author="Andries Pandia" w:date="2025-08-21T18:25:00Z"/>
            </w:rPr>
          </w:rPrChange>
        </w:rPr>
        <w:pPrChange w:id="4290" w:author="Andries Pandia" w:date="2025-08-22T15:27:00Z">
          <w:pPr/>
        </w:pPrChange>
      </w:pPr>
    </w:p>
    <w:p w14:paraId="62AD147E" w14:textId="33F2FF15" w:rsidR="008A5548" w:rsidRPr="00BB0106" w:rsidDel="00C90B35" w:rsidRDefault="008A5548">
      <w:pPr>
        <w:pStyle w:val="Heading3"/>
        <w:rPr>
          <w:del w:id="4291" w:author="Andries Pandia" w:date="2025-08-21T18:25:00Z"/>
          <w:lang w:val="id-ID"/>
          <w:rPrChange w:id="4292" w:author="Andries Pandia" w:date="2025-08-26T08:27:00Z">
            <w:rPr>
              <w:del w:id="4293" w:author="Andries Pandia" w:date="2025-08-21T18:25:00Z"/>
            </w:rPr>
          </w:rPrChange>
        </w:rPr>
        <w:pPrChange w:id="4294" w:author="Andries Pandia" w:date="2025-08-22T15:27:00Z">
          <w:pPr/>
        </w:pPrChange>
      </w:pPr>
    </w:p>
    <w:p w14:paraId="22AE027E" w14:textId="0D794E5C" w:rsidR="00C90B35" w:rsidRPr="00A96BCD" w:rsidDel="00C90B35" w:rsidRDefault="00C90B35">
      <w:pPr>
        <w:pStyle w:val="Heading3"/>
        <w:rPr>
          <w:del w:id="4295" w:author="Andries Pandia" w:date="2025-08-21T18:25:00Z"/>
        </w:rPr>
        <w:pPrChange w:id="4296" w:author="Andries Pandia" w:date="2025-08-22T15:27:00Z">
          <w:pPr>
            <w:pStyle w:val="ListParagraph"/>
          </w:pPr>
        </w:pPrChange>
      </w:pPr>
    </w:p>
    <w:p w14:paraId="7263C2F3" w14:textId="1B968CED" w:rsidR="00FE0C21" w:rsidRPr="00BB0106" w:rsidRDefault="00FE0C21">
      <w:pPr>
        <w:pStyle w:val="Heading3"/>
        <w:rPr>
          <w:lang w:val="id-ID"/>
          <w:rPrChange w:id="4297" w:author="Andries Pandia" w:date="2025-08-26T08:27:00Z">
            <w:rPr/>
          </w:rPrChange>
        </w:rPr>
        <w:pPrChange w:id="4298" w:author="Andries Pandia" w:date="2025-08-22T15:27:00Z">
          <w:pPr>
            <w:pStyle w:val="Heading2"/>
          </w:pPr>
        </w:pPrChange>
      </w:pPr>
      <w:bookmarkStart w:id="4299" w:name="_Toc205565624"/>
      <w:bookmarkStart w:id="4300" w:name="_Toc205823119"/>
      <w:bookmarkStart w:id="4301" w:name="_Toc205823191"/>
      <w:bookmarkStart w:id="4302" w:name="_Toc205823354"/>
      <w:bookmarkStart w:id="4303" w:name="_Toc205823460"/>
      <w:bookmarkStart w:id="4304" w:name="_Toc206166273"/>
      <w:bookmarkStart w:id="4305" w:name="_Toc206780705"/>
      <w:r w:rsidRPr="00BB0106">
        <w:rPr>
          <w:lang w:val="id-ID"/>
          <w:rPrChange w:id="4306" w:author="Andries Pandia" w:date="2025-08-26T08:27:00Z">
            <w:rPr/>
          </w:rPrChange>
        </w:rPr>
        <w:t>3.</w:t>
      </w:r>
      <w:del w:id="4307" w:author="Andries Pandia" w:date="2025-08-21T18:25:00Z">
        <w:r w:rsidR="00B1210E" w:rsidRPr="00BB0106" w:rsidDel="00C90B35">
          <w:rPr>
            <w:lang w:val="id-ID"/>
            <w:rPrChange w:id="4308" w:author="Andries Pandia" w:date="2025-08-26T08:27:00Z">
              <w:rPr/>
            </w:rPrChange>
          </w:rPr>
          <w:delText>3</w:delText>
        </w:r>
      </w:del>
      <w:ins w:id="4309" w:author="Andries Pandia" w:date="2025-08-22T15:23:00Z">
        <w:r w:rsidR="00063021" w:rsidRPr="00BB0106">
          <w:rPr>
            <w:lang w:val="id-ID"/>
            <w:rPrChange w:id="4310" w:author="Andries Pandia" w:date="2025-08-26T08:27:00Z">
              <w:rPr/>
            </w:rPrChange>
          </w:rPr>
          <w:t>2</w:t>
        </w:r>
      </w:ins>
      <w:ins w:id="4311" w:author="Andries Pandia" w:date="2025-08-21T18:25:00Z">
        <w:r w:rsidR="00C90B35" w:rsidRPr="00BB0106">
          <w:rPr>
            <w:lang w:val="id-ID"/>
            <w:rPrChange w:id="4312" w:author="Andries Pandia" w:date="2025-08-26T08:27:00Z">
              <w:rPr/>
            </w:rPrChange>
          </w:rPr>
          <w:t>.</w:t>
        </w:r>
      </w:ins>
      <w:ins w:id="4313" w:author="Andries Pandia" w:date="2025-08-22T15:23:00Z">
        <w:r w:rsidR="00063021" w:rsidRPr="00BB0106">
          <w:rPr>
            <w:lang w:val="id-ID"/>
            <w:rPrChange w:id="4314" w:author="Andries Pandia" w:date="2025-08-26T08:27:00Z">
              <w:rPr/>
            </w:rPrChange>
          </w:rPr>
          <w:t>2</w:t>
        </w:r>
      </w:ins>
      <w:ins w:id="4315" w:author="Andries Pandia" w:date="2025-08-22T17:51:00Z">
        <w:r w:rsidR="0099148D" w:rsidRPr="00BB0106">
          <w:rPr>
            <w:lang w:val="id-ID"/>
            <w:rPrChange w:id="4316" w:author="Andries Pandia" w:date="2025-08-26T08:27:00Z">
              <w:rPr/>
            </w:rPrChange>
          </w:rPr>
          <w:t>.</w:t>
        </w:r>
      </w:ins>
      <w:ins w:id="4317" w:author="Andries Pandia" w:date="2025-08-22T18:45:00Z">
        <w:r w:rsidR="0099148D" w:rsidRPr="00BB0106">
          <w:rPr>
            <w:lang w:val="id-ID"/>
            <w:rPrChange w:id="4318" w:author="Andries Pandia" w:date="2025-08-26T08:27:00Z">
              <w:rPr/>
            </w:rPrChange>
          </w:rPr>
          <w:tab/>
        </w:r>
      </w:ins>
      <w:del w:id="4319" w:author="Andries Pandia" w:date="2025-08-21T18:25:00Z">
        <w:r w:rsidRPr="00BB0106" w:rsidDel="00C90B35">
          <w:rPr>
            <w:lang w:val="id-ID"/>
            <w:rPrChange w:id="4320" w:author="Andries Pandia" w:date="2025-08-26T08:27:00Z">
              <w:rPr/>
            </w:rPrChange>
          </w:rPr>
          <w:tab/>
        </w:r>
      </w:del>
      <w:bookmarkEnd w:id="4299"/>
      <w:r w:rsidR="009328DB" w:rsidRPr="00BB0106">
        <w:rPr>
          <w:lang w:val="id-ID"/>
          <w:rPrChange w:id="4321" w:author="Andries Pandia" w:date="2025-08-26T08:27:00Z">
            <w:rPr/>
          </w:rPrChange>
        </w:rPr>
        <w:t>Teknik Analisis Data</w:t>
      </w:r>
      <w:bookmarkEnd w:id="4300"/>
      <w:bookmarkEnd w:id="4301"/>
      <w:bookmarkEnd w:id="4302"/>
      <w:bookmarkEnd w:id="4303"/>
      <w:bookmarkEnd w:id="4304"/>
      <w:bookmarkEnd w:id="4305"/>
    </w:p>
    <w:p w14:paraId="3991958F" w14:textId="77777777" w:rsidR="00A72CFA" w:rsidRPr="00BB0106" w:rsidRDefault="00CB2D27">
      <w:pPr>
        <w:rPr>
          <w:ins w:id="4322" w:author="Andries Pandia" w:date="2025-08-22T17:51:00Z"/>
          <w:noProof/>
          <w:lang w:val="id-ID"/>
        </w:rPr>
        <w:pPrChange w:id="4323" w:author="Andries Pandia" w:date="2025-08-22T18:46:00Z">
          <w:pPr>
            <w:pStyle w:val="s7"/>
            <w:tabs>
              <w:tab w:val="left" w:pos="567"/>
              <w:tab w:val="left" w:pos="1560"/>
              <w:tab w:val="left" w:pos="7371"/>
            </w:tabs>
            <w:spacing w:before="0" w:beforeAutospacing="0" w:after="0" w:afterAutospacing="0"/>
            <w:ind w:firstLine="567"/>
          </w:pPr>
        </w:pPrChange>
      </w:pPr>
      <w:r w:rsidRPr="00BB0106">
        <w:rPr>
          <w:noProof/>
          <w:kern w:val="2"/>
          <w:lang w:val="id-ID"/>
          <w14:ligatures w14:val="standardContextual"/>
          <w:rPrChange w:id="4324" w:author="Andries Pandia" w:date="2025-08-26T08:27:00Z">
            <w:rPr>
              <w:rStyle w:val="s6"/>
              <w:color w:val="000000"/>
            </w:rPr>
          </w:rPrChange>
        </w:rPr>
        <w:t xml:space="preserve">   </w:t>
      </w:r>
      <w:r w:rsidR="00357BE3" w:rsidRPr="00BB0106">
        <w:rPr>
          <w:noProof/>
          <w:kern w:val="2"/>
          <w:lang w:val="id-ID"/>
          <w14:ligatures w14:val="standardContextual"/>
          <w:rPrChange w:id="4325" w:author="Andries Pandia" w:date="2025-08-26T08:27:00Z">
            <w:rPr>
              <w:rStyle w:val="s6"/>
              <w:color w:val="000000"/>
            </w:rPr>
          </w:rPrChange>
        </w:rPr>
        <w:t xml:space="preserve">Analisis data dilakukan menggunakan bahasa pemrograman Python dengan bantuan </w:t>
      </w:r>
      <w:r w:rsidR="00357BE3" w:rsidRPr="00BB0106">
        <w:rPr>
          <w:i/>
          <w:noProof/>
          <w:kern w:val="2"/>
          <w:lang w:val="id-ID"/>
          <w14:ligatures w14:val="standardContextual"/>
          <w:rPrChange w:id="4326" w:author="Andries Pandia" w:date="2025-08-26T08:27:00Z">
            <w:rPr>
              <w:rStyle w:val="s6"/>
              <w:color w:val="000000"/>
            </w:rPr>
          </w:rPrChange>
        </w:rPr>
        <w:t>library</w:t>
      </w:r>
      <w:r w:rsidR="00357BE3" w:rsidRPr="00BB0106">
        <w:rPr>
          <w:noProof/>
          <w:kern w:val="2"/>
          <w:lang w:val="id-ID"/>
          <w14:ligatures w14:val="standardContextual"/>
          <w:rPrChange w:id="4327" w:author="Andries Pandia" w:date="2025-08-26T08:27:00Z">
            <w:rPr>
              <w:rStyle w:val="s6"/>
              <w:color w:val="000000"/>
            </w:rPr>
          </w:rPrChange>
        </w:rPr>
        <w:t xml:space="preserve"> Pandas, NumPy, Matplotlib, dan Seaborn.</w:t>
      </w:r>
      <w:ins w:id="4328" w:author="Andries Pandia" w:date="2025-08-21T18:42:00Z">
        <w:r w:rsidR="007141B3" w:rsidRPr="00BB0106">
          <w:rPr>
            <w:noProof/>
            <w:lang w:val="id-ID"/>
          </w:rPr>
          <w:t xml:space="preserve"> </w:t>
        </w:r>
      </w:ins>
      <w:del w:id="4329" w:author="Andries Pandia" w:date="2025-08-21T18:42:00Z">
        <w:r w:rsidR="00357BE3" w:rsidRPr="00BB0106" w:rsidDel="007141B3">
          <w:rPr>
            <w:noProof/>
            <w:kern w:val="2"/>
            <w:lang w:val="id-ID"/>
            <w14:ligatures w14:val="standardContextual"/>
            <w:rPrChange w:id="4330" w:author="Andries Pandia" w:date="2025-08-26T08:27:00Z">
              <w:rPr>
                <w:rStyle w:val="s6"/>
                <w:color w:val="000000"/>
              </w:rPr>
            </w:rPrChange>
          </w:rPr>
          <w:delText xml:space="preserve"> </w:delText>
        </w:r>
      </w:del>
      <w:r w:rsidR="00357BE3" w:rsidRPr="00BB0106">
        <w:rPr>
          <w:noProof/>
          <w:kern w:val="2"/>
          <w:lang w:val="id-ID"/>
          <w14:ligatures w14:val="standardContextual"/>
          <w:rPrChange w:id="4331" w:author="Andries Pandia" w:date="2025-08-26T08:27:00Z">
            <w:rPr>
              <w:rStyle w:val="s6"/>
              <w:color w:val="000000"/>
            </w:rPr>
          </w:rPrChange>
        </w:rPr>
        <w:t>Tahapan analisis meliputi:</w:t>
      </w:r>
      <w:ins w:id="4332" w:author="Andries Pandia" w:date="2025-08-22T14:56:00Z">
        <w:r w:rsidR="005E50C3" w:rsidRPr="00BB0106">
          <w:rPr>
            <w:noProof/>
            <w:lang w:val="id-ID"/>
          </w:rPr>
          <w:t xml:space="preserve"> </w:t>
        </w:r>
        <w:r w:rsidR="005E50C3" w:rsidRPr="00BB0106">
          <w:rPr>
            <w:i/>
            <w:noProof/>
            <w:kern w:val="2"/>
            <w:lang w:val="id-ID"/>
            <w14:ligatures w14:val="standardContextual"/>
            <w:rPrChange w:id="4333" w:author="Andries Pandia" w:date="2025-08-26T08:27:00Z">
              <w:rPr>
                <w:lang w:val="en-US"/>
              </w:rPr>
            </w:rPrChange>
          </w:rPr>
          <w:t>import library</w:t>
        </w:r>
        <w:r w:rsidR="005E50C3" w:rsidRPr="00BB0106">
          <w:rPr>
            <w:noProof/>
            <w:lang w:val="id-ID"/>
          </w:rPr>
          <w:t xml:space="preserve">, </w:t>
        </w:r>
        <w:r w:rsidR="005E50C3" w:rsidRPr="00BB0106">
          <w:rPr>
            <w:i/>
            <w:noProof/>
            <w:kern w:val="2"/>
            <w:lang w:val="id-ID"/>
            <w14:ligatures w14:val="standardContextual"/>
            <w:rPrChange w:id="4334" w:author="Andries Pandia" w:date="2025-08-26T08:27:00Z">
              <w:rPr>
                <w:lang w:val="en-US"/>
              </w:rPr>
            </w:rPrChange>
          </w:rPr>
          <w:t>load dataset</w:t>
        </w:r>
        <w:r w:rsidR="005E50C3" w:rsidRPr="00BB0106">
          <w:rPr>
            <w:noProof/>
            <w:lang w:val="id-ID"/>
          </w:rPr>
          <w:t xml:space="preserve">, dan </w:t>
        </w:r>
        <w:r w:rsidR="005E50C3" w:rsidRPr="00BB0106">
          <w:rPr>
            <w:i/>
            <w:noProof/>
            <w:kern w:val="2"/>
            <w:lang w:val="id-ID"/>
            <w14:ligatures w14:val="standardContextual"/>
            <w:rPrChange w:id="4335" w:author="Andries Pandia" w:date="2025-08-26T08:27:00Z">
              <w:rPr>
                <w:lang w:val="en-US"/>
              </w:rPr>
            </w:rPrChange>
          </w:rPr>
          <w:t>data cleaning</w:t>
        </w:r>
        <w:r w:rsidR="005E50C3" w:rsidRPr="00BB0106">
          <w:rPr>
            <w:noProof/>
            <w:lang w:val="id-ID"/>
          </w:rPr>
          <w:t>.</w:t>
        </w:r>
      </w:ins>
    </w:p>
    <w:p w14:paraId="631C65B9" w14:textId="77777777" w:rsidR="00A72CFA" w:rsidRPr="00BB0106" w:rsidRDefault="00A72CFA">
      <w:pPr>
        <w:rPr>
          <w:ins w:id="4336" w:author="Andries Pandia" w:date="2025-08-22T17:51:00Z"/>
          <w:noProof/>
          <w:lang w:val="id-ID"/>
        </w:rPr>
        <w:pPrChange w:id="4337" w:author="Andries Pandia" w:date="2025-08-22T18:01:00Z">
          <w:pPr>
            <w:pStyle w:val="s7"/>
            <w:tabs>
              <w:tab w:val="left" w:pos="567"/>
              <w:tab w:val="left" w:pos="1560"/>
              <w:tab w:val="left" w:pos="7371"/>
            </w:tabs>
            <w:spacing w:before="0" w:beforeAutospacing="0" w:after="0" w:afterAutospacing="0"/>
            <w:ind w:firstLine="567"/>
          </w:pPr>
        </w:pPrChange>
      </w:pPr>
    </w:p>
    <w:p w14:paraId="7C005D3A" w14:textId="21235263" w:rsidR="009D510D" w:rsidRPr="00BB0106" w:rsidDel="007141B3" w:rsidRDefault="000C4C2C">
      <w:pPr>
        <w:pStyle w:val="Heading4"/>
        <w:ind w:firstLine="0"/>
        <w:rPr>
          <w:del w:id="4338" w:author="Andries Pandia" w:date="2025-08-21T18:43:00Z"/>
          <w:rFonts w:eastAsiaTheme="majorEastAsia"/>
          <w:lang w:val="id-ID"/>
          <w:rPrChange w:id="4339" w:author="Andries Pandia" w:date="2025-08-26T08:27:00Z">
            <w:rPr>
              <w:del w:id="4340" w:author="Andries Pandia" w:date="2025-08-21T18:43:00Z"/>
              <w:rStyle w:val="Heading2Char"/>
              <w:kern w:val="2"/>
              <w14:ligatures w14:val="standardContextual"/>
            </w:rPr>
          </w:rPrChange>
        </w:rPr>
        <w:pPrChange w:id="4341" w:author="Andries Pandia" w:date="2025-08-26T08:13:00Z">
          <w:pPr>
            <w:pStyle w:val="s7"/>
            <w:tabs>
              <w:tab w:val="left" w:pos="2268"/>
              <w:tab w:val="left" w:pos="7371"/>
            </w:tabs>
            <w:spacing w:before="0" w:beforeAutospacing="0" w:after="0" w:afterAutospacing="0"/>
            <w:ind w:firstLine="567"/>
          </w:pPr>
        </w:pPrChange>
      </w:pPr>
      <w:ins w:id="4342" w:author="Andries Pandia" w:date="2025-08-22T15:39:00Z">
        <w:r w:rsidRPr="00BB0106">
          <w:rPr>
            <w:b w:val="0"/>
            <w:lang w:val="id-ID"/>
            <w:rPrChange w:id="4343" w:author="Andries Pandia" w:date="2025-08-26T08:27:00Z">
              <w:rPr>
                <w:rFonts w:eastAsiaTheme="majorEastAsia" w:cstheme="majorBidi"/>
                <w:b/>
                <w:noProof/>
                <w:color w:val="000000"/>
                <w:spacing w:val="15"/>
                <w:lang w:val="en-US"/>
              </w:rPr>
            </w:rPrChange>
          </w:rPr>
          <w:t>3.2.2.1</w:t>
        </w:r>
      </w:ins>
      <w:ins w:id="4344" w:author="Andries Pandia" w:date="2025-08-22T15:26:00Z">
        <w:r w:rsidR="00063021" w:rsidRPr="00BB0106">
          <w:rPr>
            <w:lang w:val="id-ID"/>
          </w:rPr>
          <w:t xml:space="preserve">. </w:t>
        </w:r>
      </w:ins>
      <w:del w:id="4345" w:author="Andries Pandia" w:date="2025-08-21T18:25:00Z">
        <w:r w:rsidR="00357BE3" w:rsidRPr="00BB0106" w:rsidDel="00C90B35">
          <w:rPr>
            <w:i/>
            <w:lang w:val="id-ID"/>
            <w:rPrChange w:id="4346" w:author="Andries Pandia" w:date="2025-08-26T08:27:00Z">
              <w:rPr>
                <w:color w:val="000000"/>
              </w:rPr>
            </w:rPrChange>
          </w:rPr>
          <w:br/>
        </w:r>
        <w:r w:rsidR="00357BE3" w:rsidRPr="00BB0106" w:rsidDel="00C90B35">
          <w:rPr>
            <w:i/>
            <w:lang w:val="id-ID"/>
            <w:rPrChange w:id="4347" w:author="Andries Pandia" w:date="2025-08-26T08:27:00Z">
              <w:rPr>
                <w:color w:val="000000"/>
              </w:rPr>
            </w:rPrChange>
          </w:rPr>
          <w:br/>
        </w:r>
      </w:del>
      <w:del w:id="4348" w:author="Andries Pandia" w:date="2025-08-21T18:43:00Z">
        <w:r w:rsidR="009D510D" w:rsidRPr="00BB0106" w:rsidDel="007141B3">
          <w:rPr>
            <w:rFonts w:eastAsiaTheme="majorEastAsia"/>
            <w:i/>
            <w:lang w:val="id-ID"/>
            <w:rPrChange w:id="4349" w:author="Andries Pandia" w:date="2025-08-26T08:27:00Z">
              <w:rPr>
                <w:rStyle w:val="Heading3Char"/>
              </w:rPr>
            </w:rPrChange>
          </w:rPr>
          <w:delText>3.</w:delText>
        </w:r>
        <w:r w:rsidR="00B1210E" w:rsidRPr="00BB0106" w:rsidDel="007141B3">
          <w:rPr>
            <w:rFonts w:eastAsiaTheme="majorEastAsia"/>
            <w:i/>
            <w:lang w:val="id-ID"/>
            <w:rPrChange w:id="4350" w:author="Andries Pandia" w:date="2025-08-26T08:27:00Z">
              <w:rPr>
                <w:rStyle w:val="Heading3Char"/>
              </w:rPr>
            </w:rPrChange>
          </w:rPr>
          <w:delText>3</w:delText>
        </w:r>
        <w:r w:rsidR="009D510D" w:rsidRPr="00BB0106" w:rsidDel="007141B3">
          <w:rPr>
            <w:rFonts w:eastAsiaTheme="majorEastAsia"/>
            <w:i/>
            <w:lang w:val="id-ID"/>
            <w:rPrChange w:id="4351" w:author="Andries Pandia" w:date="2025-08-26T08:27:00Z">
              <w:rPr>
                <w:rStyle w:val="Heading3Char"/>
              </w:rPr>
            </w:rPrChange>
          </w:rPr>
          <w:delText xml:space="preserve">.1 </w:delText>
        </w:r>
      </w:del>
      <w:r w:rsidR="00357BE3" w:rsidRPr="00BB0106">
        <w:rPr>
          <w:rFonts w:eastAsiaTheme="majorEastAsia"/>
          <w:i/>
          <w:lang w:val="id-ID"/>
          <w:rPrChange w:id="4352" w:author="Andries Pandia" w:date="2025-08-26T08:27:00Z">
            <w:rPr>
              <w:rStyle w:val="Heading3Char"/>
            </w:rPr>
          </w:rPrChange>
        </w:rPr>
        <w:t>Import</w:t>
      </w:r>
      <w:r w:rsidR="00B26B26" w:rsidRPr="00BB0106">
        <w:rPr>
          <w:rFonts w:eastAsiaTheme="majorEastAsia"/>
          <w:i/>
          <w:lang w:val="id-ID"/>
          <w:rPrChange w:id="4353" w:author="Andries Pandia" w:date="2025-08-26T08:27:00Z">
            <w:rPr>
              <w:rStyle w:val="Heading3Char"/>
            </w:rPr>
          </w:rPrChange>
        </w:rPr>
        <w:t xml:space="preserve"> </w:t>
      </w:r>
      <w:r w:rsidR="00357BE3" w:rsidRPr="00BB0106">
        <w:rPr>
          <w:rFonts w:eastAsiaTheme="majorEastAsia"/>
          <w:i/>
          <w:lang w:val="id-ID"/>
          <w:rPrChange w:id="4354" w:author="Andries Pandia" w:date="2025-08-26T08:27:00Z">
            <w:rPr>
              <w:rStyle w:val="Heading3Char"/>
            </w:rPr>
          </w:rPrChange>
        </w:rPr>
        <w:t>Library</w:t>
      </w:r>
    </w:p>
    <w:p w14:paraId="4FB86DC4" w14:textId="77777777" w:rsidR="007141B3" w:rsidRPr="00BB0106" w:rsidRDefault="00357BE3">
      <w:pPr>
        <w:pStyle w:val="Heading4"/>
        <w:ind w:firstLine="0"/>
        <w:rPr>
          <w:ins w:id="4355" w:author="Andries Pandia" w:date="2025-08-21T18:43:00Z"/>
          <w:rStyle w:val="s6"/>
          <w:lang w:val="id-ID"/>
          <w:rPrChange w:id="4356" w:author="Andries Pandia" w:date="2025-08-26T08:27:00Z">
            <w:rPr>
              <w:ins w:id="4357" w:author="Andries Pandia" w:date="2025-08-21T18:43:00Z"/>
              <w:rStyle w:val="s6"/>
              <w:noProof/>
              <w:color w:val="000000"/>
              <w:kern w:val="2"/>
              <w:lang w:val="en-US"/>
              <w14:ligatures w14:val="standardContextual"/>
            </w:rPr>
          </w:rPrChange>
        </w:rPr>
        <w:pPrChange w:id="4358" w:author="Andries Pandia" w:date="2025-08-26T08:13:00Z">
          <w:pPr>
            <w:pStyle w:val="s7"/>
            <w:tabs>
              <w:tab w:val="left" w:pos="567"/>
              <w:tab w:val="left" w:pos="1560"/>
              <w:tab w:val="left" w:pos="7371"/>
            </w:tabs>
            <w:spacing w:before="0" w:beforeAutospacing="0" w:after="0" w:afterAutospacing="0"/>
            <w:ind w:firstLine="567"/>
          </w:pPr>
        </w:pPrChange>
      </w:pPr>
      <w:del w:id="4359" w:author="Andries Pandia" w:date="2025-08-21T18:43:00Z">
        <w:r w:rsidRPr="00BB0106" w:rsidDel="007141B3">
          <w:rPr>
            <w:rStyle w:val="Heading2Char"/>
            <w:rFonts w:cs="Times New Roman"/>
            <w:b/>
            <w:color w:val="auto"/>
            <w:spacing w:val="0"/>
            <w:lang w:val="id-ID"/>
            <w:rPrChange w:id="4360" w:author="Andries Pandia" w:date="2025-08-26T08:27:00Z">
              <w:rPr>
                <w:rStyle w:val="Heading2Char"/>
                <w:rFonts w:cs="Times New Roman"/>
                <w:bCs/>
                <w:color w:val="auto"/>
                <w:spacing w:val="0"/>
                <w:lang w:val="id-ID"/>
              </w:rPr>
            </w:rPrChange>
          </w:rPr>
          <w:br/>
        </w:r>
        <w:r w:rsidRPr="00BB0106" w:rsidDel="007141B3">
          <w:rPr>
            <w:rStyle w:val="s6"/>
            <w:lang w:val="id-ID"/>
            <w:rPrChange w:id="4361" w:author="Andries Pandia" w:date="2025-08-26T08:27:00Z">
              <w:rPr>
                <w:rStyle w:val="s6"/>
                <w:b/>
                <w:bCs/>
                <w:color w:val="000000"/>
              </w:rPr>
            </w:rPrChange>
          </w:rPr>
          <w:delText xml:space="preserve">  </w:delText>
        </w:r>
      </w:del>
    </w:p>
    <w:p w14:paraId="0E6DA982" w14:textId="4EDCA713" w:rsidR="00357BE3" w:rsidRPr="00BB0106" w:rsidRDefault="00CB2D27">
      <w:pPr>
        <w:rPr>
          <w:ins w:id="4362" w:author="Andries Pandia" w:date="2025-08-21T18:48:00Z"/>
          <w:rStyle w:val="s6"/>
          <w:rFonts w:eastAsiaTheme="majorEastAsia" w:cstheme="majorBidi"/>
          <w:b/>
          <w:bCs/>
          <w:noProof/>
          <w:color w:val="000000"/>
          <w:spacing w:val="15"/>
          <w:kern w:val="2"/>
          <w:szCs w:val="28"/>
          <w:lang w:val="id-ID"/>
          <w14:ligatures w14:val="standardContextual"/>
        </w:rPr>
        <w:pPrChange w:id="4363" w:author="Andries Pandia" w:date="2025-08-22T19:27:00Z">
          <w:pPr>
            <w:pStyle w:val="s7"/>
            <w:tabs>
              <w:tab w:val="left" w:pos="567"/>
              <w:tab w:val="left" w:pos="1560"/>
              <w:tab w:val="left" w:pos="7371"/>
            </w:tabs>
            <w:spacing w:before="0" w:beforeAutospacing="0" w:after="0" w:afterAutospacing="0"/>
            <w:ind w:firstLine="567"/>
          </w:pPr>
        </w:pPrChange>
      </w:pPr>
      <w:del w:id="4364" w:author="Andries Pandia" w:date="2025-08-21T18:43:00Z">
        <w:r w:rsidRPr="00BB0106" w:rsidDel="007141B3">
          <w:rPr>
            <w:rStyle w:val="s6"/>
            <w:noProof/>
            <w:color w:val="000000"/>
            <w:lang w:val="id-ID"/>
          </w:rPr>
          <w:tab/>
        </w:r>
      </w:del>
      <w:r w:rsidR="00357BE3" w:rsidRPr="00BB0106">
        <w:rPr>
          <w:rStyle w:val="s6"/>
          <w:noProof/>
          <w:color w:val="000000"/>
          <w:lang w:val="id-ID"/>
        </w:rPr>
        <w:t xml:space="preserve">Mengimpor </w:t>
      </w:r>
      <w:r w:rsidR="00357BE3" w:rsidRPr="00BB0106">
        <w:rPr>
          <w:rStyle w:val="s6"/>
          <w:i/>
          <w:noProof/>
          <w:color w:val="000000"/>
          <w:kern w:val="2"/>
          <w:lang w:val="id-ID"/>
          <w14:ligatures w14:val="standardContextual"/>
          <w:rPrChange w:id="4365" w:author="Andries Pandia" w:date="2025-08-26T08:27:00Z">
            <w:rPr>
              <w:rStyle w:val="s6"/>
              <w:color w:val="000000"/>
            </w:rPr>
          </w:rPrChange>
        </w:rPr>
        <w:t>library</w:t>
      </w:r>
      <w:r w:rsidR="00357BE3" w:rsidRPr="00BB0106">
        <w:rPr>
          <w:rStyle w:val="s6"/>
          <w:noProof/>
          <w:color w:val="000000"/>
          <w:lang w:val="id-ID"/>
        </w:rPr>
        <w:t xml:space="preserve"> yang dibutuhkan untuk pemrosesan data, perhitungan statistik, dan pembuatan visualisasi</w:t>
      </w:r>
      <w:ins w:id="4366" w:author="Andries Pandia" w:date="2025-08-22T10:39:00Z">
        <w:r w:rsidR="00C87EE2" w:rsidRPr="00BB0106">
          <w:rPr>
            <w:rStyle w:val="s6"/>
            <w:noProof/>
            <w:color w:val="000000"/>
            <w:lang w:val="id-ID"/>
          </w:rPr>
          <w:t xml:space="preserve"> (</w:t>
        </w:r>
      </w:ins>
      <w:del w:id="4367" w:author="Andries Pandia" w:date="2025-08-22T10:39:00Z">
        <w:r w:rsidR="00357BE3" w:rsidRPr="00BB0106" w:rsidDel="00C87EE2">
          <w:rPr>
            <w:rStyle w:val="s6"/>
            <w:noProof/>
            <w:color w:val="000000"/>
            <w:lang w:val="id-ID"/>
          </w:rPr>
          <w:delText xml:space="preserve"> pada g</w:delText>
        </w:r>
      </w:del>
      <w:ins w:id="4368" w:author="Andries Pandia" w:date="2025-08-22T10:39:00Z">
        <w:r w:rsidR="00C87EE2" w:rsidRPr="00BB0106">
          <w:rPr>
            <w:rStyle w:val="s6"/>
            <w:noProof/>
            <w:color w:val="000000"/>
            <w:lang w:val="id-ID"/>
          </w:rPr>
          <w:t>G</w:t>
        </w:r>
      </w:ins>
      <w:r w:rsidR="00357BE3" w:rsidRPr="00BB0106">
        <w:rPr>
          <w:rStyle w:val="s6"/>
          <w:noProof/>
          <w:color w:val="000000"/>
          <w:lang w:val="id-ID"/>
        </w:rPr>
        <w:t>ambar 3.2</w:t>
      </w:r>
      <w:del w:id="4369" w:author="Andries Pandia" w:date="2025-08-22T14:57:00Z">
        <w:r w:rsidR="00357BE3" w:rsidRPr="00BB0106" w:rsidDel="005E50C3">
          <w:rPr>
            <w:rStyle w:val="s6"/>
            <w:noProof/>
            <w:color w:val="000000"/>
            <w:lang w:val="id-ID"/>
          </w:rPr>
          <w:delText>.</w:delText>
        </w:r>
      </w:del>
      <w:ins w:id="4370" w:author="Andries Pandia" w:date="2025-08-22T10:39:00Z">
        <w:r w:rsidR="00C87EE2" w:rsidRPr="00BB0106">
          <w:rPr>
            <w:rStyle w:val="s6"/>
            <w:noProof/>
            <w:color w:val="000000"/>
            <w:lang w:val="id-ID"/>
          </w:rPr>
          <w:t>)</w:t>
        </w:r>
      </w:ins>
      <w:ins w:id="4371" w:author="Andries Pandia" w:date="2025-08-22T10:40:00Z">
        <w:r w:rsidR="00C87EE2" w:rsidRPr="00BB0106">
          <w:rPr>
            <w:rStyle w:val="s6"/>
            <w:noProof/>
            <w:color w:val="000000"/>
            <w:lang w:val="id-ID"/>
          </w:rPr>
          <w:t>.</w:t>
        </w:r>
      </w:ins>
    </w:p>
    <w:p w14:paraId="3C96E746" w14:textId="77777777" w:rsidR="007141B3" w:rsidRPr="00BB0106" w:rsidRDefault="007141B3">
      <w:pPr>
        <w:rPr>
          <w:rStyle w:val="s6"/>
          <w:noProof/>
          <w:color w:val="000000"/>
          <w:kern w:val="2"/>
          <w:lang w:val="id-ID"/>
          <w14:ligatures w14:val="standardContextual"/>
        </w:rPr>
        <w:pPrChange w:id="4372" w:author="Andries Pandia" w:date="2025-08-22T19:26:00Z">
          <w:pPr>
            <w:pStyle w:val="s7"/>
            <w:tabs>
              <w:tab w:val="left" w:pos="567"/>
              <w:tab w:val="left" w:pos="1560"/>
              <w:tab w:val="left" w:pos="7371"/>
            </w:tabs>
            <w:spacing w:before="0" w:beforeAutospacing="0" w:after="0" w:afterAutospacing="0"/>
            <w:ind w:firstLine="567"/>
          </w:pPr>
        </w:pPrChange>
      </w:pPr>
    </w:p>
    <w:p w14:paraId="165CF314" w14:textId="77777777" w:rsidR="0049698A" w:rsidRPr="00BB0106" w:rsidRDefault="00357BE3" w:rsidP="0049698A">
      <w:pPr>
        <w:pStyle w:val="s7"/>
        <w:keepNext/>
        <w:spacing w:before="0" w:beforeAutospacing="0" w:after="0" w:afterAutospacing="0"/>
        <w:jc w:val="center"/>
        <w:rPr>
          <w:noProof/>
          <w:lang w:val="id-ID"/>
        </w:rPr>
      </w:pPr>
      <w:r w:rsidRPr="00BB0106">
        <w:rPr>
          <w:noProof/>
          <w:color w:val="000000"/>
          <w:lang w:val="id-ID"/>
          <w14:ligatures w14:val="standardContextual"/>
          <w:rPrChange w:id="4373" w:author="Andries Pandia" w:date="2025-08-26T08:27:00Z">
            <w:rPr>
              <w:noProof/>
              <w:color w:val="000000"/>
              <w:lang w:val="en-US"/>
              <w14:ligatures w14:val="standardContextual"/>
            </w:rPr>
          </w:rPrChange>
        </w:rPr>
        <w:drawing>
          <wp:inline distT="0" distB="0" distL="0" distR="0" wp14:anchorId="0F2B4A48" wp14:editId="13DDF3D9">
            <wp:extent cx="2913616" cy="1169670"/>
            <wp:effectExtent l="0" t="0" r="0" b="0"/>
            <wp:docPr id="1378289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9964" name="Picture 1378289964"/>
                    <pic:cNvPicPr/>
                  </pic:nvPicPr>
                  <pic:blipFill rotWithShape="1">
                    <a:blip r:embed="rId26">
                      <a:extLst>
                        <a:ext uri="{28A0092B-C50C-407E-A947-70E740481C1C}">
                          <a14:useLocalDpi xmlns:a14="http://schemas.microsoft.com/office/drawing/2010/main" val="0"/>
                        </a:ext>
                      </a:extLst>
                    </a:blip>
                    <a:srcRect l="1381" r="33747" b="-2"/>
                    <a:stretch>
                      <a:fillRect/>
                    </a:stretch>
                  </pic:blipFill>
                  <pic:spPr bwMode="auto">
                    <a:xfrm>
                      <a:off x="0" y="0"/>
                      <a:ext cx="2962138" cy="1189149"/>
                    </a:xfrm>
                    <a:prstGeom prst="rect">
                      <a:avLst/>
                    </a:prstGeom>
                    <a:ln>
                      <a:noFill/>
                    </a:ln>
                    <a:extLst>
                      <a:ext uri="{53640926-AAD7-44D8-BBD7-CCE9431645EC}">
                        <a14:shadowObscured xmlns:a14="http://schemas.microsoft.com/office/drawing/2010/main"/>
                      </a:ext>
                    </a:extLst>
                  </pic:spPr>
                </pic:pic>
              </a:graphicData>
            </a:graphic>
          </wp:inline>
        </w:drawing>
      </w:r>
    </w:p>
    <w:p w14:paraId="76EC00D3" w14:textId="53DDCA7C" w:rsidR="00130C3D" w:rsidRPr="00A96BCD" w:rsidRDefault="0049698A">
      <w:pPr>
        <w:pStyle w:val="TOF"/>
        <w:pPrChange w:id="4374" w:author="Andries Pandia" w:date="2025-08-26T08:17:00Z">
          <w:pPr>
            <w:pStyle w:val="Caption"/>
            <w:jc w:val="center"/>
          </w:pPr>
        </w:pPrChange>
      </w:pPr>
      <w:bookmarkStart w:id="4375" w:name="_Toc207091011"/>
      <w:r w:rsidRPr="00A96BCD">
        <w:t>Gambar 3.2</w:t>
      </w:r>
      <w:ins w:id="4376" w:author="Andries Pandia" w:date="2025-08-26T08:13:00Z">
        <w:r w:rsidR="004E35C9" w:rsidRPr="00BB0106">
          <w:rPr>
            <w:rPrChange w:id="4377" w:author="Andries Pandia" w:date="2025-08-26T08:27:00Z">
              <w:rPr>
                <w:i w:val="0"/>
                <w:lang w:val="en-US"/>
              </w:rPr>
            </w:rPrChange>
          </w:rPr>
          <w:t>.</w:t>
        </w:r>
      </w:ins>
      <w:r w:rsidRPr="00BB0106">
        <w:t xml:space="preserve"> Codingan </w:t>
      </w:r>
      <w:r w:rsidRPr="00BB0106">
        <w:rPr>
          <w:i/>
          <w:rPrChange w:id="4378" w:author="Andries Pandia" w:date="2025-08-26T08:27:00Z">
            <w:rPr/>
          </w:rPrChange>
        </w:rPr>
        <w:t>Import Library</w:t>
      </w:r>
      <w:bookmarkEnd w:id="4375"/>
      <w:r w:rsidRPr="00BB0106">
        <w:t xml:space="preserve"> </w:t>
      </w:r>
    </w:p>
    <w:p w14:paraId="17806F09" w14:textId="77777777" w:rsidR="00A72CFA" w:rsidRPr="00BB0106" w:rsidRDefault="00357BE3">
      <w:pPr>
        <w:rPr>
          <w:ins w:id="4379" w:author="Andries Pandia" w:date="2025-08-22T17:51:00Z"/>
          <w:noProof/>
          <w:lang w:val="id-ID"/>
        </w:rPr>
        <w:pPrChange w:id="4380" w:author="Andries Pandia" w:date="2025-08-22T18:48:00Z">
          <w:pPr>
            <w:pStyle w:val="s7"/>
            <w:spacing w:before="0" w:beforeAutospacing="0" w:after="0" w:afterAutospacing="0"/>
          </w:pPr>
        </w:pPrChange>
      </w:pPr>
      <w:del w:id="4381" w:author="Andries Pandia" w:date="2025-08-21T18:48:00Z">
        <w:r w:rsidRPr="00BB0106" w:rsidDel="007141B3">
          <w:rPr>
            <w:noProof/>
            <w:lang w:val="id-ID"/>
          </w:rPr>
          <w:br/>
        </w:r>
      </w:del>
      <w:bookmarkStart w:id="4382" w:name="_Toc205823120"/>
      <w:bookmarkStart w:id="4383" w:name="_Toc205823192"/>
      <w:bookmarkStart w:id="4384" w:name="_Toc205823355"/>
      <w:bookmarkStart w:id="4385" w:name="_Toc205823461"/>
      <w:bookmarkStart w:id="4386" w:name="_Toc206166274"/>
    </w:p>
    <w:p w14:paraId="5377482B" w14:textId="77777777" w:rsidR="00A72CFA" w:rsidRPr="00BB0106" w:rsidRDefault="00A72CFA">
      <w:pPr>
        <w:rPr>
          <w:ins w:id="4387" w:author="Andries Pandia" w:date="2025-08-22T17:51:00Z"/>
          <w:noProof/>
          <w:lang w:val="id-ID"/>
        </w:rPr>
        <w:pPrChange w:id="4388" w:author="Andries Pandia" w:date="2025-08-22T18:48:00Z">
          <w:pPr>
            <w:pStyle w:val="s7"/>
            <w:spacing w:before="0" w:beforeAutospacing="0" w:after="0" w:afterAutospacing="0"/>
          </w:pPr>
        </w:pPrChange>
      </w:pPr>
    </w:p>
    <w:p w14:paraId="22186AEC" w14:textId="77777777" w:rsidR="00A72CFA" w:rsidRPr="00BB0106" w:rsidRDefault="00A72CFA">
      <w:pPr>
        <w:rPr>
          <w:ins w:id="4389" w:author="Andries Pandia" w:date="2025-08-22T17:51:00Z"/>
          <w:noProof/>
          <w:lang w:val="id-ID"/>
        </w:rPr>
        <w:pPrChange w:id="4390" w:author="Andries Pandia" w:date="2025-08-22T18:48:00Z">
          <w:pPr>
            <w:pStyle w:val="s7"/>
            <w:spacing w:before="0" w:beforeAutospacing="0" w:after="0" w:afterAutospacing="0"/>
          </w:pPr>
        </w:pPrChange>
      </w:pPr>
    </w:p>
    <w:p w14:paraId="2DAC6720" w14:textId="35305B07" w:rsidR="009D510D" w:rsidRPr="00BB0106" w:rsidDel="007141B3" w:rsidRDefault="000C4C2C">
      <w:pPr>
        <w:pStyle w:val="Heading4"/>
        <w:ind w:firstLine="0"/>
        <w:rPr>
          <w:del w:id="4391" w:author="Andries Pandia" w:date="2025-08-21T18:44:00Z"/>
          <w:lang w:val="id-ID"/>
          <w:rPrChange w:id="4392" w:author="Andries Pandia" w:date="2025-08-26T08:27:00Z">
            <w:rPr>
              <w:del w:id="4393" w:author="Andries Pandia" w:date="2025-08-21T18:44:00Z"/>
              <w:rStyle w:val="s6"/>
              <w:rFonts w:cs="Times New Roman"/>
              <w:b w:val="0"/>
              <w:noProof w:val="0"/>
              <w:spacing w:val="0"/>
              <w:kern w:val="0"/>
              <w:lang w:val="en-ID"/>
              <w14:ligatures w14:val="none"/>
            </w:rPr>
          </w:rPrChange>
        </w:rPr>
        <w:pPrChange w:id="4394" w:author="Andries Pandia" w:date="2025-08-26T08:13:00Z">
          <w:pPr>
            <w:pStyle w:val="Heading3"/>
          </w:pPr>
        </w:pPrChange>
      </w:pPr>
      <w:ins w:id="4395" w:author="Andries Pandia" w:date="2025-08-22T15:39:00Z">
        <w:r w:rsidRPr="00BB0106">
          <w:rPr>
            <w:b w:val="0"/>
            <w:lang w:val="id-ID"/>
            <w:rPrChange w:id="4396" w:author="Andries Pandia" w:date="2025-08-26T08:27:00Z">
              <w:rPr>
                <w:b w:val="0"/>
                <w:color w:val="000000"/>
                <w:lang w:val="en-US"/>
              </w:rPr>
            </w:rPrChange>
          </w:rPr>
          <w:lastRenderedPageBreak/>
          <w:t>3.2.2.2</w:t>
        </w:r>
      </w:ins>
      <w:ins w:id="4397" w:author="Andries Pandia" w:date="2025-08-22T15:26:00Z">
        <w:r w:rsidR="00063021" w:rsidRPr="00BB0106">
          <w:rPr>
            <w:b w:val="0"/>
            <w:lang w:val="id-ID"/>
            <w:rPrChange w:id="4398" w:author="Andries Pandia" w:date="2025-08-26T08:27:00Z">
              <w:rPr>
                <w:b w:val="0"/>
                <w:color w:val="000000"/>
                <w:lang w:val="en-US"/>
              </w:rPr>
            </w:rPrChange>
          </w:rPr>
          <w:t xml:space="preserve">. </w:t>
        </w:r>
      </w:ins>
      <w:del w:id="4399" w:author="Andries Pandia" w:date="2025-08-21T18:43:00Z">
        <w:r w:rsidR="009D510D" w:rsidRPr="00BB0106" w:rsidDel="007141B3">
          <w:rPr>
            <w:i/>
            <w:lang w:val="id-ID"/>
            <w:rPrChange w:id="4400" w:author="Andries Pandia" w:date="2025-08-26T08:27:00Z">
              <w:rPr>
                <w:rStyle w:val="s6"/>
                <w:b w:val="0"/>
                <w:color w:val="000000"/>
                <w:lang w:val="en-US"/>
              </w:rPr>
            </w:rPrChange>
          </w:rPr>
          <w:delText>3.</w:delText>
        </w:r>
        <w:r w:rsidR="00B1210E" w:rsidRPr="00BB0106" w:rsidDel="007141B3">
          <w:rPr>
            <w:i/>
            <w:lang w:val="id-ID"/>
            <w:rPrChange w:id="4401" w:author="Andries Pandia" w:date="2025-08-26T08:27:00Z">
              <w:rPr>
                <w:rStyle w:val="s6"/>
                <w:b w:val="0"/>
                <w:color w:val="000000"/>
                <w:lang w:val="en-US"/>
              </w:rPr>
            </w:rPrChange>
          </w:rPr>
          <w:delText>3</w:delText>
        </w:r>
        <w:r w:rsidR="009D510D" w:rsidRPr="00BB0106" w:rsidDel="007141B3">
          <w:rPr>
            <w:i/>
            <w:lang w:val="id-ID"/>
            <w:rPrChange w:id="4402" w:author="Andries Pandia" w:date="2025-08-26T08:27:00Z">
              <w:rPr>
                <w:rStyle w:val="s6"/>
                <w:b w:val="0"/>
                <w:color w:val="000000"/>
                <w:lang w:val="en-US"/>
              </w:rPr>
            </w:rPrChange>
          </w:rPr>
          <w:delText>.2</w:delText>
        </w:r>
        <w:r w:rsidR="00B26B26" w:rsidRPr="00BB0106" w:rsidDel="007141B3">
          <w:rPr>
            <w:i/>
            <w:lang w:val="id-ID"/>
            <w:rPrChange w:id="4403" w:author="Andries Pandia" w:date="2025-08-26T08:27:00Z">
              <w:rPr>
                <w:rStyle w:val="s6"/>
                <w:b w:val="0"/>
                <w:color w:val="000000"/>
                <w:lang w:val="en-US"/>
              </w:rPr>
            </w:rPrChange>
          </w:rPr>
          <w:delText xml:space="preserve"> </w:delText>
        </w:r>
      </w:del>
      <w:r w:rsidR="00357BE3" w:rsidRPr="00BB0106">
        <w:rPr>
          <w:i/>
          <w:lang w:val="id-ID"/>
          <w:rPrChange w:id="4404" w:author="Andries Pandia" w:date="2025-08-26T08:27:00Z">
            <w:rPr>
              <w:rStyle w:val="s6"/>
              <w:b w:val="0"/>
              <w:color w:val="000000"/>
              <w:lang w:val="en-US"/>
            </w:rPr>
          </w:rPrChange>
        </w:rPr>
        <w:t>Load Dataset</w:t>
      </w:r>
      <w:bookmarkEnd w:id="4382"/>
      <w:bookmarkEnd w:id="4383"/>
      <w:bookmarkEnd w:id="4384"/>
      <w:bookmarkEnd w:id="4385"/>
      <w:bookmarkEnd w:id="4386"/>
    </w:p>
    <w:p w14:paraId="5BA51ADA" w14:textId="77777777" w:rsidR="007141B3" w:rsidRPr="00A96BCD" w:rsidRDefault="00357BE3">
      <w:pPr>
        <w:pStyle w:val="Heading4"/>
        <w:ind w:firstLine="0"/>
        <w:rPr>
          <w:ins w:id="4405" w:author="Andries Pandia" w:date="2025-08-21T18:48:00Z"/>
          <w:rStyle w:val="s6"/>
          <w:lang w:val="id-ID"/>
        </w:rPr>
        <w:pPrChange w:id="4406" w:author="Andries Pandia" w:date="2025-08-26T08:13:00Z">
          <w:pPr>
            <w:pStyle w:val="s7"/>
            <w:spacing w:before="0" w:beforeAutospacing="0" w:after="0" w:afterAutospacing="0"/>
          </w:pPr>
        </w:pPrChange>
      </w:pPr>
      <w:del w:id="4407" w:author="Andries Pandia" w:date="2025-08-21T18:44:00Z">
        <w:r w:rsidRPr="00BB0106" w:rsidDel="007141B3">
          <w:rPr>
            <w:lang w:val="id-ID"/>
          </w:rPr>
          <w:br/>
        </w:r>
        <w:r w:rsidRPr="00A96BCD" w:rsidDel="007141B3">
          <w:rPr>
            <w:rStyle w:val="s6"/>
            <w:lang w:val="id-ID"/>
          </w:rPr>
          <w:delText xml:space="preserve">  </w:delText>
        </w:r>
      </w:del>
    </w:p>
    <w:p w14:paraId="54F7CD3F" w14:textId="77777777" w:rsidR="009C1BE1" w:rsidRPr="00BB0106" w:rsidRDefault="009C1BE1">
      <w:pPr>
        <w:rPr>
          <w:ins w:id="4408" w:author="Andries Pandia" w:date="2025-08-22T19:29:00Z"/>
          <w:rStyle w:val="s6"/>
          <w:b/>
          <w:bCs/>
          <w:noProof/>
          <w:color w:val="000000"/>
          <w:kern w:val="2"/>
          <w:lang w:val="id-ID"/>
          <w14:ligatures w14:val="standardContextual"/>
        </w:rPr>
        <w:pPrChange w:id="4409" w:author="Andries Pandia" w:date="2025-08-22T19:29:00Z">
          <w:pPr>
            <w:pStyle w:val="s7"/>
            <w:spacing w:before="0" w:beforeAutospacing="0" w:after="0" w:afterAutospacing="0"/>
          </w:pPr>
        </w:pPrChange>
      </w:pPr>
      <w:ins w:id="4410" w:author="Andries Pandia" w:date="2025-08-22T19:26:00Z">
        <w:r w:rsidRPr="00BB0106">
          <w:rPr>
            <w:rStyle w:val="s6"/>
            <w:noProof/>
            <w:color w:val="000000"/>
            <w:lang w:val="id-ID"/>
          </w:rPr>
          <w:t>Menggunakan pd.read_csv() untuk membaca dataset utama (human_trafficking.csv) dan dataset korban (human-trafficking-victims.csv) dari sumber UNODC dan Kaggle (Gambar 3.3).</w:t>
        </w:r>
      </w:ins>
      <w:ins w:id="4411" w:author="Andries Pandia" w:date="2025-08-22T19:29:00Z">
        <w:r w:rsidRPr="00BB0106" w:rsidDel="009C1BE1">
          <w:rPr>
            <w:rStyle w:val="s6"/>
            <w:noProof/>
            <w:color w:val="000000"/>
            <w:lang w:val="id-ID"/>
          </w:rPr>
          <w:t xml:space="preserve"> </w:t>
        </w:r>
      </w:ins>
    </w:p>
    <w:p w14:paraId="3D135B26" w14:textId="4189C36D" w:rsidR="00357BE3" w:rsidRPr="00BB0106" w:rsidDel="009C1BE1" w:rsidRDefault="00357BE3">
      <w:pPr>
        <w:rPr>
          <w:del w:id="4412" w:author="Andries Pandia" w:date="2025-08-22T19:26:00Z"/>
          <w:rStyle w:val="s6"/>
          <w:rFonts w:eastAsiaTheme="majorEastAsia" w:cstheme="majorBidi"/>
          <w:b/>
          <w:noProof/>
          <w:color w:val="000000"/>
          <w:spacing w:val="15"/>
          <w:kern w:val="2"/>
          <w:szCs w:val="28"/>
          <w:lang w:val="id-ID"/>
          <w14:ligatures w14:val="standardContextual"/>
        </w:rPr>
        <w:pPrChange w:id="4413" w:author="Andries Pandia" w:date="2025-08-22T19:29:00Z">
          <w:pPr>
            <w:pStyle w:val="s7"/>
            <w:spacing w:before="0" w:beforeAutospacing="0" w:after="0" w:afterAutospacing="0"/>
          </w:pPr>
        </w:pPrChange>
      </w:pPr>
      <w:del w:id="4414" w:author="Andries Pandia" w:date="2025-08-22T19:25:00Z">
        <w:r w:rsidRPr="00BB0106" w:rsidDel="009C1BE1">
          <w:rPr>
            <w:rStyle w:val="s6"/>
            <w:noProof/>
            <w:color w:val="000000"/>
            <w:lang w:val="id-ID"/>
          </w:rPr>
          <w:delText>Menggunakan</w:delText>
        </w:r>
      </w:del>
      <w:del w:id="4415" w:author="Andries Pandia" w:date="2025-08-21T18:44:00Z">
        <w:r w:rsidRPr="00BB0106" w:rsidDel="007141B3">
          <w:rPr>
            <w:rStyle w:val="s6"/>
            <w:noProof/>
            <w:color w:val="000000"/>
            <w:lang w:val="id-ID"/>
          </w:rPr>
          <w:delText xml:space="preserve"> </w:delText>
        </w:r>
      </w:del>
      <w:del w:id="4416" w:author="Andries Pandia" w:date="2025-08-22T19:25:00Z">
        <w:r w:rsidRPr="00BB0106" w:rsidDel="009C1BE1">
          <w:rPr>
            <w:rStyle w:val="s6"/>
            <w:noProof/>
            <w:color w:val="000000"/>
            <w:lang w:val="id-ID"/>
          </w:rPr>
          <w:delText xml:space="preserve">pd.read_csv() untuk membaca </w:delText>
        </w:r>
        <w:r w:rsidRPr="00BB0106" w:rsidDel="009C1BE1">
          <w:rPr>
            <w:rStyle w:val="s6"/>
            <w:i/>
            <w:noProof/>
            <w:color w:val="000000"/>
            <w:kern w:val="2"/>
            <w:lang w:val="id-ID"/>
            <w14:ligatures w14:val="standardContextual"/>
            <w:rPrChange w:id="4417" w:author="Andries Pandia" w:date="2025-08-26T08:27:00Z">
              <w:rPr>
                <w:rStyle w:val="s6"/>
                <w:color w:val="000000"/>
              </w:rPr>
            </w:rPrChange>
          </w:rPr>
          <w:delText>dataset</w:delText>
        </w:r>
        <w:r w:rsidRPr="00BB0106" w:rsidDel="009C1BE1">
          <w:rPr>
            <w:rStyle w:val="s6"/>
            <w:noProof/>
            <w:color w:val="000000"/>
            <w:lang w:val="id-ID"/>
          </w:rPr>
          <w:delText xml:space="preserve"> utama (human_trafficking.csv) dan </w:delText>
        </w:r>
        <w:r w:rsidRPr="00BB0106" w:rsidDel="009C1BE1">
          <w:rPr>
            <w:rStyle w:val="s6"/>
            <w:i/>
            <w:noProof/>
            <w:color w:val="000000"/>
            <w:kern w:val="2"/>
            <w:lang w:val="id-ID"/>
            <w14:ligatures w14:val="standardContextual"/>
            <w:rPrChange w:id="4418" w:author="Andries Pandia" w:date="2025-08-26T08:27:00Z">
              <w:rPr>
                <w:rStyle w:val="s6"/>
                <w:color w:val="000000"/>
              </w:rPr>
            </w:rPrChange>
          </w:rPr>
          <w:delText>dataset</w:delText>
        </w:r>
        <w:r w:rsidRPr="00BB0106" w:rsidDel="009C1BE1">
          <w:rPr>
            <w:rStyle w:val="s6"/>
            <w:noProof/>
            <w:color w:val="000000"/>
            <w:lang w:val="id-ID"/>
          </w:rPr>
          <w:delText xml:space="preserve"> korban (human-trafficking-victims.csv) dari sumber UNODC dan Kaggle </w:delText>
        </w:r>
      </w:del>
      <w:del w:id="4419" w:author="Andries Pandia" w:date="2025-08-22T10:40:00Z">
        <w:r w:rsidRPr="00BB0106" w:rsidDel="00C87EE2">
          <w:rPr>
            <w:rStyle w:val="s6"/>
            <w:noProof/>
            <w:color w:val="000000"/>
            <w:lang w:val="id-ID"/>
          </w:rPr>
          <w:delText>pada g</w:delText>
        </w:r>
      </w:del>
      <w:del w:id="4420" w:author="Andries Pandia" w:date="2025-08-22T19:25:00Z">
        <w:r w:rsidRPr="00BB0106" w:rsidDel="009C1BE1">
          <w:rPr>
            <w:rStyle w:val="s6"/>
            <w:noProof/>
            <w:color w:val="000000"/>
            <w:lang w:val="id-ID"/>
          </w:rPr>
          <w:delText>ambar 3.3</w:delText>
        </w:r>
      </w:del>
      <w:del w:id="4421" w:author="Andries Pandia" w:date="2025-08-22T14:57:00Z">
        <w:r w:rsidRPr="00BB0106" w:rsidDel="005E50C3">
          <w:rPr>
            <w:rStyle w:val="s6"/>
            <w:noProof/>
            <w:color w:val="000000"/>
            <w:lang w:val="id-ID"/>
          </w:rPr>
          <w:delText>.</w:delText>
        </w:r>
      </w:del>
    </w:p>
    <w:p w14:paraId="16D3E2CB" w14:textId="77777777" w:rsidR="00B26B26" w:rsidRPr="00BB0106" w:rsidRDefault="00B26B26">
      <w:pPr>
        <w:rPr>
          <w:rStyle w:val="s6"/>
          <w:noProof/>
          <w:color w:val="000000"/>
          <w:kern w:val="2"/>
          <w:lang w:val="id-ID"/>
          <w14:ligatures w14:val="standardContextual"/>
        </w:rPr>
        <w:pPrChange w:id="4422" w:author="Andries Pandia" w:date="2025-08-22T19:29:00Z">
          <w:pPr>
            <w:pStyle w:val="s7"/>
            <w:spacing w:before="0" w:beforeAutospacing="0" w:after="0" w:afterAutospacing="0"/>
          </w:pPr>
        </w:pPrChange>
      </w:pPr>
    </w:p>
    <w:p w14:paraId="535E5DB7" w14:textId="77777777" w:rsidR="0049698A" w:rsidRPr="00BB0106" w:rsidRDefault="00B26B26" w:rsidP="004E35C9">
      <w:pPr>
        <w:pStyle w:val="s7"/>
        <w:keepNext/>
        <w:spacing w:before="0" w:beforeAutospacing="0" w:after="0" w:afterAutospacing="0"/>
        <w:ind w:firstLine="0"/>
        <w:jc w:val="center"/>
        <w:rPr>
          <w:noProof/>
          <w:lang w:val="id-ID"/>
        </w:rPr>
      </w:pPr>
      <w:r w:rsidRPr="00BB0106">
        <w:rPr>
          <w:noProof/>
          <w:color w:val="000000"/>
          <w:lang w:val="id-ID"/>
          <w14:ligatures w14:val="standardContextual"/>
          <w:rPrChange w:id="4423" w:author="Andries Pandia" w:date="2025-08-26T08:27:00Z">
            <w:rPr>
              <w:noProof/>
              <w:color w:val="000000"/>
              <w:lang w:val="en-US"/>
              <w14:ligatures w14:val="standardContextual"/>
            </w:rPr>
          </w:rPrChange>
        </w:rPr>
        <w:drawing>
          <wp:inline distT="0" distB="0" distL="0" distR="0" wp14:anchorId="184BDBC6" wp14:editId="533FFF09">
            <wp:extent cx="3448763" cy="598714"/>
            <wp:effectExtent l="0" t="0" r="0" b="0"/>
            <wp:docPr id="1256684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4753" name="Picture 1256684753"/>
                    <pic:cNvPicPr/>
                  </pic:nvPicPr>
                  <pic:blipFill rotWithShape="1">
                    <a:blip r:embed="rId27" cstate="print">
                      <a:extLst>
                        <a:ext uri="{28A0092B-C50C-407E-A947-70E740481C1C}">
                          <a14:useLocalDpi xmlns:a14="http://schemas.microsoft.com/office/drawing/2010/main" val="0"/>
                        </a:ext>
                      </a:extLst>
                    </a:blip>
                    <a:srcRect r="54245" b="78253"/>
                    <a:stretch>
                      <a:fillRect/>
                    </a:stretch>
                  </pic:blipFill>
                  <pic:spPr bwMode="auto">
                    <a:xfrm>
                      <a:off x="0" y="0"/>
                      <a:ext cx="3569418" cy="619660"/>
                    </a:xfrm>
                    <a:prstGeom prst="rect">
                      <a:avLst/>
                    </a:prstGeom>
                    <a:ln>
                      <a:noFill/>
                    </a:ln>
                    <a:extLst>
                      <a:ext uri="{53640926-AAD7-44D8-BBD7-CCE9431645EC}">
                        <a14:shadowObscured xmlns:a14="http://schemas.microsoft.com/office/drawing/2010/main"/>
                      </a:ext>
                    </a:extLst>
                  </pic:spPr>
                </pic:pic>
              </a:graphicData>
            </a:graphic>
          </wp:inline>
        </w:drawing>
      </w:r>
    </w:p>
    <w:p w14:paraId="6495CB7D" w14:textId="161C5811" w:rsidR="00130C3D" w:rsidRPr="00BB0106" w:rsidRDefault="0049698A">
      <w:pPr>
        <w:pStyle w:val="TOF"/>
        <w:rPr>
          <w:ins w:id="4424" w:author="Andries Pandia" w:date="2025-08-26T08:14:00Z"/>
          <w:rPrChange w:id="4425" w:author="Andries Pandia" w:date="2025-08-26T08:27:00Z">
            <w:rPr>
              <w:ins w:id="4426" w:author="Andries Pandia" w:date="2025-08-26T08:14:00Z"/>
              <w:lang w:val="en-US"/>
            </w:rPr>
          </w:rPrChange>
        </w:rPr>
        <w:pPrChange w:id="4427" w:author="Andries Pandia" w:date="2025-08-26T08:18:00Z">
          <w:pPr>
            <w:pStyle w:val="Caption"/>
            <w:jc w:val="center"/>
          </w:pPr>
        </w:pPrChange>
      </w:pPr>
      <w:bookmarkStart w:id="4428" w:name="_Toc207091012"/>
      <w:r w:rsidRPr="00A96BCD">
        <w:t>Gambar 3.3</w:t>
      </w:r>
      <w:ins w:id="4429" w:author="Andries Pandia" w:date="2025-08-26T08:18:00Z">
        <w:r w:rsidR="004E35C9" w:rsidRPr="00BB0106">
          <w:rPr>
            <w:rPrChange w:id="4430" w:author="Andries Pandia" w:date="2025-08-26T08:27:00Z">
              <w:rPr>
                <w:i w:val="0"/>
                <w:lang w:val="en-US"/>
              </w:rPr>
            </w:rPrChange>
          </w:rPr>
          <w:t>.</w:t>
        </w:r>
      </w:ins>
      <w:r w:rsidRPr="00BB0106">
        <w:t xml:space="preserve"> Codingan </w:t>
      </w:r>
      <w:r w:rsidRPr="00BB0106">
        <w:rPr>
          <w:i/>
          <w:rPrChange w:id="4431" w:author="Andries Pandia" w:date="2025-08-26T08:27:00Z">
            <w:rPr/>
          </w:rPrChange>
        </w:rPr>
        <w:t>Load Dataset</w:t>
      </w:r>
      <w:bookmarkEnd w:id="4428"/>
      <w:r w:rsidRPr="00BB0106">
        <w:t xml:space="preserve"> </w:t>
      </w:r>
    </w:p>
    <w:p w14:paraId="0B3266B4" w14:textId="77777777" w:rsidR="004E35C9" w:rsidRPr="00BB0106" w:rsidRDefault="004E35C9">
      <w:pPr>
        <w:pStyle w:val="TOF"/>
        <w:pPrChange w:id="4432" w:author="Andries Pandia" w:date="2025-08-26T08:17:00Z">
          <w:pPr>
            <w:pStyle w:val="Caption"/>
            <w:jc w:val="center"/>
          </w:pPr>
        </w:pPrChange>
      </w:pPr>
    </w:p>
    <w:p w14:paraId="4195554C" w14:textId="0FEF10BD" w:rsidR="00B26B26" w:rsidRPr="00A96BCD" w:rsidDel="00CB19CC" w:rsidRDefault="00130C3D">
      <w:pPr>
        <w:pStyle w:val="TOF"/>
        <w:rPr>
          <w:del w:id="4433" w:author="Andries Pandia" w:date="2025-08-22T14:25:00Z"/>
        </w:rPr>
        <w:pPrChange w:id="4434" w:author="Andries Pandia" w:date="2025-08-21T19:08:00Z">
          <w:pPr>
            <w:pStyle w:val="Caption"/>
            <w:spacing w:after="0"/>
            <w:jc w:val="center"/>
          </w:pPr>
        </w:pPrChange>
      </w:pPr>
      <w:del w:id="4435" w:author="Andries Pandia" w:date="2025-08-22T14:25:00Z">
        <w:r w:rsidRPr="00BB0106" w:rsidDel="00CB19CC">
          <w:rPr>
            <w:iCs w:val="0"/>
            <w:rPrChange w:id="4436" w:author="Andries Pandia" w:date="2025-08-26T08:27:00Z">
              <w:rPr>
                <w:i w:val="0"/>
                <w:iCs w:val="0"/>
              </w:rPr>
            </w:rPrChange>
          </w:rPr>
          <w:delText xml:space="preserve">Gambar 3.3 Load Dataset </w:delText>
        </w:r>
      </w:del>
    </w:p>
    <w:p w14:paraId="7F3635CE" w14:textId="77777777" w:rsidR="0049698A" w:rsidRPr="00BB0106" w:rsidRDefault="00CB2D27">
      <w:pPr>
        <w:keepNext/>
        <w:ind w:firstLine="0"/>
        <w:jc w:val="center"/>
        <w:rPr>
          <w:noProof/>
          <w:lang w:val="id-ID"/>
          <w:rPrChange w:id="4437" w:author="Andries Pandia" w:date="2025-08-26T08:27:00Z">
            <w:rPr/>
          </w:rPrChange>
        </w:rPr>
        <w:pPrChange w:id="4438" w:author="Andries Pandia" w:date="2025-08-26T08:18:00Z">
          <w:pPr>
            <w:keepNext/>
            <w:ind w:firstLine="0"/>
          </w:pPr>
        </w:pPrChange>
      </w:pPr>
      <w:r w:rsidRPr="00BB0106">
        <w:rPr>
          <w:noProof/>
          <w:color w:val="000000"/>
          <w:lang w:val="id-ID"/>
          <w:rPrChange w:id="4439" w:author="Andries Pandia" w:date="2025-08-26T08:27:00Z">
            <w:rPr>
              <w:i/>
              <w:iCs/>
              <w:color w:val="000000"/>
              <w:sz w:val="18"/>
              <w:szCs w:val="18"/>
              <w:lang w:val="en-US"/>
            </w:rPr>
          </w:rPrChange>
        </w:rPr>
        <w:drawing>
          <wp:inline distT="0" distB="0" distL="0" distR="0" wp14:anchorId="779A0D17" wp14:editId="3FE26E2A">
            <wp:extent cx="4760759" cy="1360715"/>
            <wp:effectExtent l="0" t="0" r="1905" b="0"/>
            <wp:docPr id="1203748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4753" name="Picture 1256684753"/>
                    <pic:cNvPicPr/>
                  </pic:nvPicPr>
                  <pic:blipFill rotWithShape="1">
                    <a:blip r:embed="rId27" cstate="print">
                      <a:extLst>
                        <a:ext uri="{28A0092B-C50C-407E-A947-70E740481C1C}">
                          <a14:useLocalDpi xmlns:a14="http://schemas.microsoft.com/office/drawing/2010/main" val="0"/>
                        </a:ext>
                      </a:extLst>
                    </a:blip>
                    <a:srcRect t="21748"/>
                    <a:stretch>
                      <a:fillRect/>
                    </a:stretch>
                  </pic:blipFill>
                  <pic:spPr bwMode="auto">
                    <a:xfrm>
                      <a:off x="0" y="0"/>
                      <a:ext cx="4883638" cy="1395836"/>
                    </a:xfrm>
                    <a:prstGeom prst="rect">
                      <a:avLst/>
                    </a:prstGeom>
                    <a:ln>
                      <a:noFill/>
                    </a:ln>
                    <a:extLst>
                      <a:ext uri="{53640926-AAD7-44D8-BBD7-CCE9431645EC}">
                        <a14:shadowObscured xmlns:a14="http://schemas.microsoft.com/office/drawing/2010/main"/>
                      </a:ext>
                    </a:extLst>
                  </pic:spPr>
                </pic:pic>
              </a:graphicData>
            </a:graphic>
          </wp:inline>
        </w:drawing>
      </w:r>
    </w:p>
    <w:p w14:paraId="27685059" w14:textId="586B3E3E" w:rsidR="00CB2D27" w:rsidRPr="00A96BCD" w:rsidRDefault="0049698A">
      <w:pPr>
        <w:pStyle w:val="TOF"/>
        <w:pPrChange w:id="4440" w:author="Andries Pandia" w:date="2025-08-26T08:18:00Z">
          <w:pPr>
            <w:pStyle w:val="Caption"/>
            <w:jc w:val="center"/>
          </w:pPr>
        </w:pPrChange>
      </w:pPr>
      <w:bookmarkStart w:id="4441" w:name="_Toc207091013"/>
      <w:r w:rsidRPr="00BB0106">
        <w:t>Gambar 3.4</w:t>
      </w:r>
      <w:ins w:id="4442" w:author="Andries Pandia" w:date="2025-08-26T08:18:00Z">
        <w:r w:rsidR="004E35C9" w:rsidRPr="00BB0106">
          <w:rPr>
            <w:rPrChange w:id="4443" w:author="Andries Pandia" w:date="2025-08-26T08:27:00Z">
              <w:rPr>
                <w:i w:val="0"/>
                <w:lang w:val="en-US"/>
              </w:rPr>
            </w:rPrChange>
          </w:rPr>
          <w:t xml:space="preserve">. </w:t>
        </w:r>
      </w:ins>
      <w:del w:id="4444" w:author="Andries Pandia" w:date="2025-08-26T08:18:00Z">
        <w:r w:rsidRPr="00BB0106" w:rsidDel="004E35C9">
          <w:delText xml:space="preserve"> </w:delText>
        </w:r>
      </w:del>
      <w:r w:rsidRPr="00A96BCD">
        <w:t xml:space="preserve">Hasil </w:t>
      </w:r>
      <w:r w:rsidRPr="00BB0106">
        <w:rPr>
          <w:i/>
          <w:rPrChange w:id="4445" w:author="Andries Pandia" w:date="2025-08-26T08:27:00Z">
            <w:rPr/>
          </w:rPrChange>
        </w:rPr>
        <w:t>Load Dataset</w:t>
      </w:r>
      <w:bookmarkEnd w:id="4441"/>
      <w:r w:rsidRPr="00BB0106">
        <w:t xml:space="preserve"> </w:t>
      </w:r>
    </w:p>
    <w:p w14:paraId="6161CB92" w14:textId="7865D372" w:rsidR="00CB19CC" w:rsidRPr="00BB0106" w:rsidRDefault="00CB19CC" w:rsidP="000E41A6">
      <w:pPr>
        <w:pStyle w:val="TOF"/>
        <w:rPr>
          <w:ins w:id="4446" w:author="Andries Pandia" w:date="2025-08-22T14:25:00Z"/>
        </w:rPr>
      </w:pPr>
    </w:p>
    <w:p w14:paraId="1B1E5E9A" w14:textId="77777777" w:rsidR="000C4C2C" w:rsidRPr="00BB0106" w:rsidRDefault="000C4C2C">
      <w:pPr>
        <w:rPr>
          <w:ins w:id="4447" w:author="Andries Pandia" w:date="2025-08-22T15:36:00Z"/>
        </w:rPr>
        <w:pPrChange w:id="4448" w:author="Andries Pandia" w:date="2025-08-22T19:25:00Z">
          <w:pPr>
            <w:pStyle w:val="NormalWeb"/>
            <w:ind w:firstLine="567"/>
          </w:pPr>
        </w:pPrChange>
      </w:pPr>
    </w:p>
    <w:p w14:paraId="6D343D3F" w14:textId="599919FC" w:rsidR="00F843D5" w:rsidRPr="00BB0106" w:rsidDel="007141B3" w:rsidRDefault="00357BE3">
      <w:pPr>
        <w:pStyle w:val="Heading4"/>
        <w:ind w:firstLine="0"/>
        <w:rPr>
          <w:del w:id="4449" w:author="Andries Pandia" w:date="2025-08-21T18:44:00Z"/>
          <w:rPrChange w:id="4450" w:author="Andries Pandia" w:date="2025-08-26T08:27:00Z">
            <w:rPr>
              <w:del w:id="4451" w:author="Andries Pandia" w:date="2025-08-21T18:44:00Z"/>
              <w:rStyle w:val="s6"/>
              <w:rFonts w:cs="Times New Roman"/>
              <w:b w:val="0"/>
              <w:iCs/>
              <w:spacing w:val="0"/>
              <w:kern w:val="0"/>
              <w14:ligatures w14:val="none"/>
            </w:rPr>
          </w:rPrChange>
        </w:rPr>
        <w:pPrChange w:id="4452" w:author="Andries Pandia" w:date="2025-08-26T08:14:00Z">
          <w:pPr>
            <w:pStyle w:val="Heading3"/>
          </w:pPr>
        </w:pPrChange>
      </w:pPr>
      <w:del w:id="4453" w:author="Andries Pandia" w:date="2025-08-22T15:35:00Z">
        <w:r w:rsidRPr="00BB0106" w:rsidDel="000C4C2C">
          <w:rPr>
            <w:b w:val="0"/>
            <w:lang w:val="id-ID"/>
            <w:rPrChange w:id="4454" w:author="Andries Pandia" w:date="2025-08-26T08:27:00Z">
              <w:rPr>
                <w:b w:val="0"/>
                <w:color w:val="000000"/>
                <w:lang w:val="en-US"/>
              </w:rPr>
            </w:rPrChange>
          </w:rPr>
          <w:br/>
        </w:r>
      </w:del>
      <w:bookmarkStart w:id="4455" w:name="_Toc205823121"/>
      <w:bookmarkStart w:id="4456" w:name="_Toc205823193"/>
      <w:bookmarkStart w:id="4457" w:name="_Toc205823356"/>
      <w:bookmarkStart w:id="4458" w:name="_Toc205823462"/>
      <w:bookmarkStart w:id="4459" w:name="_Toc206166275"/>
      <w:ins w:id="4460" w:author="Andries Pandia" w:date="2025-08-22T15:39:00Z">
        <w:r w:rsidR="000C4C2C" w:rsidRPr="00BB0106">
          <w:rPr>
            <w:b w:val="0"/>
            <w:lang w:val="id-ID"/>
            <w:rPrChange w:id="4461" w:author="Andries Pandia" w:date="2025-08-26T08:27:00Z">
              <w:rPr>
                <w:b w:val="0"/>
                <w:color w:val="000000"/>
                <w:lang w:val="en-US"/>
              </w:rPr>
            </w:rPrChange>
          </w:rPr>
          <w:t>3.2.2.3</w:t>
        </w:r>
      </w:ins>
      <w:ins w:id="4462" w:author="Andries Pandia" w:date="2025-08-22T17:48:00Z">
        <w:r w:rsidR="00A72CFA" w:rsidRPr="00BB0106">
          <w:rPr>
            <w:b w:val="0"/>
            <w:lang w:val="id-ID"/>
            <w:rPrChange w:id="4463" w:author="Andries Pandia" w:date="2025-08-26T08:27:00Z">
              <w:rPr>
                <w:b w:val="0"/>
                <w:color w:val="000000"/>
                <w:lang w:val="en-US"/>
              </w:rPr>
            </w:rPrChange>
          </w:rPr>
          <w:t xml:space="preserve">. </w:t>
        </w:r>
      </w:ins>
      <w:del w:id="4464" w:author="Andries Pandia" w:date="2025-08-21T18:44:00Z">
        <w:r w:rsidR="009D510D" w:rsidRPr="00BB0106" w:rsidDel="007141B3">
          <w:rPr>
            <w:lang w:val="id-ID"/>
            <w:rPrChange w:id="4465" w:author="Andries Pandia" w:date="2025-08-26T08:27:00Z">
              <w:rPr>
                <w:rStyle w:val="s6"/>
                <w:b w:val="0"/>
                <w:i/>
                <w:iCs/>
                <w:color w:val="44546A" w:themeColor="text2"/>
                <w:sz w:val="18"/>
                <w:szCs w:val="18"/>
                <w:lang w:val="en-US"/>
              </w:rPr>
            </w:rPrChange>
          </w:rPr>
          <w:delText>3.</w:delText>
        </w:r>
        <w:r w:rsidR="00B1210E" w:rsidRPr="00BB0106" w:rsidDel="007141B3">
          <w:rPr>
            <w:lang w:val="id-ID"/>
            <w:rPrChange w:id="4466" w:author="Andries Pandia" w:date="2025-08-26T08:27:00Z">
              <w:rPr>
                <w:rStyle w:val="s6"/>
                <w:b w:val="0"/>
                <w:i/>
                <w:iCs/>
                <w:color w:val="44546A" w:themeColor="text2"/>
                <w:sz w:val="18"/>
                <w:szCs w:val="18"/>
                <w:lang w:val="en-US"/>
              </w:rPr>
            </w:rPrChange>
          </w:rPr>
          <w:delText>3</w:delText>
        </w:r>
        <w:r w:rsidR="009D510D" w:rsidRPr="00BB0106" w:rsidDel="007141B3">
          <w:rPr>
            <w:lang w:val="id-ID"/>
            <w:rPrChange w:id="4467" w:author="Andries Pandia" w:date="2025-08-26T08:27:00Z">
              <w:rPr>
                <w:rStyle w:val="s6"/>
                <w:b w:val="0"/>
                <w:i/>
                <w:iCs/>
                <w:color w:val="44546A" w:themeColor="text2"/>
                <w:sz w:val="18"/>
                <w:szCs w:val="18"/>
                <w:lang w:val="en-US"/>
              </w:rPr>
            </w:rPrChange>
          </w:rPr>
          <w:delText>.</w:delText>
        </w:r>
        <w:r w:rsidRPr="00BB0106" w:rsidDel="007141B3">
          <w:rPr>
            <w:lang w:val="id-ID"/>
            <w:rPrChange w:id="4468" w:author="Andries Pandia" w:date="2025-08-26T08:27:00Z">
              <w:rPr>
                <w:rStyle w:val="s6"/>
                <w:b w:val="0"/>
                <w:i/>
                <w:iCs/>
                <w:color w:val="44546A" w:themeColor="text2"/>
                <w:sz w:val="18"/>
                <w:szCs w:val="18"/>
                <w:lang w:val="en-US"/>
              </w:rPr>
            </w:rPrChange>
          </w:rPr>
          <w:delText>3</w:delText>
        </w:r>
        <w:r w:rsidR="009D510D" w:rsidRPr="00BB0106" w:rsidDel="007141B3">
          <w:rPr>
            <w:lang w:val="id-ID"/>
            <w:rPrChange w:id="4469" w:author="Andries Pandia" w:date="2025-08-26T08:27:00Z">
              <w:rPr>
                <w:rStyle w:val="s6"/>
                <w:b w:val="0"/>
                <w:i/>
                <w:iCs/>
                <w:color w:val="44546A" w:themeColor="text2"/>
                <w:sz w:val="18"/>
                <w:szCs w:val="18"/>
                <w:lang w:val="en-US"/>
              </w:rPr>
            </w:rPrChange>
          </w:rPr>
          <w:delText xml:space="preserve"> </w:delText>
        </w:r>
      </w:del>
      <w:r w:rsidRPr="00BB0106">
        <w:rPr>
          <w:lang w:val="id-ID"/>
          <w:rPrChange w:id="4470" w:author="Andries Pandia" w:date="2025-08-26T08:27:00Z">
            <w:rPr>
              <w:rStyle w:val="s6"/>
              <w:b w:val="0"/>
              <w:i/>
              <w:iCs/>
              <w:color w:val="44546A" w:themeColor="text2"/>
              <w:sz w:val="18"/>
              <w:szCs w:val="18"/>
              <w:lang w:val="en-US"/>
            </w:rPr>
          </w:rPrChange>
        </w:rPr>
        <w:t>Data Cleaning</w:t>
      </w:r>
      <w:bookmarkEnd w:id="4455"/>
      <w:bookmarkEnd w:id="4456"/>
      <w:bookmarkEnd w:id="4457"/>
      <w:bookmarkEnd w:id="4458"/>
      <w:bookmarkEnd w:id="4459"/>
    </w:p>
    <w:p w14:paraId="03D4FFCF" w14:textId="77777777" w:rsidR="007141B3" w:rsidRPr="00A96BCD" w:rsidRDefault="007141B3">
      <w:pPr>
        <w:pStyle w:val="Heading4"/>
        <w:ind w:firstLine="0"/>
        <w:rPr>
          <w:ins w:id="4471" w:author="Andries Pandia" w:date="2025-08-21T18:50:00Z"/>
        </w:rPr>
        <w:pPrChange w:id="4472" w:author="Andries Pandia" w:date="2025-08-26T08:14:00Z">
          <w:pPr>
            <w:pStyle w:val="NormalWeb"/>
            <w:ind w:firstLine="567"/>
          </w:pPr>
        </w:pPrChange>
      </w:pPr>
    </w:p>
    <w:p w14:paraId="5CE734B0" w14:textId="350E77A1" w:rsidR="00F133DF" w:rsidRPr="00BB0106" w:rsidDel="007141B3" w:rsidRDefault="00F133DF">
      <w:pPr>
        <w:rPr>
          <w:del w:id="4473" w:author="Andries Pandia" w:date="2025-08-21T18:45:00Z"/>
          <w:kern w:val="2"/>
          <w14:ligatures w14:val="standardContextual"/>
          <w:rPrChange w:id="4474" w:author="Andries Pandia" w:date="2025-08-26T08:27:00Z">
            <w:rPr>
              <w:del w:id="4475" w:author="Andries Pandia" w:date="2025-08-21T18:45:00Z"/>
            </w:rPr>
          </w:rPrChange>
        </w:rPr>
        <w:pPrChange w:id="4476" w:author="Andries Pandia" w:date="2025-08-22T19:27:00Z">
          <w:pPr>
            <w:pStyle w:val="NormalWeb"/>
          </w:pPr>
        </w:pPrChange>
      </w:pPr>
      <w:r w:rsidRPr="00BB0106">
        <w:rPr>
          <w:noProof/>
          <w:lang w:val="id-ID"/>
        </w:rPr>
        <w:t>Proses pembersihan data (</w:t>
      </w:r>
      <w:r w:rsidRPr="00BB0106">
        <w:rPr>
          <w:i/>
          <w:noProof/>
          <w:kern w:val="2"/>
          <w:lang w:val="id-ID"/>
          <w14:ligatures w14:val="standardContextual"/>
          <w:rPrChange w:id="4477" w:author="Andries Pandia" w:date="2025-08-26T08:27:00Z">
            <w:rPr/>
          </w:rPrChange>
        </w:rPr>
        <w:t>data cleaning</w:t>
      </w:r>
      <w:r w:rsidRPr="00BB0106">
        <w:rPr>
          <w:noProof/>
          <w:lang w:val="id-ID"/>
        </w:rPr>
        <w:t xml:space="preserve">) merupakan tahapan yang sangat penting karena menentukan kualitas hasil analisis. </w:t>
      </w:r>
      <w:r w:rsidRPr="00BB0106">
        <w:rPr>
          <w:i/>
          <w:noProof/>
          <w:kern w:val="2"/>
          <w:lang w:val="id-ID"/>
          <w14:ligatures w14:val="standardContextual"/>
          <w:rPrChange w:id="4478" w:author="Andries Pandia" w:date="2025-08-26T08:27:00Z">
            <w:rPr/>
          </w:rPrChange>
        </w:rPr>
        <w:t>Dataset</w:t>
      </w:r>
      <w:r w:rsidRPr="00BB0106">
        <w:rPr>
          <w:noProof/>
          <w:lang w:val="id-ID"/>
        </w:rPr>
        <w:t xml:space="preserve"> Global Human Trafficking yang digunakan dalam penelitian ini terdiri dari 63 atribut dengan jumlah baris yang cukup besar. Dari hasil penelusuran awal, ditemukan adanya data yang tidak lengkap, tidak konsisten, serta duplikasi. Oleh karena itu, diperlukan beberapa langkah perbaikan sebelum data siap untuk dianalisis</w:t>
      </w:r>
      <w:ins w:id="4479" w:author="Andries Pandia" w:date="2025-08-21T18:50:00Z">
        <w:r w:rsidR="007141B3" w:rsidRPr="00BB0106">
          <w:rPr>
            <w:noProof/>
            <w:lang w:val="id-ID"/>
          </w:rPr>
          <w:t>, yaitu:</w:t>
        </w:r>
      </w:ins>
      <w:del w:id="4480" w:author="Andries Pandia" w:date="2025-08-21T18:50:00Z">
        <w:r w:rsidRPr="00BB0106" w:rsidDel="007141B3">
          <w:rPr>
            <w:noProof/>
            <w:lang w:val="id-ID"/>
          </w:rPr>
          <w:delText>.</w:delText>
        </w:r>
      </w:del>
    </w:p>
    <w:p w14:paraId="68FE724E" w14:textId="77777777" w:rsidR="007141B3" w:rsidRPr="00BB0106" w:rsidRDefault="007141B3">
      <w:pPr>
        <w:rPr>
          <w:ins w:id="4481" w:author="Andries Pandia" w:date="2025-08-21T18:45:00Z"/>
        </w:rPr>
        <w:pPrChange w:id="4482" w:author="Andries Pandia" w:date="2025-08-22T19:27:00Z">
          <w:pPr>
            <w:pStyle w:val="NormalWeb"/>
            <w:ind w:firstLine="567"/>
          </w:pPr>
        </w:pPrChange>
      </w:pPr>
    </w:p>
    <w:p w14:paraId="2CDD2F29" w14:textId="6EA674A4" w:rsidR="00F133DF" w:rsidRPr="00BB0106" w:rsidDel="007141B3" w:rsidRDefault="00294460">
      <w:pPr>
        <w:ind w:left="567" w:firstLine="0"/>
        <w:rPr>
          <w:del w:id="4483" w:author="Andries Pandia" w:date="2025-08-21T18:45:00Z"/>
        </w:rPr>
        <w:pPrChange w:id="4484" w:author="Andries Pandia" w:date="2025-08-22T14:58:00Z">
          <w:pPr>
            <w:pStyle w:val="NormalWeb"/>
            <w:ind w:firstLine="567"/>
          </w:pPr>
        </w:pPrChange>
      </w:pPr>
      <w:ins w:id="4485" w:author="Andries Pandia" w:date="2025-08-21T19:03:00Z">
        <w:r w:rsidRPr="00BB0106">
          <w:rPr>
            <w:noProof/>
            <w:kern w:val="2"/>
            <w:lang w:val="id-ID"/>
            <w14:ligatures w14:val="standardContextual"/>
            <w:rPrChange w:id="4486" w:author="Andries Pandia" w:date="2025-08-26T08:27:00Z">
              <w:rPr>
                <w:b/>
                <w:lang w:val="en-US"/>
              </w:rPr>
            </w:rPrChange>
          </w:rPr>
          <w:t>1</w:t>
        </w:r>
      </w:ins>
      <w:del w:id="4487" w:author="Andries Pandia" w:date="2025-08-21T18:59:00Z">
        <w:r w:rsidR="00F133DF" w:rsidRPr="00BB0106" w:rsidDel="00294460">
          <w:rPr>
            <w:noProof/>
            <w:lang w:val="id-ID"/>
          </w:rPr>
          <w:delText>1</w:delText>
        </w:r>
      </w:del>
      <w:r w:rsidR="00F133DF" w:rsidRPr="00BB0106">
        <w:rPr>
          <w:noProof/>
          <w:lang w:val="id-ID"/>
        </w:rPr>
        <w:t>. Pemeriksaan Awal Data</w:t>
      </w:r>
    </w:p>
    <w:p w14:paraId="14F88A47" w14:textId="77777777" w:rsidR="007141B3" w:rsidRPr="00BB0106" w:rsidRDefault="007141B3">
      <w:pPr>
        <w:ind w:left="567" w:firstLine="0"/>
        <w:rPr>
          <w:ins w:id="4488" w:author="Andries Pandia" w:date="2025-08-21T18:45:00Z"/>
        </w:rPr>
        <w:pPrChange w:id="4489" w:author="Andries Pandia" w:date="2025-08-22T14:58:00Z">
          <w:pPr>
            <w:pStyle w:val="NormalWeb"/>
          </w:pPr>
        </w:pPrChange>
      </w:pPr>
    </w:p>
    <w:p w14:paraId="3C670EF6" w14:textId="1AE6F060" w:rsidR="00F133DF" w:rsidRPr="00BB0106" w:rsidDel="007141B3" w:rsidRDefault="00F133DF">
      <w:pPr>
        <w:ind w:left="851" w:firstLine="0"/>
        <w:rPr>
          <w:del w:id="4490" w:author="Andries Pandia" w:date="2025-08-21T18:45:00Z"/>
          <w:kern w:val="2"/>
          <w14:ligatures w14:val="standardContextual"/>
          <w:rPrChange w:id="4491" w:author="Andries Pandia" w:date="2025-08-26T08:27:00Z">
            <w:rPr>
              <w:del w:id="4492" w:author="Andries Pandia" w:date="2025-08-21T18:45:00Z"/>
            </w:rPr>
          </w:rPrChange>
        </w:rPr>
        <w:pPrChange w:id="4493" w:author="Andries Pandia" w:date="2025-08-22T17:44:00Z">
          <w:pPr>
            <w:pStyle w:val="NormalWeb"/>
          </w:pPr>
        </w:pPrChange>
      </w:pPr>
      <w:r w:rsidRPr="00BB0106">
        <w:rPr>
          <w:noProof/>
          <w:lang w:val="id-ID"/>
        </w:rPr>
        <w:t>Tahap pertama dilakukan dengan meninjau struktur data, mencakup jumlah baris, kolom, serta jenis variabel yang ada. Dari hasil pengamatan, terlihat cukup banyak nilai kosong (</w:t>
      </w:r>
      <w:r w:rsidRPr="00BB0106">
        <w:rPr>
          <w:i/>
          <w:noProof/>
          <w:kern w:val="2"/>
          <w:lang w:val="id-ID"/>
          <w14:ligatures w14:val="standardContextual"/>
          <w:rPrChange w:id="4494" w:author="Andries Pandia" w:date="2025-08-26T08:27:00Z">
            <w:rPr/>
          </w:rPrChange>
        </w:rPr>
        <w:t>missing values</w:t>
      </w:r>
      <w:r w:rsidRPr="00BB0106">
        <w:rPr>
          <w:noProof/>
          <w:lang w:val="id-ID"/>
        </w:rPr>
        <w:t>), khususnya pada kolom seperti majorityStatusAtExploit,</w:t>
      </w:r>
      <w:del w:id="4495" w:author="Andries Pandia" w:date="2025-08-26T08:19:00Z">
        <w:r w:rsidRPr="00BB0106" w:rsidDel="004E35C9">
          <w:rPr>
            <w:noProof/>
            <w:lang w:val="id-ID"/>
          </w:rPr>
          <w:delText xml:space="preserve"> </w:delText>
        </w:r>
      </w:del>
      <w:ins w:id="4496" w:author="Andries Pandia" w:date="2025-08-26T08:19:00Z">
        <w:r w:rsidR="004E35C9" w:rsidRPr="00BB0106">
          <w:rPr>
            <w:noProof/>
            <w:lang w:val="id-ID"/>
            <w:rPrChange w:id="4497" w:author="Andries Pandia" w:date="2025-08-26T08:27:00Z">
              <w:rPr>
                <w:lang w:val="en-US"/>
              </w:rPr>
            </w:rPrChange>
          </w:rPr>
          <w:t xml:space="preserve"> </w:t>
        </w:r>
      </w:ins>
      <w:r w:rsidRPr="00BB0106">
        <w:rPr>
          <w:noProof/>
          <w:lang w:val="id-ID"/>
        </w:rPr>
        <w:t xml:space="preserve">majorityEntry, dan </w:t>
      </w:r>
      <w:r w:rsidRPr="00BB0106">
        <w:rPr>
          <w:noProof/>
          <w:lang w:val="id-ID"/>
        </w:rPr>
        <w:lastRenderedPageBreak/>
        <w:t>RecruiterRelationship. Selain itu, ada atribut yang masih menggunakan kode singkatan negara (misalnya CO, MD, RS) dan format usia yang tidak seragam (contoh 18--20)</w:t>
      </w:r>
      <w:ins w:id="4498" w:author="Andries Pandia" w:date="2025-08-21T18:50:00Z">
        <w:r w:rsidR="007141B3" w:rsidRPr="00BB0106">
          <w:rPr>
            <w:noProof/>
            <w:lang w:val="id-ID"/>
          </w:rPr>
          <w:t>;</w:t>
        </w:r>
      </w:ins>
      <w:del w:id="4499" w:author="Andries Pandia" w:date="2025-08-21T18:50:00Z">
        <w:r w:rsidRPr="00BB0106" w:rsidDel="007141B3">
          <w:rPr>
            <w:noProof/>
            <w:lang w:val="id-ID"/>
          </w:rPr>
          <w:delText>.</w:delText>
        </w:r>
      </w:del>
    </w:p>
    <w:p w14:paraId="3EBEF408" w14:textId="77777777" w:rsidR="007141B3" w:rsidRPr="00BB0106" w:rsidRDefault="007141B3">
      <w:pPr>
        <w:ind w:left="851" w:firstLine="0"/>
        <w:rPr>
          <w:ins w:id="4500" w:author="Andries Pandia" w:date="2025-08-21T18:45:00Z"/>
        </w:rPr>
        <w:pPrChange w:id="4501" w:author="Andries Pandia" w:date="2025-08-22T17:44:00Z">
          <w:pPr>
            <w:pStyle w:val="NormalWeb"/>
            <w:ind w:firstLine="426"/>
          </w:pPr>
        </w:pPrChange>
      </w:pPr>
    </w:p>
    <w:p w14:paraId="58B5CFC1" w14:textId="62A4CC3E" w:rsidR="00F133DF" w:rsidRPr="00BB0106" w:rsidDel="007141B3" w:rsidRDefault="00F133DF">
      <w:pPr>
        <w:ind w:left="567" w:firstLine="0"/>
        <w:rPr>
          <w:del w:id="4502" w:author="Andries Pandia" w:date="2025-08-21T18:45:00Z"/>
        </w:rPr>
        <w:pPrChange w:id="4503" w:author="Andries Pandia" w:date="2025-08-22T14:58:00Z">
          <w:pPr>
            <w:pStyle w:val="NormalWeb"/>
            <w:ind w:firstLine="426"/>
          </w:pPr>
        </w:pPrChange>
      </w:pPr>
      <w:del w:id="4504" w:author="Andries Pandia" w:date="2025-08-21T18:59:00Z">
        <w:r w:rsidRPr="00BB0106" w:rsidDel="00294460">
          <w:rPr>
            <w:noProof/>
            <w:lang w:val="id-ID"/>
          </w:rPr>
          <w:delText>2</w:delText>
        </w:r>
      </w:del>
      <w:ins w:id="4505" w:author="Andries Pandia" w:date="2025-08-21T19:03:00Z">
        <w:r w:rsidR="00294460" w:rsidRPr="00BB0106">
          <w:rPr>
            <w:noProof/>
            <w:kern w:val="2"/>
            <w:lang w:val="id-ID"/>
            <w14:ligatures w14:val="standardContextual"/>
            <w:rPrChange w:id="4506" w:author="Andries Pandia" w:date="2025-08-26T08:27:00Z">
              <w:rPr>
                <w:b/>
                <w:lang w:val="en-US"/>
              </w:rPr>
            </w:rPrChange>
          </w:rPr>
          <w:t>2</w:t>
        </w:r>
      </w:ins>
      <w:r w:rsidRPr="00BB0106">
        <w:rPr>
          <w:noProof/>
          <w:lang w:val="id-ID"/>
        </w:rPr>
        <w:t>. Penanganan Data Kosong</w:t>
      </w:r>
    </w:p>
    <w:p w14:paraId="7AF99758" w14:textId="77777777" w:rsidR="007141B3" w:rsidRPr="00BB0106" w:rsidRDefault="007141B3">
      <w:pPr>
        <w:ind w:left="567" w:firstLine="0"/>
        <w:rPr>
          <w:ins w:id="4507" w:author="Andries Pandia" w:date="2025-08-21T18:45:00Z"/>
        </w:rPr>
        <w:pPrChange w:id="4508" w:author="Andries Pandia" w:date="2025-08-22T14:58:00Z">
          <w:pPr>
            <w:pStyle w:val="NormalWeb"/>
          </w:pPr>
        </w:pPrChange>
      </w:pPr>
    </w:p>
    <w:p w14:paraId="51EFF787" w14:textId="4624C045" w:rsidR="00F133DF" w:rsidRPr="00BB0106" w:rsidDel="007141B3" w:rsidRDefault="00F133DF">
      <w:pPr>
        <w:ind w:left="851" w:firstLine="0"/>
        <w:rPr>
          <w:del w:id="4509" w:author="Andries Pandia" w:date="2025-08-21T18:45:00Z"/>
        </w:rPr>
        <w:pPrChange w:id="4510" w:author="Andries Pandia" w:date="2025-08-22T17:44:00Z">
          <w:pPr>
            <w:pStyle w:val="NormalWeb"/>
          </w:pPr>
        </w:pPrChange>
      </w:pPr>
      <w:r w:rsidRPr="00BB0106">
        <w:rPr>
          <w:noProof/>
          <w:lang w:val="id-ID"/>
        </w:rPr>
        <w:t>Setelah diperiksa, data kosong diisi dengan metode yang disesuaikan dengan jenis variabelnya.</w:t>
      </w:r>
    </w:p>
    <w:p w14:paraId="712E2475" w14:textId="77777777" w:rsidR="007141B3" w:rsidRPr="00BB0106" w:rsidRDefault="007141B3">
      <w:pPr>
        <w:ind w:left="851" w:firstLine="0"/>
        <w:rPr>
          <w:ins w:id="4511" w:author="Andries Pandia" w:date="2025-08-21T18:50:00Z"/>
        </w:rPr>
        <w:pPrChange w:id="4512" w:author="Andries Pandia" w:date="2025-08-22T17:44:00Z">
          <w:pPr>
            <w:pStyle w:val="NormalWeb"/>
            <w:numPr>
              <w:numId w:val="14"/>
            </w:numPr>
            <w:ind w:left="720" w:hanging="360"/>
            <w:contextualSpacing w:val="0"/>
            <w:jc w:val="left"/>
          </w:pPr>
        </w:pPrChange>
      </w:pPr>
    </w:p>
    <w:p w14:paraId="7DF7DCC4" w14:textId="30E1478A" w:rsidR="00F133DF" w:rsidRPr="00A96BCD" w:rsidDel="007141B3" w:rsidRDefault="00F133DF">
      <w:pPr>
        <w:pStyle w:val="ListParagraph"/>
        <w:numPr>
          <w:ilvl w:val="0"/>
          <w:numId w:val="30"/>
        </w:numPr>
        <w:ind w:left="1418" w:hanging="284"/>
        <w:rPr>
          <w:del w:id="4513" w:author="Andries Pandia" w:date="2025-08-21T18:45:00Z"/>
        </w:rPr>
        <w:pPrChange w:id="4514" w:author="Andries Pandia" w:date="2025-08-21T18:55:00Z">
          <w:pPr>
            <w:pStyle w:val="NormalWeb"/>
            <w:numPr>
              <w:numId w:val="14"/>
            </w:numPr>
            <w:ind w:left="720" w:hanging="360"/>
            <w:contextualSpacing w:val="0"/>
            <w:jc w:val="left"/>
          </w:pPr>
        </w:pPrChange>
      </w:pPr>
      <w:r w:rsidRPr="00BB0106">
        <w:t>Untuk variabel kate</w:t>
      </w:r>
      <w:r w:rsidRPr="00A96BCD">
        <w:t>gorikal seperti majorityStatusAtExploit dan RecruiterRelationship, data kosong diganti dengan label “</w:t>
      </w:r>
      <w:r w:rsidRPr="00BB0106">
        <w:rPr>
          <w:i/>
          <w:rPrChange w:id="4515" w:author="Andries Pandia" w:date="2025-08-26T08:27:00Z">
            <w:rPr/>
          </w:rPrChange>
        </w:rPr>
        <w:t>Unknown</w:t>
      </w:r>
      <w:r w:rsidRPr="00BB0106">
        <w:t>” agar tetap dapat dianalisis</w:t>
      </w:r>
      <w:ins w:id="4516" w:author="Andries Pandia" w:date="2025-08-22T14:59:00Z">
        <w:r w:rsidR="005E50C3" w:rsidRPr="00A96BCD">
          <w:t>;</w:t>
        </w:r>
      </w:ins>
      <w:del w:id="4517" w:author="Andries Pandia" w:date="2025-08-22T14:59:00Z">
        <w:r w:rsidRPr="00A96BCD" w:rsidDel="005E50C3">
          <w:delText>.</w:delText>
        </w:r>
      </w:del>
    </w:p>
    <w:p w14:paraId="1777A870" w14:textId="77777777" w:rsidR="007141B3" w:rsidRPr="00BB0106" w:rsidRDefault="007141B3">
      <w:pPr>
        <w:pStyle w:val="ListParagraph"/>
        <w:numPr>
          <w:ilvl w:val="0"/>
          <w:numId w:val="30"/>
        </w:numPr>
        <w:ind w:left="1418" w:hanging="284"/>
        <w:rPr>
          <w:ins w:id="4518" w:author="Andries Pandia" w:date="2025-08-21T18:52:00Z"/>
          <w:rPrChange w:id="4519" w:author="Andries Pandia" w:date="2025-08-26T08:27:00Z">
            <w:rPr>
              <w:ins w:id="4520" w:author="Andries Pandia" w:date="2025-08-21T18:52:00Z"/>
              <w:lang w:val="en-US"/>
            </w:rPr>
          </w:rPrChange>
        </w:rPr>
        <w:pPrChange w:id="4521" w:author="Andries Pandia" w:date="2025-08-21T18:55:00Z">
          <w:pPr>
            <w:pStyle w:val="NormalWeb"/>
            <w:numPr>
              <w:numId w:val="14"/>
            </w:numPr>
            <w:ind w:left="720" w:hanging="360"/>
            <w:contextualSpacing w:val="0"/>
            <w:jc w:val="left"/>
          </w:pPr>
        </w:pPrChange>
      </w:pPr>
    </w:p>
    <w:p w14:paraId="28DD4C88" w14:textId="4D824EC7" w:rsidR="00F133DF" w:rsidRPr="00BB0106" w:rsidDel="007141B3" w:rsidRDefault="00F133DF">
      <w:pPr>
        <w:ind w:left="1418" w:hanging="284"/>
        <w:rPr>
          <w:del w:id="4522" w:author="Andries Pandia" w:date="2025-08-21T18:45:00Z"/>
        </w:rPr>
        <w:pPrChange w:id="4523" w:author="Andries Pandia" w:date="2025-08-21T18:55:00Z">
          <w:pPr>
            <w:pStyle w:val="NormalWeb"/>
            <w:numPr>
              <w:numId w:val="14"/>
            </w:numPr>
            <w:ind w:left="720" w:hanging="360"/>
            <w:contextualSpacing w:val="0"/>
            <w:jc w:val="left"/>
          </w:pPr>
        </w:pPrChange>
      </w:pPr>
      <w:r w:rsidRPr="00BB0106">
        <w:rPr>
          <w:noProof/>
          <w:lang w:val="id-ID"/>
        </w:rPr>
        <w:t>Untuk kolom dengan tipe biner (0/1), terutama terkait metode kontrol (</w:t>
      </w:r>
      <w:r w:rsidRPr="00BB0106">
        <w:rPr>
          <w:i/>
          <w:noProof/>
          <w:kern w:val="2"/>
          <w:lang w:val="id-ID"/>
          <w14:ligatures w14:val="standardContextual"/>
          <w:rPrChange w:id="4524" w:author="Andries Pandia" w:date="2025-08-26T08:27:00Z">
            <w:rPr/>
          </w:rPrChange>
        </w:rPr>
        <w:t>means of control</w:t>
      </w:r>
      <w:r w:rsidRPr="00BB0106">
        <w:rPr>
          <w:noProof/>
          <w:lang w:val="id-ID"/>
        </w:rPr>
        <w:t>), data kosong diartikan sebagai tidak ada kontrol sehingga diisi dengan nilai 0</w:t>
      </w:r>
      <w:ins w:id="4525" w:author="Andries Pandia" w:date="2025-08-22T14:59:00Z">
        <w:r w:rsidR="005E50C3" w:rsidRPr="00BB0106">
          <w:rPr>
            <w:noProof/>
            <w:lang w:val="id-ID"/>
          </w:rPr>
          <w:t>;</w:t>
        </w:r>
      </w:ins>
      <w:del w:id="4526" w:author="Andries Pandia" w:date="2025-08-22T14:59:00Z">
        <w:r w:rsidRPr="00BB0106" w:rsidDel="005E50C3">
          <w:rPr>
            <w:noProof/>
            <w:lang w:val="id-ID"/>
          </w:rPr>
          <w:delText>.</w:delText>
        </w:r>
      </w:del>
    </w:p>
    <w:p w14:paraId="71F3BA13" w14:textId="77777777" w:rsidR="007141B3" w:rsidRPr="00BB0106" w:rsidRDefault="007141B3">
      <w:pPr>
        <w:pStyle w:val="ListParagraph"/>
        <w:numPr>
          <w:ilvl w:val="0"/>
          <w:numId w:val="30"/>
        </w:numPr>
        <w:ind w:left="1418" w:hanging="284"/>
        <w:rPr>
          <w:ins w:id="4527" w:author="Andries Pandia" w:date="2025-08-21T18:53:00Z"/>
          <w:rPrChange w:id="4528" w:author="Andries Pandia" w:date="2025-08-26T08:27:00Z">
            <w:rPr>
              <w:ins w:id="4529" w:author="Andries Pandia" w:date="2025-08-21T18:53:00Z"/>
              <w:lang w:val="en-US"/>
            </w:rPr>
          </w:rPrChange>
        </w:rPr>
        <w:pPrChange w:id="4530" w:author="Andries Pandia" w:date="2025-08-21T18:55:00Z">
          <w:pPr>
            <w:pStyle w:val="NormalWeb"/>
            <w:numPr>
              <w:numId w:val="14"/>
            </w:numPr>
            <w:ind w:left="720" w:hanging="360"/>
            <w:contextualSpacing w:val="0"/>
            <w:jc w:val="left"/>
          </w:pPr>
        </w:pPrChange>
      </w:pPr>
    </w:p>
    <w:p w14:paraId="4CCDC483" w14:textId="1B150A60" w:rsidR="00F133DF" w:rsidRPr="00A96BCD" w:rsidRDefault="00F133DF">
      <w:pPr>
        <w:pStyle w:val="ListParagraph"/>
        <w:numPr>
          <w:ilvl w:val="0"/>
          <w:numId w:val="30"/>
        </w:numPr>
        <w:ind w:left="1418" w:hanging="284"/>
        <w:pPrChange w:id="4531" w:author="Andries Pandia" w:date="2025-08-21T18:55:00Z">
          <w:pPr>
            <w:pStyle w:val="NormalWeb"/>
            <w:numPr>
              <w:numId w:val="14"/>
            </w:numPr>
            <w:ind w:left="720" w:hanging="360"/>
            <w:contextualSpacing w:val="0"/>
            <w:jc w:val="left"/>
          </w:pPr>
        </w:pPrChange>
      </w:pPr>
      <w:r w:rsidRPr="00BB0106">
        <w:t>Pada variabel usia, jika informasi tidak tersedia, maka diberi label “</w:t>
      </w:r>
      <w:r w:rsidRPr="00BB0106">
        <w:rPr>
          <w:i/>
          <w:rPrChange w:id="4532" w:author="Andries Pandia" w:date="2025-08-26T08:27:00Z">
            <w:rPr/>
          </w:rPrChange>
        </w:rPr>
        <w:t>Unknown</w:t>
      </w:r>
      <w:r w:rsidRPr="00BB0106">
        <w:t>” sehingga korban tersebut tidak terlewat dari analisis</w:t>
      </w:r>
      <w:ins w:id="4533" w:author="Andries Pandia" w:date="2025-08-22T14:59:00Z">
        <w:r w:rsidR="005E50C3" w:rsidRPr="00A96BCD">
          <w:t>;</w:t>
        </w:r>
      </w:ins>
      <w:del w:id="4534" w:author="Andries Pandia" w:date="2025-08-22T14:59:00Z">
        <w:r w:rsidRPr="00A96BCD" w:rsidDel="005E50C3">
          <w:delText>.</w:delText>
        </w:r>
      </w:del>
    </w:p>
    <w:p w14:paraId="0CF8BDE5" w14:textId="07FADDED" w:rsidR="00F133DF" w:rsidRPr="00BB0106" w:rsidDel="00294460" w:rsidRDefault="00F133DF">
      <w:pPr>
        <w:ind w:left="567" w:firstLine="0"/>
        <w:rPr>
          <w:del w:id="4535" w:author="Andries Pandia" w:date="2025-08-21T18:54:00Z"/>
        </w:rPr>
        <w:pPrChange w:id="4536" w:author="Andries Pandia" w:date="2025-08-22T14:58:00Z">
          <w:pPr>
            <w:pStyle w:val="NormalWeb"/>
            <w:ind w:firstLine="426"/>
          </w:pPr>
        </w:pPrChange>
      </w:pPr>
      <w:del w:id="4537" w:author="Andries Pandia" w:date="2025-08-21T19:01:00Z">
        <w:r w:rsidRPr="00BB0106" w:rsidDel="00294460">
          <w:rPr>
            <w:noProof/>
            <w:lang w:val="id-ID"/>
          </w:rPr>
          <w:delText>3</w:delText>
        </w:r>
      </w:del>
      <w:ins w:id="4538" w:author="Andries Pandia" w:date="2025-08-21T19:03:00Z">
        <w:r w:rsidR="00294460" w:rsidRPr="00BB0106">
          <w:rPr>
            <w:noProof/>
            <w:kern w:val="2"/>
            <w:lang w:val="id-ID"/>
            <w14:ligatures w14:val="standardContextual"/>
            <w:rPrChange w:id="4539" w:author="Andries Pandia" w:date="2025-08-26T08:27:00Z">
              <w:rPr>
                <w:b/>
                <w:lang w:val="en-US"/>
              </w:rPr>
            </w:rPrChange>
          </w:rPr>
          <w:t>3</w:t>
        </w:r>
      </w:ins>
      <w:r w:rsidRPr="00BB0106">
        <w:rPr>
          <w:noProof/>
          <w:lang w:val="id-ID"/>
        </w:rPr>
        <w:t>. Standarisasi Penulisan Data</w:t>
      </w:r>
    </w:p>
    <w:p w14:paraId="552DA133" w14:textId="77777777" w:rsidR="00294460" w:rsidRPr="00BB0106" w:rsidRDefault="00294460">
      <w:pPr>
        <w:ind w:left="567" w:firstLine="0"/>
        <w:rPr>
          <w:ins w:id="4540" w:author="Andries Pandia" w:date="2025-08-21T18:54:00Z"/>
        </w:rPr>
        <w:pPrChange w:id="4541" w:author="Andries Pandia" w:date="2025-08-22T14:58:00Z">
          <w:pPr>
            <w:pStyle w:val="NormalWeb"/>
          </w:pPr>
        </w:pPrChange>
      </w:pPr>
    </w:p>
    <w:p w14:paraId="3D99A7AC" w14:textId="113BD5CD" w:rsidR="00F133DF" w:rsidRPr="00BB0106" w:rsidDel="00294460" w:rsidRDefault="00F133DF">
      <w:pPr>
        <w:ind w:left="851" w:firstLine="0"/>
        <w:rPr>
          <w:del w:id="4542" w:author="Andries Pandia" w:date="2025-08-21T18:54:00Z"/>
          <w:kern w:val="2"/>
          <w14:ligatures w14:val="standardContextual"/>
          <w:rPrChange w:id="4543" w:author="Andries Pandia" w:date="2025-08-26T08:27:00Z">
            <w:rPr>
              <w:del w:id="4544" w:author="Andries Pandia" w:date="2025-08-21T18:54:00Z"/>
            </w:rPr>
          </w:rPrChange>
        </w:rPr>
        <w:pPrChange w:id="4545" w:author="Andries Pandia" w:date="2025-08-22T17:44:00Z">
          <w:pPr>
            <w:pStyle w:val="NormalWeb"/>
          </w:pPr>
        </w:pPrChange>
      </w:pPr>
      <w:r w:rsidRPr="00BB0106">
        <w:rPr>
          <w:noProof/>
          <w:lang w:val="id-ID"/>
        </w:rPr>
        <w:t>Agar lebih konsisten, dilakukan standarisasi pada beberapa kolom. Nilai pada gender diseragamkan hanya menjadi “</w:t>
      </w:r>
      <w:r w:rsidRPr="00BB0106">
        <w:rPr>
          <w:i/>
          <w:noProof/>
          <w:kern w:val="2"/>
          <w:lang w:val="id-ID"/>
          <w14:ligatures w14:val="standardContextual"/>
          <w:rPrChange w:id="4546" w:author="Andries Pandia" w:date="2025-08-26T08:27:00Z">
            <w:rPr/>
          </w:rPrChange>
        </w:rPr>
        <w:t>Male</w:t>
      </w:r>
      <w:r w:rsidRPr="00BB0106">
        <w:rPr>
          <w:noProof/>
          <w:lang w:val="id-ID"/>
        </w:rPr>
        <w:t>”, “</w:t>
      </w:r>
      <w:r w:rsidRPr="00BB0106">
        <w:rPr>
          <w:i/>
          <w:noProof/>
          <w:kern w:val="2"/>
          <w:lang w:val="id-ID"/>
          <w14:ligatures w14:val="standardContextual"/>
          <w:rPrChange w:id="4547" w:author="Andries Pandia" w:date="2025-08-26T08:27:00Z">
            <w:rPr/>
          </w:rPrChange>
        </w:rPr>
        <w:t>Female</w:t>
      </w:r>
      <w:r w:rsidRPr="00BB0106">
        <w:rPr>
          <w:noProof/>
          <w:lang w:val="id-ID"/>
        </w:rPr>
        <w:t>”, atau “</w:t>
      </w:r>
      <w:r w:rsidRPr="00BB0106">
        <w:rPr>
          <w:i/>
          <w:noProof/>
          <w:kern w:val="2"/>
          <w:lang w:val="id-ID"/>
          <w14:ligatures w14:val="standardContextual"/>
          <w:rPrChange w:id="4548" w:author="Andries Pandia" w:date="2025-08-26T08:27:00Z">
            <w:rPr/>
          </w:rPrChange>
        </w:rPr>
        <w:t>Unknown</w:t>
      </w:r>
      <w:r w:rsidRPr="00BB0106">
        <w:rPr>
          <w:noProof/>
          <w:lang w:val="id-ID"/>
        </w:rPr>
        <w:t>”. Penulisan rentang usia pada ageBroad yang sebelumnya beragam, diperbaiki agar seragam, misalnya 18--20 menjadi 18–20. Sementara itu, kode negara diubah ke nama lengkap, misalnya CO menjadi Colombia</w:t>
      </w:r>
      <w:ins w:id="4549" w:author="Andries Pandia" w:date="2025-08-22T10:42:00Z">
        <w:r w:rsidR="008210F7" w:rsidRPr="00BB0106">
          <w:rPr>
            <w:noProof/>
            <w:lang w:val="id-ID"/>
          </w:rPr>
          <w:t>,</w:t>
        </w:r>
      </w:ins>
      <w:r w:rsidRPr="00BB0106">
        <w:rPr>
          <w:noProof/>
          <w:lang w:val="id-ID"/>
        </w:rPr>
        <w:t xml:space="preserve"> dan MD menjadi Moldova</w:t>
      </w:r>
      <w:ins w:id="4550" w:author="Andries Pandia" w:date="2025-08-22T14:59:00Z">
        <w:r w:rsidR="005E50C3" w:rsidRPr="00BB0106">
          <w:rPr>
            <w:noProof/>
            <w:lang w:val="id-ID"/>
          </w:rPr>
          <w:t>;</w:t>
        </w:r>
      </w:ins>
      <w:del w:id="4551" w:author="Andries Pandia" w:date="2025-08-22T14:59:00Z">
        <w:r w:rsidRPr="00BB0106" w:rsidDel="005E50C3">
          <w:rPr>
            <w:noProof/>
            <w:lang w:val="id-ID"/>
          </w:rPr>
          <w:delText>.</w:delText>
        </w:r>
      </w:del>
    </w:p>
    <w:p w14:paraId="651AD5C9" w14:textId="77777777" w:rsidR="00294460" w:rsidRPr="00BB0106" w:rsidRDefault="00294460">
      <w:pPr>
        <w:ind w:left="851" w:firstLine="0"/>
        <w:rPr>
          <w:ins w:id="4552" w:author="Andries Pandia" w:date="2025-08-21T18:57:00Z"/>
        </w:rPr>
        <w:pPrChange w:id="4553" w:author="Andries Pandia" w:date="2025-08-22T17:44:00Z">
          <w:pPr>
            <w:pStyle w:val="NormalWeb"/>
            <w:ind w:firstLine="426"/>
          </w:pPr>
        </w:pPrChange>
      </w:pPr>
    </w:p>
    <w:p w14:paraId="4AC25523" w14:textId="25A143BD" w:rsidR="00F133DF" w:rsidRPr="00BB0106" w:rsidDel="00294460" w:rsidRDefault="00F133DF">
      <w:pPr>
        <w:ind w:left="567" w:firstLine="0"/>
        <w:rPr>
          <w:del w:id="4554" w:author="Andries Pandia" w:date="2025-08-21T18:57:00Z"/>
        </w:rPr>
        <w:pPrChange w:id="4555" w:author="Andries Pandia" w:date="2025-08-22T14:58:00Z">
          <w:pPr>
            <w:pStyle w:val="NormalWeb"/>
            <w:ind w:firstLine="426"/>
          </w:pPr>
        </w:pPrChange>
      </w:pPr>
      <w:del w:id="4556" w:author="Andries Pandia" w:date="2025-08-21T19:01:00Z">
        <w:r w:rsidRPr="00BB0106" w:rsidDel="00294460">
          <w:rPr>
            <w:noProof/>
            <w:lang w:val="id-ID"/>
          </w:rPr>
          <w:delText>4</w:delText>
        </w:r>
      </w:del>
      <w:ins w:id="4557" w:author="Andries Pandia" w:date="2025-08-21T19:03:00Z">
        <w:r w:rsidR="00294460" w:rsidRPr="00BB0106">
          <w:rPr>
            <w:noProof/>
            <w:lang w:val="id-ID"/>
          </w:rPr>
          <w:t>4</w:t>
        </w:r>
      </w:ins>
      <w:r w:rsidRPr="00BB0106">
        <w:rPr>
          <w:noProof/>
          <w:lang w:val="id-ID"/>
        </w:rPr>
        <w:t>. Penyempurnaan Data Usia dan Status</w:t>
      </w:r>
    </w:p>
    <w:p w14:paraId="7BE897DF" w14:textId="77777777" w:rsidR="00294460" w:rsidRPr="00BB0106" w:rsidRDefault="00294460">
      <w:pPr>
        <w:ind w:left="567" w:firstLine="0"/>
        <w:rPr>
          <w:ins w:id="4558" w:author="Andries Pandia" w:date="2025-08-21T18:57:00Z"/>
        </w:rPr>
        <w:pPrChange w:id="4559" w:author="Andries Pandia" w:date="2025-08-22T14:58:00Z">
          <w:pPr>
            <w:pStyle w:val="NormalWeb"/>
          </w:pPr>
        </w:pPrChange>
      </w:pPr>
    </w:p>
    <w:p w14:paraId="1C490FE3" w14:textId="3F85D38B" w:rsidR="00F133DF" w:rsidRPr="00BB0106" w:rsidDel="00294460" w:rsidRDefault="00F133DF">
      <w:pPr>
        <w:ind w:left="851" w:firstLine="0"/>
        <w:rPr>
          <w:del w:id="4560" w:author="Andries Pandia" w:date="2025-08-21T18:58:00Z"/>
          <w:kern w:val="2"/>
          <w14:ligatures w14:val="standardContextual"/>
          <w:rPrChange w:id="4561" w:author="Andries Pandia" w:date="2025-08-26T08:27:00Z">
            <w:rPr>
              <w:del w:id="4562" w:author="Andries Pandia" w:date="2025-08-21T18:58:00Z"/>
            </w:rPr>
          </w:rPrChange>
        </w:rPr>
        <w:pPrChange w:id="4563" w:author="Andries Pandia" w:date="2025-08-22T17:44:00Z">
          <w:pPr>
            <w:pStyle w:val="NormalWeb"/>
          </w:pPr>
        </w:pPrChange>
      </w:pPr>
      <w:r w:rsidRPr="00BB0106">
        <w:rPr>
          <w:noProof/>
          <w:lang w:val="id-ID"/>
        </w:rPr>
        <w:t>Kolom majorityStatus dan majorityStatusAtExploit sering kali kosong. Nilai yang hilang diganti dengan “</w:t>
      </w:r>
      <w:r w:rsidRPr="00BB0106">
        <w:rPr>
          <w:i/>
          <w:noProof/>
          <w:kern w:val="2"/>
          <w:lang w:val="id-ID"/>
          <w14:ligatures w14:val="standardContextual"/>
          <w:rPrChange w:id="4564" w:author="Andries Pandia" w:date="2025-08-26T08:27:00Z">
            <w:rPr/>
          </w:rPrChange>
        </w:rPr>
        <w:t>Unknown</w:t>
      </w:r>
      <w:r w:rsidRPr="00BB0106">
        <w:rPr>
          <w:noProof/>
          <w:lang w:val="id-ID"/>
        </w:rPr>
        <w:t>”. Selain itu, untuk memudahkan analisis, data usia dikelompokkan kembali ke dalam kategori sederhana: &lt;18, 18–35, 36–60, dan &gt;60</w:t>
      </w:r>
      <w:ins w:id="4565" w:author="Andries Pandia" w:date="2025-08-22T14:59:00Z">
        <w:r w:rsidR="005E50C3" w:rsidRPr="00BB0106">
          <w:rPr>
            <w:noProof/>
            <w:lang w:val="id-ID"/>
          </w:rPr>
          <w:t>;</w:t>
        </w:r>
      </w:ins>
      <w:del w:id="4566" w:author="Andries Pandia" w:date="2025-08-22T14:59:00Z">
        <w:r w:rsidRPr="00BB0106" w:rsidDel="005E50C3">
          <w:rPr>
            <w:noProof/>
            <w:lang w:val="id-ID"/>
          </w:rPr>
          <w:delText>.</w:delText>
        </w:r>
      </w:del>
    </w:p>
    <w:p w14:paraId="664631E4" w14:textId="77777777" w:rsidR="00294460" w:rsidRPr="00BB0106" w:rsidRDefault="00294460">
      <w:pPr>
        <w:ind w:left="851" w:firstLine="0"/>
        <w:rPr>
          <w:ins w:id="4567" w:author="Andries Pandia" w:date="2025-08-21T18:58:00Z"/>
        </w:rPr>
        <w:pPrChange w:id="4568" w:author="Andries Pandia" w:date="2025-08-22T17:44:00Z">
          <w:pPr>
            <w:pStyle w:val="NormalWeb"/>
            <w:ind w:firstLine="426"/>
          </w:pPr>
        </w:pPrChange>
      </w:pPr>
    </w:p>
    <w:p w14:paraId="39F327B8" w14:textId="6E2E175D" w:rsidR="00F133DF" w:rsidRPr="00BB0106" w:rsidDel="00294460" w:rsidRDefault="00F133DF">
      <w:pPr>
        <w:ind w:left="567" w:firstLine="0"/>
        <w:rPr>
          <w:del w:id="4569" w:author="Andries Pandia" w:date="2025-08-21T18:58:00Z"/>
        </w:rPr>
        <w:pPrChange w:id="4570" w:author="Andries Pandia" w:date="2025-08-22T14:58:00Z">
          <w:pPr>
            <w:pStyle w:val="NormalWeb"/>
            <w:ind w:firstLine="426"/>
          </w:pPr>
        </w:pPrChange>
      </w:pPr>
      <w:del w:id="4571" w:author="Andries Pandia" w:date="2025-08-21T19:01:00Z">
        <w:r w:rsidRPr="00BB0106" w:rsidDel="00294460">
          <w:rPr>
            <w:noProof/>
            <w:lang w:val="id-ID"/>
          </w:rPr>
          <w:delText>5</w:delText>
        </w:r>
      </w:del>
      <w:ins w:id="4572" w:author="Andries Pandia" w:date="2025-08-21T19:04:00Z">
        <w:r w:rsidR="00294460" w:rsidRPr="00BB0106">
          <w:rPr>
            <w:noProof/>
            <w:kern w:val="2"/>
            <w:lang w:val="id-ID"/>
            <w14:ligatures w14:val="standardContextual"/>
            <w:rPrChange w:id="4573" w:author="Andries Pandia" w:date="2025-08-26T08:27:00Z">
              <w:rPr>
                <w:b/>
                <w:lang w:val="en-US"/>
              </w:rPr>
            </w:rPrChange>
          </w:rPr>
          <w:t>5</w:t>
        </w:r>
      </w:ins>
      <w:r w:rsidRPr="00BB0106">
        <w:rPr>
          <w:noProof/>
          <w:lang w:val="id-ID"/>
        </w:rPr>
        <w:t>. Penghapusan Data Ganda</w:t>
      </w:r>
    </w:p>
    <w:p w14:paraId="47C8E7B9" w14:textId="77777777" w:rsidR="00294460" w:rsidRPr="00BB0106" w:rsidRDefault="00294460">
      <w:pPr>
        <w:ind w:left="567" w:firstLine="0"/>
        <w:rPr>
          <w:ins w:id="4574" w:author="Andries Pandia" w:date="2025-08-21T18:58:00Z"/>
        </w:rPr>
        <w:pPrChange w:id="4575" w:author="Andries Pandia" w:date="2025-08-22T14:58:00Z">
          <w:pPr>
            <w:pStyle w:val="NormalWeb"/>
          </w:pPr>
        </w:pPrChange>
      </w:pPr>
    </w:p>
    <w:p w14:paraId="404796C9" w14:textId="0C114C92" w:rsidR="00F133DF" w:rsidRPr="00BB0106" w:rsidDel="00294460" w:rsidRDefault="00F133DF">
      <w:pPr>
        <w:ind w:left="851" w:firstLine="0"/>
        <w:rPr>
          <w:del w:id="4576" w:author="Andries Pandia" w:date="2025-08-21T18:58:00Z"/>
          <w:kern w:val="2"/>
          <w14:ligatures w14:val="standardContextual"/>
          <w:rPrChange w:id="4577" w:author="Andries Pandia" w:date="2025-08-26T08:27:00Z">
            <w:rPr>
              <w:del w:id="4578" w:author="Andries Pandia" w:date="2025-08-21T18:58:00Z"/>
            </w:rPr>
          </w:rPrChange>
        </w:rPr>
        <w:pPrChange w:id="4579" w:author="Andries Pandia" w:date="2025-08-22T17:44:00Z">
          <w:pPr>
            <w:pStyle w:val="NormalWeb"/>
          </w:pPr>
        </w:pPrChange>
      </w:pPr>
      <w:r w:rsidRPr="00BB0106">
        <w:rPr>
          <w:i/>
          <w:noProof/>
          <w:kern w:val="2"/>
          <w:lang w:val="id-ID"/>
          <w14:ligatures w14:val="standardContextual"/>
          <w:rPrChange w:id="4580" w:author="Andries Pandia" w:date="2025-08-26T08:27:00Z">
            <w:rPr/>
          </w:rPrChange>
        </w:rPr>
        <w:t>Dataset</w:t>
      </w:r>
      <w:r w:rsidRPr="00BB0106">
        <w:rPr>
          <w:noProof/>
          <w:lang w:val="id-ID"/>
        </w:rPr>
        <w:t xml:space="preserve"> juga diperiksa dari kemungkinan adanya duplikasi. Data yang terdeteksi ganda dihapus agar tidak memengaruhi hasil analisis</w:t>
      </w:r>
      <w:ins w:id="4581" w:author="Andries Pandia" w:date="2025-08-22T14:59:00Z">
        <w:r w:rsidR="005E50C3" w:rsidRPr="00BB0106">
          <w:rPr>
            <w:noProof/>
            <w:lang w:val="id-ID"/>
          </w:rPr>
          <w:t>;</w:t>
        </w:r>
      </w:ins>
      <w:del w:id="4582" w:author="Andries Pandia" w:date="2025-08-22T14:59:00Z">
        <w:r w:rsidRPr="00BB0106" w:rsidDel="005E50C3">
          <w:rPr>
            <w:noProof/>
            <w:lang w:val="id-ID"/>
          </w:rPr>
          <w:delText>.</w:delText>
        </w:r>
      </w:del>
    </w:p>
    <w:p w14:paraId="23283470" w14:textId="77777777" w:rsidR="00294460" w:rsidRPr="00BB0106" w:rsidRDefault="00294460">
      <w:pPr>
        <w:ind w:left="851" w:firstLine="0"/>
        <w:rPr>
          <w:ins w:id="4583" w:author="Andries Pandia" w:date="2025-08-21T18:58:00Z"/>
        </w:rPr>
        <w:pPrChange w:id="4584" w:author="Andries Pandia" w:date="2025-08-22T17:44:00Z">
          <w:pPr>
            <w:pStyle w:val="NormalWeb"/>
            <w:ind w:firstLine="426"/>
          </w:pPr>
        </w:pPrChange>
      </w:pPr>
    </w:p>
    <w:p w14:paraId="157067CD" w14:textId="123C8FCD" w:rsidR="00F133DF" w:rsidRPr="00BB0106" w:rsidDel="00294460" w:rsidRDefault="00F133DF">
      <w:pPr>
        <w:ind w:left="567" w:firstLine="0"/>
        <w:rPr>
          <w:del w:id="4585" w:author="Andries Pandia" w:date="2025-08-21T18:58:00Z"/>
        </w:rPr>
        <w:pPrChange w:id="4586" w:author="Andries Pandia" w:date="2025-08-22T14:58:00Z">
          <w:pPr>
            <w:pStyle w:val="NormalWeb"/>
            <w:ind w:firstLine="426"/>
          </w:pPr>
        </w:pPrChange>
      </w:pPr>
      <w:del w:id="4587" w:author="Andries Pandia" w:date="2025-08-21T19:01:00Z">
        <w:r w:rsidRPr="00BB0106" w:rsidDel="00294460">
          <w:rPr>
            <w:noProof/>
            <w:lang w:val="id-ID"/>
          </w:rPr>
          <w:delText>6</w:delText>
        </w:r>
      </w:del>
      <w:ins w:id="4588" w:author="Andries Pandia" w:date="2025-08-21T19:04:00Z">
        <w:r w:rsidR="00294460" w:rsidRPr="00BB0106">
          <w:rPr>
            <w:noProof/>
            <w:kern w:val="2"/>
            <w:lang w:val="id-ID"/>
            <w14:ligatures w14:val="standardContextual"/>
            <w:rPrChange w:id="4589" w:author="Andries Pandia" w:date="2025-08-26T08:27:00Z">
              <w:rPr>
                <w:b/>
                <w:lang w:val="en-US"/>
              </w:rPr>
            </w:rPrChange>
          </w:rPr>
          <w:t>6</w:t>
        </w:r>
      </w:ins>
      <w:r w:rsidRPr="00BB0106">
        <w:rPr>
          <w:noProof/>
          <w:lang w:val="id-ID"/>
        </w:rPr>
        <w:t>. Pembuatan Variabel Baru</w:t>
      </w:r>
    </w:p>
    <w:p w14:paraId="3736E5D0" w14:textId="77777777" w:rsidR="00294460" w:rsidRPr="00BB0106" w:rsidRDefault="00294460">
      <w:pPr>
        <w:ind w:left="567" w:firstLine="0"/>
        <w:rPr>
          <w:ins w:id="4590" w:author="Andries Pandia" w:date="2025-08-21T18:58:00Z"/>
        </w:rPr>
        <w:pPrChange w:id="4591" w:author="Andries Pandia" w:date="2025-08-22T14:58:00Z">
          <w:pPr>
            <w:pStyle w:val="NormalWeb"/>
          </w:pPr>
        </w:pPrChange>
      </w:pPr>
    </w:p>
    <w:p w14:paraId="144AE197" w14:textId="113E186E" w:rsidR="00F133DF" w:rsidRPr="00BB0106" w:rsidRDefault="00F133DF">
      <w:pPr>
        <w:ind w:left="851" w:firstLine="0"/>
        <w:pPrChange w:id="4592" w:author="Andries Pandia" w:date="2025-08-22T17:45:00Z">
          <w:pPr>
            <w:pStyle w:val="NormalWeb"/>
          </w:pPr>
        </w:pPrChange>
      </w:pPr>
      <w:r w:rsidRPr="00BB0106">
        <w:rPr>
          <w:noProof/>
          <w:lang w:val="id-ID"/>
        </w:rPr>
        <w:lastRenderedPageBreak/>
        <w:t>Untuk memperkaya analisis, dibuat beberapa variabel turunan, antara lain:</w:t>
      </w:r>
    </w:p>
    <w:p w14:paraId="17BD2796" w14:textId="03CA8992" w:rsidR="00F133DF" w:rsidRPr="00BB0106" w:rsidRDefault="00F133DF">
      <w:pPr>
        <w:pStyle w:val="NormalWeb"/>
        <w:numPr>
          <w:ilvl w:val="0"/>
          <w:numId w:val="15"/>
        </w:numPr>
        <w:spacing w:before="0" w:beforeAutospacing="0" w:after="0" w:afterAutospacing="0"/>
        <w:ind w:left="1417" w:hanging="283"/>
        <w:jc w:val="left"/>
        <w:pPrChange w:id="4593" w:author="Andries Pandia" w:date="2025-08-22T10:43:00Z">
          <w:pPr>
            <w:pStyle w:val="NormalWeb"/>
            <w:numPr>
              <w:numId w:val="15"/>
            </w:numPr>
            <w:ind w:left="720" w:hanging="360"/>
            <w:contextualSpacing w:val="0"/>
            <w:jc w:val="left"/>
          </w:pPr>
        </w:pPrChange>
      </w:pPr>
      <w:r w:rsidRPr="00BB0106">
        <w:t>year → berasal dari yearOfRegistration, berguna untuk melihat tren tahunan</w:t>
      </w:r>
      <w:ins w:id="4594" w:author="Andries Pandia" w:date="2025-08-22T14:59:00Z">
        <w:r w:rsidR="005E50C3" w:rsidRPr="00BB0106">
          <w:t>;</w:t>
        </w:r>
      </w:ins>
      <w:del w:id="4595" w:author="Andries Pandia" w:date="2025-08-22T14:59:00Z">
        <w:r w:rsidRPr="00BB0106" w:rsidDel="005E50C3">
          <w:delText>.</w:delText>
        </w:r>
      </w:del>
    </w:p>
    <w:p w14:paraId="4EA47524" w14:textId="0C0C6B93" w:rsidR="00F133DF" w:rsidRPr="00BB0106" w:rsidRDefault="00F133DF">
      <w:pPr>
        <w:pStyle w:val="NormalWeb"/>
        <w:numPr>
          <w:ilvl w:val="0"/>
          <w:numId w:val="15"/>
        </w:numPr>
        <w:spacing w:before="0" w:beforeAutospacing="0" w:after="0" w:afterAutospacing="0"/>
        <w:ind w:left="1417" w:hanging="283"/>
        <w:jc w:val="left"/>
        <w:pPrChange w:id="4596" w:author="Andries Pandia" w:date="2025-08-22T10:43:00Z">
          <w:pPr>
            <w:pStyle w:val="NormalWeb"/>
            <w:numPr>
              <w:numId w:val="15"/>
            </w:numPr>
            <w:ind w:left="720" w:hanging="360"/>
            <w:contextualSpacing w:val="0"/>
            <w:jc w:val="left"/>
          </w:pPr>
        </w:pPrChange>
      </w:pPr>
      <w:r w:rsidRPr="00BB0106">
        <w:t>is_minor → penanda apakah korban masih di bawah umur pada saat eksploitasi</w:t>
      </w:r>
      <w:ins w:id="4597" w:author="Andries Pandia" w:date="2025-08-22T14:59:00Z">
        <w:r w:rsidR="005E50C3" w:rsidRPr="00BB0106">
          <w:t>;</w:t>
        </w:r>
      </w:ins>
      <w:del w:id="4598" w:author="Andries Pandia" w:date="2025-08-22T14:59:00Z">
        <w:r w:rsidRPr="00BB0106" w:rsidDel="005E50C3">
          <w:delText>.</w:delText>
        </w:r>
      </w:del>
    </w:p>
    <w:p w14:paraId="162EC324" w14:textId="5387AF75" w:rsidR="00F133DF" w:rsidRPr="00BB0106" w:rsidRDefault="00F133DF">
      <w:pPr>
        <w:pStyle w:val="NormalWeb"/>
        <w:numPr>
          <w:ilvl w:val="0"/>
          <w:numId w:val="15"/>
        </w:numPr>
        <w:spacing w:before="0" w:beforeAutospacing="0" w:after="0" w:afterAutospacing="0"/>
        <w:ind w:left="1417" w:hanging="283"/>
        <w:jc w:val="left"/>
        <w:pPrChange w:id="4599" w:author="Andries Pandia" w:date="2025-08-22T10:43:00Z">
          <w:pPr>
            <w:pStyle w:val="NormalWeb"/>
            <w:numPr>
              <w:numId w:val="15"/>
            </w:numPr>
            <w:ind w:left="720" w:hanging="360"/>
            <w:contextualSpacing w:val="0"/>
            <w:jc w:val="left"/>
          </w:pPr>
        </w:pPrChange>
      </w:pPr>
      <w:r w:rsidRPr="00BB0106">
        <w:t>victim_age_group → pembagian kelompok umur sederhana dari variabel ageBroad</w:t>
      </w:r>
      <w:ins w:id="4600" w:author="Andries Pandia" w:date="2025-08-22T14:59:00Z">
        <w:r w:rsidR="005E50C3" w:rsidRPr="00BB0106">
          <w:t>;</w:t>
        </w:r>
      </w:ins>
      <w:del w:id="4601" w:author="Andries Pandia" w:date="2025-08-22T14:59:00Z">
        <w:r w:rsidRPr="00BB0106" w:rsidDel="005E50C3">
          <w:delText>.</w:delText>
        </w:r>
      </w:del>
    </w:p>
    <w:p w14:paraId="1B01067C" w14:textId="1762F92B" w:rsidR="00F133DF" w:rsidRPr="00BB0106" w:rsidDel="00294460" w:rsidRDefault="00F133DF">
      <w:pPr>
        <w:pStyle w:val="NormalWeb"/>
        <w:numPr>
          <w:ilvl w:val="0"/>
          <w:numId w:val="15"/>
        </w:numPr>
        <w:spacing w:before="0" w:beforeAutospacing="0" w:after="0" w:afterAutospacing="0"/>
        <w:ind w:left="1417" w:hanging="283"/>
        <w:jc w:val="left"/>
        <w:rPr>
          <w:del w:id="4602" w:author="Andries Pandia" w:date="2025-08-21T19:04:00Z"/>
        </w:rPr>
        <w:pPrChange w:id="4603" w:author="Andries Pandia" w:date="2025-08-22T10:43:00Z">
          <w:pPr>
            <w:pStyle w:val="NormalWeb"/>
            <w:numPr>
              <w:numId w:val="15"/>
            </w:numPr>
            <w:ind w:left="720" w:hanging="360"/>
            <w:contextualSpacing w:val="0"/>
            <w:jc w:val="left"/>
          </w:pPr>
        </w:pPrChange>
      </w:pPr>
      <w:r w:rsidRPr="00BB0106">
        <w:t>control_methods_count → jumlah metode kontrol yang dialami oleh korban</w:t>
      </w:r>
      <w:ins w:id="4604" w:author="Andries Pandia" w:date="2025-08-22T14:59:00Z">
        <w:r w:rsidR="005E50C3" w:rsidRPr="00BB0106">
          <w:t>;</w:t>
        </w:r>
      </w:ins>
      <w:del w:id="4605" w:author="Andries Pandia" w:date="2025-08-22T14:59:00Z">
        <w:r w:rsidRPr="00BB0106" w:rsidDel="005E50C3">
          <w:delText>.</w:delText>
        </w:r>
      </w:del>
    </w:p>
    <w:p w14:paraId="045C6675" w14:textId="77777777" w:rsidR="00294460" w:rsidRPr="00BB0106" w:rsidRDefault="00294460">
      <w:pPr>
        <w:pStyle w:val="NormalWeb"/>
        <w:numPr>
          <w:ilvl w:val="0"/>
          <w:numId w:val="15"/>
        </w:numPr>
        <w:spacing w:before="0" w:beforeAutospacing="0" w:after="0" w:afterAutospacing="0"/>
        <w:ind w:left="1417" w:hanging="283"/>
        <w:jc w:val="left"/>
        <w:rPr>
          <w:ins w:id="4606" w:author="Andries Pandia" w:date="2025-08-21T19:04:00Z"/>
          <w:rPrChange w:id="4607" w:author="Andries Pandia" w:date="2025-08-26T08:27:00Z">
            <w:rPr>
              <w:ins w:id="4608" w:author="Andries Pandia" w:date="2025-08-21T19:04:00Z"/>
              <w:lang w:val="en-US"/>
            </w:rPr>
          </w:rPrChange>
        </w:rPr>
        <w:pPrChange w:id="4609" w:author="Andries Pandia" w:date="2025-08-22T10:43:00Z">
          <w:pPr>
            <w:pStyle w:val="NormalWeb"/>
            <w:ind w:firstLine="426"/>
          </w:pPr>
        </w:pPrChange>
      </w:pPr>
    </w:p>
    <w:p w14:paraId="116284B0" w14:textId="4AFD9C0B" w:rsidR="00F133DF" w:rsidRPr="00BB0106" w:rsidDel="00294460" w:rsidRDefault="00F133DF">
      <w:pPr>
        <w:pStyle w:val="NormalWeb"/>
        <w:numPr>
          <w:ilvl w:val="0"/>
          <w:numId w:val="15"/>
        </w:numPr>
        <w:spacing w:before="0" w:beforeAutospacing="0" w:after="0" w:afterAutospacing="0"/>
        <w:ind w:left="1417" w:hanging="283"/>
        <w:jc w:val="left"/>
        <w:rPr>
          <w:del w:id="4610" w:author="Andries Pandia" w:date="2025-08-21T18:59:00Z"/>
        </w:rPr>
        <w:pPrChange w:id="4611" w:author="Andries Pandia" w:date="2025-08-22T10:43:00Z">
          <w:pPr>
            <w:pStyle w:val="NormalWeb"/>
            <w:numPr>
              <w:numId w:val="15"/>
            </w:numPr>
            <w:ind w:left="720" w:hanging="360"/>
            <w:contextualSpacing w:val="0"/>
            <w:jc w:val="left"/>
          </w:pPr>
        </w:pPrChange>
      </w:pPr>
      <w:r w:rsidRPr="00BB0106">
        <w:t>recruiter_type → kategori hubungan perekrut dengan korban berdasarkan beberapa variabel yang ada</w:t>
      </w:r>
      <w:ins w:id="4612" w:author="Andries Pandia" w:date="2025-08-22T14:59:00Z">
        <w:r w:rsidR="005E50C3" w:rsidRPr="00BB0106">
          <w:t>;</w:t>
        </w:r>
      </w:ins>
      <w:del w:id="4613" w:author="Andries Pandia" w:date="2025-08-22T14:59:00Z">
        <w:r w:rsidRPr="00BB0106" w:rsidDel="005E50C3">
          <w:delText>.</w:delText>
        </w:r>
      </w:del>
    </w:p>
    <w:p w14:paraId="5FC71356" w14:textId="77777777" w:rsidR="00294460" w:rsidRPr="00BB0106" w:rsidRDefault="00294460">
      <w:pPr>
        <w:pStyle w:val="NormalWeb"/>
        <w:numPr>
          <w:ilvl w:val="0"/>
          <w:numId w:val="15"/>
        </w:numPr>
        <w:spacing w:before="0" w:beforeAutospacing="0" w:after="0" w:afterAutospacing="0"/>
        <w:ind w:left="1417" w:hanging="283"/>
        <w:jc w:val="left"/>
        <w:rPr>
          <w:ins w:id="4614" w:author="Andries Pandia" w:date="2025-08-21T18:59:00Z"/>
          <w:rPrChange w:id="4615" w:author="Andries Pandia" w:date="2025-08-26T08:27:00Z">
            <w:rPr>
              <w:ins w:id="4616" w:author="Andries Pandia" w:date="2025-08-21T18:59:00Z"/>
              <w:lang w:val="en-US"/>
            </w:rPr>
          </w:rPrChange>
        </w:rPr>
        <w:pPrChange w:id="4617" w:author="Andries Pandia" w:date="2025-08-22T10:43:00Z">
          <w:pPr>
            <w:pStyle w:val="NormalWeb"/>
            <w:ind w:firstLine="426"/>
          </w:pPr>
        </w:pPrChange>
      </w:pPr>
    </w:p>
    <w:p w14:paraId="0B890BEA" w14:textId="651B58BC" w:rsidR="00F133DF" w:rsidRPr="00BB0106" w:rsidDel="00294460" w:rsidRDefault="00C34F93">
      <w:pPr>
        <w:ind w:left="567" w:firstLine="0"/>
        <w:rPr>
          <w:del w:id="4618" w:author="Andries Pandia" w:date="2025-08-21T18:59:00Z"/>
        </w:rPr>
        <w:pPrChange w:id="4619" w:author="Andries Pandia" w:date="2025-08-22T14:58:00Z">
          <w:pPr>
            <w:pStyle w:val="NormalWeb"/>
            <w:ind w:firstLine="426"/>
          </w:pPr>
        </w:pPrChange>
      </w:pPr>
      <w:ins w:id="4620" w:author="Andries Pandia" w:date="2025-08-21T19:05:00Z">
        <w:r w:rsidRPr="00BB0106">
          <w:rPr>
            <w:noProof/>
            <w:kern w:val="2"/>
            <w:lang w:val="id-ID"/>
            <w14:ligatures w14:val="standardContextual"/>
            <w:rPrChange w:id="4621" w:author="Andries Pandia" w:date="2025-08-26T08:27:00Z">
              <w:rPr>
                <w:b/>
                <w:lang w:val="en-US"/>
              </w:rPr>
            </w:rPrChange>
          </w:rPr>
          <w:t>7</w:t>
        </w:r>
      </w:ins>
      <w:ins w:id="4622" w:author="Andries Pandia" w:date="2025-08-21T19:02:00Z">
        <w:r w:rsidR="00294460" w:rsidRPr="00BB0106">
          <w:rPr>
            <w:noProof/>
            <w:lang w:val="id-ID"/>
          </w:rPr>
          <w:t xml:space="preserve">. </w:t>
        </w:r>
      </w:ins>
      <w:del w:id="4623" w:author="Andries Pandia" w:date="2025-08-21T19:01:00Z">
        <w:r w:rsidR="00F133DF" w:rsidRPr="00BB0106" w:rsidDel="00294460">
          <w:rPr>
            <w:noProof/>
            <w:lang w:val="id-ID"/>
          </w:rPr>
          <w:delText>7</w:delText>
        </w:r>
      </w:del>
      <w:del w:id="4624" w:author="Andries Pandia" w:date="2025-08-21T19:02:00Z">
        <w:r w:rsidR="00F133DF" w:rsidRPr="00BB0106" w:rsidDel="00294460">
          <w:rPr>
            <w:noProof/>
            <w:lang w:val="id-ID"/>
          </w:rPr>
          <w:delText xml:space="preserve">. </w:delText>
        </w:r>
      </w:del>
      <w:r w:rsidR="00F133DF" w:rsidRPr="00BB0106">
        <w:rPr>
          <w:noProof/>
          <w:lang w:val="id-ID"/>
        </w:rPr>
        <w:t>Hasil Akhir Pembersihan Data</w:t>
      </w:r>
    </w:p>
    <w:p w14:paraId="4D68D646" w14:textId="77777777" w:rsidR="00294460" w:rsidRPr="00BB0106" w:rsidRDefault="00294460">
      <w:pPr>
        <w:pStyle w:val="NormalWeb"/>
        <w:ind w:left="567" w:firstLine="0"/>
        <w:jc w:val="left"/>
        <w:rPr>
          <w:ins w:id="4625" w:author="Andries Pandia" w:date="2025-08-21T19:02:00Z"/>
        </w:rPr>
        <w:pPrChange w:id="4626" w:author="Andries Pandia" w:date="2025-08-22T14:58:00Z">
          <w:pPr>
            <w:pStyle w:val="NormalWeb"/>
          </w:pPr>
        </w:pPrChange>
      </w:pPr>
    </w:p>
    <w:p w14:paraId="239AB76C" w14:textId="717D0E33" w:rsidR="00F133DF" w:rsidRPr="00BB0106" w:rsidDel="00C34F93" w:rsidRDefault="00F133DF">
      <w:pPr>
        <w:pStyle w:val="NormalWeb"/>
        <w:ind w:left="851" w:firstLine="0"/>
        <w:rPr>
          <w:del w:id="4627" w:author="Andries Pandia" w:date="2025-08-21T19:07:00Z"/>
        </w:rPr>
        <w:pPrChange w:id="4628" w:author="Andries Pandia" w:date="2025-08-22T17:45:00Z">
          <w:pPr>
            <w:pStyle w:val="NormalWeb"/>
          </w:pPr>
        </w:pPrChange>
      </w:pPr>
      <w:r w:rsidRPr="00BB0106">
        <w:t xml:space="preserve">Setelah dilakukan pembersihan, </w:t>
      </w:r>
      <w:r w:rsidRPr="00BB0106">
        <w:rPr>
          <w:i/>
          <w:rPrChange w:id="4629" w:author="Andries Pandia" w:date="2025-08-26T08:27:00Z">
            <w:rPr/>
          </w:rPrChange>
        </w:rPr>
        <w:t>dataset</w:t>
      </w:r>
      <w:r w:rsidRPr="00BB0106">
        <w:t xml:space="preserve"> menjadi lebih rapi, lengkap, dan konsisten. Semua nilai kosong telah ditangani, kategori telah distandarkan, data duplikat dihapus, serta variabel tambahan telah dibuat. Dengan kondisi ini, data dapat digunakan untuk tahap analisis selanjutnya, baik melalui Python maupun Tableau</w:t>
      </w:r>
      <w:ins w:id="4630" w:author="Andries Pandia" w:date="2025-08-22T14:10:00Z">
        <w:r w:rsidR="00524254" w:rsidRPr="00BB0106">
          <w:t xml:space="preserve">. </w:t>
        </w:r>
        <w:commentRangeStart w:id="4631"/>
        <w:r w:rsidR="00524254" w:rsidRPr="00BB0106">
          <w:rPr>
            <w:rPrChange w:id="4632" w:author="Andries Pandia" w:date="2025-08-26T08:27:00Z">
              <w:rPr>
                <w:lang w:val="en-US"/>
              </w:rPr>
            </w:rPrChange>
          </w:rPr>
          <w:t>Gambar 3.</w:t>
        </w:r>
      </w:ins>
      <w:ins w:id="4633" w:author="Andries Pandia" w:date="2025-08-26T08:17:00Z">
        <w:r w:rsidR="004E35C9" w:rsidRPr="00BB0106">
          <w:rPr>
            <w:rPrChange w:id="4634" w:author="Andries Pandia" w:date="2025-08-26T08:27:00Z">
              <w:rPr>
                <w:highlight w:val="yellow"/>
                <w:lang w:val="en-US"/>
              </w:rPr>
            </w:rPrChange>
          </w:rPr>
          <w:t>5</w:t>
        </w:r>
      </w:ins>
      <w:ins w:id="4635" w:author="Andries Pandia" w:date="2025-08-22T14:10:00Z">
        <w:r w:rsidR="00524254" w:rsidRPr="00BB0106">
          <w:rPr>
            <w:rPrChange w:id="4636" w:author="Andries Pandia" w:date="2025-08-26T08:27:00Z">
              <w:rPr>
                <w:lang w:val="en-US"/>
              </w:rPr>
            </w:rPrChange>
          </w:rPr>
          <w:t xml:space="preserve"> adalah proses pembersihan data menggunakan Phyton, sedangkan Gambar 3.</w:t>
        </w:r>
      </w:ins>
      <w:ins w:id="4637" w:author="Andries Pandia" w:date="2025-08-26T08:20:00Z">
        <w:r w:rsidR="004E35C9" w:rsidRPr="00BB0106">
          <w:rPr>
            <w:rPrChange w:id="4638" w:author="Andries Pandia" w:date="2025-08-26T08:27:00Z">
              <w:rPr>
                <w:lang w:val="en-US"/>
              </w:rPr>
            </w:rPrChange>
          </w:rPr>
          <w:t>7</w:t>
        </w:r>
      </w:ins>
      <w:ins w:id="4639" w:author="Andries Pandia" w:date="2025-08-22T14:10:00Z">
        <w:r w:rsidR="00524254" w:rsidRPr="00BB0106">
          <w:rPr>
            <w:rPrChange w:id="4640" w:author="Andries Pandia" w:date="2025-08-26T08:27:00Z">
              <w:rPr>
                <w:lang w:val="en-US"/>
              </w:rPr>
            </w:rPrChange>
          </w:rPr>
          <w:t xml:space="preserve"> merupakan hasil visualisasi</w:t>
        </w:r>
      </w:ins>
      <w:ins w:id="4641" w:author="Andries Pandia" w:date="2025-08-22T14:11:00Z">
        <w:r w:rsidR="00524254" w:rsidRPr="00BB0106">
          <w:rPr>
            <w:rPrChange w:id="4642" w:author="Andries Pandia" w:date="2025-08-26T08:27:00Z">
              <w:rPr>
                <w:lang w:val="en-US"/>
              </w:rPr>
            </w:rPrChange>
          </w:rPr>
          <w:t xml:space="preserve"> menggunakan Tableu.</w:t>
        </w:r>
        <w:commentRangeEnd w:id="4631"/>
        <w:r w:rsidR="00524254" w:rsidRPr="00BB0106">
          <w:rPr>
            <w:rStyle w:val="CommentReference"/>
          </w:rPr>
          <w:commentReference w:id="4631"/>
        </w:r>
        <w:r w:rsidR="00524254" w:rsidRPr="00BB0106" w:rsidDel="00524254">
          <w:t xml:space="preserve"> </w:t>
        </w:r>
      </w:ins>
      <w:del w:id="4643" w:author="Andries Pandia" w:date="2025-08-22T14:11:00Z">
        <w:r w:rsidRPr="00BB0106" w:rsidDel="00524254">
          <w:delText xml:space="preserve">, pada </w:delText>
        </w:r>
        <w:r w:rsidRPr="00BB0106" w:rsidDel="00524254">
          <w:rPr>
            <w:highlight w:val="yellow"/>
            <w:rPrChange w:id="4644" w:author="Andries Pandia" w:date="2025-08-26T08:27:00Z">
              <w:rPr/>
            </w:rPrChange>
          </w:rPr>
          <w:delText>Gambar 3. Menggunakan Python, Gambar 3. Adalah hasil dari 3. Dan pada Gamba 3. Untuk visualisasi kita menggunakan tableu.</w:delText>
        </w:r>
      </w:del>
    </w:p>
    <w:p w14:paraId="6DD34411" w14:textId="02118374" w:rsidR="00F133DF" w:rsidRPr="00A96BCD" w:rsidRDefault="00F133DF">
      <w:pPr>
        <w:pStyle w:val="NormalWeb"/>
        <w:ind w:left="851" w:firstLine="0"/>
        <w:pPrChange w:id="4645" w:author="Andries Pandia" w:date="2025-08-22T17:45:00Z">
          <w:pPr/>
        </w:pPrChange>
      </w:pPr>
    </w:p>
    <w:p w14:paraId="5ACF1054" w14:textId="5BCA6438" w:rsidR="00F843D5" w:rsidRPr="00BB0106" w:rsidDel="00EF76E4" w:rsidRDefault="00F843D5" w:rsidP="00F547C2">
      <w:pPr>
        <w:pStyle w:val="Heading2"/>
        <w:rPr>
          <w:del w:id="4646" w:author="Andries Pandia" w:date="2025-08-22T14:15:00Z"/>
          <w:rStyle w:val="s6"/>
          <w:lang w:val="id-ID"/>
          <w:rPrChange w:id="4647" w:author="Andries Pandia" w:date="2025-08-26T08:27:00Z">
            <w:rPr>
              <w:del w:id="4648" w:author="Andries Pandia" w:date="2025-08-22T14:15:00Z"/>
              <w:rStyle w:val="s6"/>
              <w:b/>
              <w:noProof w:val="0"/>
              <w:kern w:val="0"/>
              <w:lang w:val="en-ID"/>
              <w14:ligatures w14:val="none"/>
            </w:rPr>
          </w:rPrChange>
        </w:rPr>
      </w:pPr>
    </w:p>
    <w:p w14:paraId="5F00D2B1" w14:textId="77777777" w:rsidR="0049698A" w:rsidRPr="00BB0106" w:rsidRDefault="00B26B26" w:rsidP="0049698A">
      <w:pPr>
        <w:pStyle w:val="Caption"/>
        <w:keepNext/>
        <w:spacing w:after="0"/>
        <w:ind w:firstLine="0"/>
        <w:jc w:val="center"/>
      </w:pPr>
      <w:r w:rsidRPr="00BB0106">
        <w:rPr>
          <w:color w:val="000000"/>
          <w:sz w:val="24"/>
          <w:szCs w:val="24"/>
          <w:rPrChange w:id="4649" w:author="Andries Pandia" w:date="2025-08-26T08:27:00Z">
            <w:rPr>
              <w:color w:val="000000"/>
              <w:sz w:val="24"/>
              <w:szCs w:val="24"/>
              <w:lang w:val="en-US"/>
            </w:rPr>
          </w:rPrChange>
        </w:rPr>
        <w:drawing>
          <wp:inline distT="0" distB="0" distL="0" distR="0" wp14:anchorId="68FC6AD7" wp14:editId="4FF2A38E">
            <wp:extent cx="3886872" cy="533874"/>
            <wp:effectExtent l="0" t="0" r="0" b="0"/>
            <wp:docPr id="742495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5761" name="Picture 742495761"/>
                    <pic:cNvPicPr/>
                  </pic:nvPicPr>
                  <pic:blipFill rotWithShape="1">
                    <a:blip r:embed="rId28" cstate="print">
                      <a:extLst>
                        <a:ext uri="{28A0092B-C50C-407E-A947-70E740481C1C}">
                          <a14:useLocalDpi xmlns:a14="http://schemas.microsoft.com/office/drawing/2010/main" val="0"/>
                        </a:ext>
                      </a:extLst>
                    </a:blip>
                    <a:srcRect t="43928" r="42842" b="19908"/>
                    <a:stretch>
                      <a:fillRect/>
                    </a:stretch>
                  </pic:blipFill>
                  <pic:spPr bwMode="auto">
                    <a:xfrm>
                      <a:off x="0" y="0"/>
                      <a:ext cx="4163456" cy="571864"/>
                    </a:xfrm>
                    <a:prstGeom prst="rect">
                      <a:avLst/>
                    </a:prstGeom>
                    <a:ln>
                      <a:noFill/>
                    </a:ln>
                    <a:extLst>
                      <a:ext uri="{53640926-AAD7-44D8-BBD7-CCE9431645EC}">
                        <a14:shadowObscured xmlns:a14="http://schemas.microsoft.com/office/drawing/2010/main"/>
                      </a:ext>
                    </a:extLst>
                  </pic:spPr>
                </pic:pic>
              </a:graphicData>
            </a:graphic>
          </wp:inline>
        </w:drawing>
      </w:r>
    </w:p>
    <w:p w14:paraId="59AE2376" w14:textId="6F111285" w:rsidR="00130C3D" w:rsidRPr="00A96BCD" w:rsidRDefault="0049698A">
      <w:pPr>
        <w:pStyle w:val="TOF"/>
        <w:pPrChange w:id="4650" w:author="Andries Pandia" w:date="2025-08-26T08:17:00Z">
          <w:pPr>
            <w:pStyle w:val="Caption"/>
            <w:keepNext/>
            <w:spacing w:after="0"/>
            <w:jc w:val="center"/>
          </w:pPr>
        </w:pPrChange>
      </w:pPr>
      <w:bookmarkStart w:id="4651" w:name="_Toc207091014"/>
      <w:r w:rsidRPr="00A96BCD">
        <w:t>Gambar 3.5</w:t>
      </w:r>
      <w:ins w:id="4652" w:author="Andries Pandia" w:date="2025-08-26T08:18:00Z">
        <w:r w:rsidR="004E35C9" w:rsidRPr="00BB0106">
          <w:rPr>
            <w:rPrChange w:id="4653" w:author="Andries Pandia" w:date="2025-08-26T08:27:00Z">
              <w:rPr>
                <w:i w:val="0"/>
                <w:lang w:val="en-US"/>
              </w:rPr>
            </w:rPrChange>
          </w:rPr>
          <w:t>.</w:t>
        </w:r>
      </w:ins>
      <w:r w:rsidRPr="00BB0106">
        <w:t xml:space="preserve"> Codingan Pembersihan data menggunakan Python</w:t>
      </w:r>
      <w:bookmarkEnd w:id="4651"/>
    </w:p>
    <w:p w14:paraId="5EB89301" w14:textId="17A0C250" w:rsidR="00B26B26" w:rsidRPr="00BB0106" w:rsidDel="004E35C9" w:rsidRDefault="00130C3D">
      <w:pPr>
        <w:pStyle w:val="TOF"/>
        <w:rPr>
          <w:del w:id="4654" w:author="Andries Pandia" w:date="2025-08-26T08:17:00Z"/>
        </w:rPr>
        <w:pPrChange w:id="4655" w:author="Andries Pandia" w:date="2025-08-26T08:17:00Z">
          <w:pPr>
            <w:pStyle w:val="Caption"/>
            <w:spacing w:after="0"/>
            <w:jc w:val="center"/>
          </w:pPr>
        </w:pPrChange>
      </w:pPr>
      <w:bookmarkStart w:id="4656" w:name="_Toc206781750"/>
      <w:del w:id="4657" w:author="Andries Pandia" w:date="2025-08-26T08:17:00Z">
        <w:r w:rsidRPr="00BB0106" w:rsidDel="004E35C9">
          <w:rPr>
            <w:iCs w:val="0"/>
            <w:highlight w:val="yellow"/>
            <w:rPrChange w:id="4658" w:author="Andries Pandia" w:date="2025-08-26T08:27:00Z">
              <w:rPr>
                <w:iCs w:val="0"/>
              </w:rPr>
            </w:rPrChange>
          </w:rPr>
          <w:delText>Gambar 3.</w:delText>
        </w:r>
      </w:del>
      <w:del w:id="4659" w:author="Andries Pandia" w:date="2025-08-21T19:06:00Z">
        <w:r w:rsidRPr="00BB0106" w:rsidDel="00C34F93">
          <w:rPr>
            <w:iCs w:val="0"/>
            <w:highlight w:val="yellow"/>
            <w:rPrChange w:id="4660" w:author="Andries Pandia" w:date="2025-08-26T08:27:00Z">
              <w:rPr>
                <w:iCs w:val="0"/>
              </w:rPr>
            </w:rPrChange>
          </w:rPr>
          <w:delText>4</w:delText>
        </w:r>
      </w:del>
      <w:del w:id="4661" w:author="Andries Pandia" w:date="2025-08-26T08:17:00Z">
        <w:r w:rsidRPr="00BB0106" w:rsidDel="004E35C9">
          <w:rPr>
            <w:iCs w:val="0"/>
            <w:highlight w:val="yellow"/>
            <w:rPrChange w:id="4662" w:author="Andries Pandia" w:date="2025-08-26T08:27:00Z">
              <w:rPr>
                <w:iCs w:val="0"/>
              </w:rPr>
            </w:rPrChange>
          </w:rPr>
          <w:delText xml:space="preserve"> </w:delText>
        </w:r>
      </w:del>
      <w:del w:id="4663" w:author="Andries Pandia" w:date="2025-08-22T14:12:00Z">
        <w:r w:rsidRPr="00BB0106" w:rsidDel="00524254">
          <w:rPr>
            <w:iCs w:val="0"/>
            <w:highlight w:val="yellow"/>
            <w:rPrChange w:id="4664" w:author="Andries Pandia" w:date="2025-08-26T08:27:00Z">
              <w:rPr>
                <w:iCs w:val="0"/>
              </w:rPr>
            </w:rPrChange>
          </w:rPr>
          <w:delText>Data Cleaning</w:delText>
        </w:r>
      </w:del>
      <w:bookmarkEnd w:id="4656"/>
    </w:p>
    <w:p w14:paraId="451BC33F" w14:textId="77777777" w:rsidR="00B26B26" w:rsidRPr="00A96BCD" w:rsidRDefault="00B26B26">
      <w:pPr>
        <w:pStyle w:val="TOF"/>
        <w:pPrChange w:id="4665" w:author="Andries Pandia" w:date="2025-08-26T08:17:00Z">
          <w:pPr/>
        </w:pPrChange>
      </w:pPr>
    </w:p>
    <w:p w14:paraId="25A5B19E" w14:textId="77777777" w:rsidR="0049698A" w:rsidRPr="00BB0106" w:rsidRDefault="00B26B26" w:rsidP="004E35C9">
      <w:pPr>
        <w:keepNext/>
        <w:ind w:firstLine="0"/>
        <w:jc w:val="center"/>
        <w:rPr>
          <w:noProof/>
          <w:lang w:val="id-ID"/>
          <w:rPrChange w:id="4666" w:author="Andries Pandia" w:date="2025-08-26T08:27:00Z">
            <w:rPr/>
          </w:rPrChange>
        </w:rPr>
      </w:pPr>
      <w:r w:rsidRPr="00BB0106">
        <w:rPr>
          <w:noProof/>
          <w:lang w:val="id-ID"/>
          <w:rPrChange w:id="4667" w:author="Andries Pandia" w:date="2025-08-26T08:27:00Z">
            <w:rPr>
              <w:i/>
              <w:iCs/>
              <w:color w:val="44546A" w:themeColor="text2"/>
              <w:sz w:val="18"/>
              <w:szCs w:val="18"/>
              <w:lang w:val="en-US"/>
            </w:rPr>
          </w:rPrChange>
        </w:rPr>
        <w:drawing>
          <wp:inline distT="0" distB="0" distL="0" distR="0" wp14:anchorId="1FB9E1E7" wp14:editId="4F37D8C0">
            <wp:extent cx="4105858" cy="846306"/>
            <wp:effectExtent l="0" t="0" r="0" b="5080"/>
            <wp:docPr id="395299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9273" name="Picture 395299273"/>
                    <pic:cNvPicPr/>
                  </pic:nvPicPr>
                  <pic:blipFill rotWithShape="1">
                    <a:blip r:embed="rId29" cstate="print">
                      <a:extLst>
                        <a:ext uri="{28A0092B-C50C-407E-A947-70E740481C1C}">
                          <a14:useLocalDpi xmlns:a14="http://schemas.microsoft.com/office/drawing/2010/main" val="0"/>
                        </a:ext>
                      </a:extLst>
                    </a:blip>
                    <a:srcRect b="52989"/>
                    <a:stretch>
                      <a:fillRect/>
                    </a:stretch>
                  </pic:blipFill>
                  <pic:spPr bwMode="auto">
                    <a:xfrm>
                      <a:off x="0" y="0"/>
                      <a:ext cx="4198570" cy="865416"/>
                    </a:xfrm>
                    <a:prstGeom prst="rect">
                      <a:avLst/>
                    </a:prstGeom>
                    <a:ln>
                      <a:noFill/>
                    </a:ln>
                    <a:extLst>
                      <a:ext uri="{53640926-AAD7-44D8-BBD7-CCE9431645EC}">
                        <a14:shadowObscured xmlns:a14="http://schemas.microsoft.com/office/drawing/2010/main"/>
                      </a:ext>
                    </a:extLst>
                  </pic:spPr>
                </pic:pic>
              </a:graphicData>
            </a:graphic>
          </wp:inline>
        </w:drawing>
      </w:r>
    </w:p>
    <w:p w14:paraId="6D824D35" w14:textId="7D007884" w:rsidR="00130C3D" w:rsidRPr="00BB0106" w:rsidRDefault="0049698A">
      <w:pPr>
        <w:pStyle w:val="TOF"/>
        <w:rPr>
          <w:i/>
          <w:rPrChange w:id="4668" w:author="Andries Pandia" w:date="2025-08-26T08:27:00Z">
            <w:rPr>
              <w:i w:val="0"/>
            </w:rPr>
          </w:rPrChange>
        </w:rPr>
        <w:pPrChange w:id="4669" w:author="Andries Pandia" w:date="2025-08-26T08:18:00Z">
          <w:pPr>
            <w:pStyle w:val="Caption"/>
            <w:jc w:val="center"/>
          </w:pPr>
        </w:pPrChange>
      </w:pPr>
      <w:bookmarkStart w:id="4670" w:name="_Toc207091015"/>
      <w:r w:rsidRPr="00BB0106">
        <w:t>Gambar 3.6</w:t>
      </w:r>
      <w:ins w:id="4671" w:author="Andries Pandia" w:date="2025-08-26T08:18:00Z">
        <w:r w:rsidR="004E35C9" w:rsidRPr="00BB0106">
          <w:rPr>
            <w:rPrChange w:id="4672" w:author="Andries Pandia" w:date="2025-08-26T08:27:00Z">
              <w:rPr>
                <w:i w:val="0"/>
                <w:lang w:val="en-US"/>
              </w:rPr>
            </w:rPrChange>
          </w:rPr>
          <w:t>.</w:t>
        </w:r>
      </w:ins>
      <w:r w:rsidRPr="00BB0106">
        <w:t xml:space="preserve"> Codingan </w:t>
      </w:r>
      <w:r w:rsidRPr="00BB0106">
        <w:rPr>
          <w:i/>
          <w:rPrChange w:id="4673" w:author="Andries Pandia" w:date="2025-08-26T08:27:00Z">
            <w:rPr/>
          </w:rPrChange>
        </w:rPr>
        <w:t>Drop duplicate</w:t>
      </w:r>
      <w:bookmarkEnd w:id="4670"/>
      <w:r w:rsidRPr="00BB0106">
        <w:t xml:space="preserve"> </w:t>
      </w:r>
    </w:p>
    <w:p w14:paraId="577D9D7D" w14:textId="77777777" w:rsidR="0049698A" w:rsidRPr="00BB0106" w:rsidRDefault="002B2F58" w:rsidP="004E35C9">
      <w:pPr>
        <w:keepNext/>
        <w:ind w:firstLine="0"/>
        <w:jc w:val="center"/>
        <w:rPr>
          <w:noProof/>
          <w:lang w:val="id-ID"/>
          <w:rPrChange w:id="4674" w:author="Andries Pandia" w:date="2025-08-26T08:27:00Z">
            <w:rPr/>
          </w:rPrChange>
        </w:rPr>
      </w:pPr>
      <w:r w:rsidRPr="00BB0106">
        <w:rPr>
          <w:noProof/>
          <w:lang w:val="id-ID"/>
          <w:rPrChange w:id="4675" w:author="Andries Pandia" w:date="2025-08-26T08:27:00Z">
            <w:rPr>
              <w:i/>
              <w:iCs/>
              <w:color w:val="44546A" w:themeColor="text2"/>
              <w:sz w:val="18"/>
              <w:szCs w:val="18"/>
              <w:lang w:val="en-US"/>
            </w:rPr>
          </w:rPrChange>
        </w:rPr>
        <w:lastRenderedPageBreak/>
        <w:drawing>
          <wp:inline distT="0" distB="0" distL="0" distR="0" wp14:anchorId="7D7C7BD7" wp14:editId="6E7C9467">
            <wp:extent cx="4105858" cy="973374"/>
            <wp:effectExtent l="0" t="0" r="0" b="5080"/>
            <wp:docPr id="570349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9273" name="Picture 395299273"/>
                    <pic:cNvPicPr/>
                  </pic:nvPicPr>
                  <pic:blipFill rotWithShape="1">
                    <a:blip r:embed="rId29" cstate="print">
                      <a:extLst>
                        <a:ext uri="{28A0092B-C50C-407E-A947-70E740481C1C}">
                          <a14:useLocalDpi xmlns:a14="http://schemas.microsoft.com/office/drawing/2010/main" val="0"/>
                        </a:ext>
                      </a:extLst>
                    </a:blip>
                    <a:srcRect t="45930"/>
                    <a:stretch>
                      <a:fillRect/>
                    </a:stretch>
                  </pic:blipFill>
                  <pic:spPr bwMode="auto">
                    <a:xfrm>
                      <a:off x="0" y="0"/>
                      <a:ext cx="4198570" cy="995353"/>
                    </a:xfrm>
                    <a:prstGeom prst="rect">
                      <a:avLst/>
                    </a:prstGeom>
                    <a:ln>
                      <a:noFill/>
                    </a:ln>
                    <a:extLst>
                      <a:ext uri="{53640926-AAD7-44D8-BBD7-CCE9431645EC}">
                        <a14:shadowObscured xmlns:a14="http://schemas.microsoft.com/office/drawing/2010/main"/>
                      </a:ext>
                    </a:extLst>
                  </pic:spPr>
                </pic:pic>
              </a:graphicData>
            </a:graphic>
          </wp:inline>
        </w:drawing>
      </w:r>
    </w:p>
    <w:p w14:paraId="2EDC4EC9" w14:textId="0A828139" w:rsidR="002B2F58" w:rsidRPr="00BB0106" w:rsidRDefault="0049698A">
      <w:pPr>
        <w:pStyle w:val="TOF"/>
        <w:rPr>
          <w:i/>
          <w:rPrChange w:id="4676" w:author="Andries Pandia" w:date="2025-08-26T08:27:00Z">
            <w:rPr>
              <w:i w:val="0"/>
            </w:rPr>
          </w:rPrChange>
        </w:rPr>
        <w:pPrChange w:id="4677" w:author="Andries Pandia" w:date="2025-08-26T08:19:00Z">
          <w:pPr>
            <w:pStyle w:val="Caption"/>
            <w:jc w:val="center"/>
          </w:pPr>
        </w:pPrChange>
      </w:pPr>
      <w:bookmarkStart w:id="4678" w:name="_Toc207091016"/>
      <w:r w:rsidRPr="00BB0106">
        <w:t>Gambar 3.7</w:t>
      </w:r>
      <w:ins w:id="4679" w:author="Andries Pandia" w:date="2025-08-26T08:20:00Z">
        <w:r w:rsidR="004E35C9" w:rsidRPr="00BB0106">
          <w:rPr>
            <w:rPrChange w:id="4680" w:author="Andries Pandia" w:date="2025-08-26T08:27:00Z">
              <w:rPr>
                <w:i w:val="0"/>
                <w:lang w:val="en-US"/>
              </w:rPr>
            </w:rPrChange>
          </w:rPr>
          <w:t>.</w:t>
        </w:r>
      </w:ins>
      <w:r w:rsidRPr="00BB0106">
        <w:t xml:space="preserve"> </w:t>
      </w:r>
      <w:r w:rsidRPr="00A96BCD">
        <w:t>Hasil pembersihan data</w:t>
      </w:r>
      <w:bookmarkEnd w:id="4678"/>
      <w:r w:rsidRPr="00A96BCD">
        <w:t xml:space="preserve"> </w:t>
      </w:r>
    </w:p>
    <w:p w14:paraId="7EA4DDE3" w14:textId="714CC467" w:rsidR="00B26B26" w:rsidRPr="00A96BCD" w:rsidDel="004E35C9" w:rsidRDefault="00130C3D">
      <w:pPr>
        <w:pStyle w:val="TOF"/>
        <w:rPr>
          <w:del w:id="4681" w:author="Andries Pandia" w:date="2025-08-26T08:20:00Z"/>
        </w:rPr>
        <w:pPrChange w:id="4682" w:author="Andries Pandia" w:date="2025-08-26T08:17:00Z">
          <w:pPr>
            <w:pStyle w:val="Caption"/>
            <w:spacing w:after="0"/>
            <w:jc w:val="center"/>
          </w:pPr>
        </w:pPrChange>
      </w:pPr>
      <w:bookmarkStart w:id="4683" w:name="_Toc206781751"/>
      <w:commentRangeStart w:id="4684"/>
      <w:del w:id="4685" w:author="Andries Pandia" w:date="2025-08-26T08:20:00Z">
        <w:r w:rsidRPr="00BB0106" w:rsidDel="004E35C9">
          <w:rPr>
            <w:iCs w:val="0"/>
            <w:highlight w:val="yellow"/>
            <w:rPrChange w:id="4686" w:author="Andries Pandia" w:date="2025-08-26T08:27:00Z">
              <w:rPr>
                <w:iCs w:val="0"/>
              </w:rPr>
            </w:rPrChange>
          </w:rPr>
          <w:delText>Gambar 3.</w:delText>
        </w:r>
      </w:del>
      <w:del w:id="4687" w:author="Andries Pandia" w:date="2025-08-22T14:14:00Z">
        <w:r w:rsidRPr="00BB0106" w:rsidDel="00EF76E4">
          <w:rPr>
            <w:iCs w:val="0"/>
            <w:highlight w:val="yellow"/>
            <w:rPrChange w:id="4688" w:author="Andries Pandia" w:date="2025-08-26T08:27:00Z">
              <w:rPr>
                <w:iCs w:val="0"/>
              </w:rPr>
            </w:rPrChange>
          </w:rPr>
          <w:delText>5</w:delText>
        </w:r>
      </w:del>
      <w:del w:id="4689" w:author="Andries Pandia" w:date="2025-08-26T08:20:00Z">
        <w:r w:rsidRPr="00BB0106" w:rsidDel="004E35C9">
          <w:rPr>
            <w:iCs w:val="0"/>
            <w:highlight w:val="yellow"/>
            <w:rPrChange w:id="4690" w:author="Andries Pandia" w:date="2025-08-26T08:27:00Z">
              <w:rPr>
                <w:iCs w:val="0"/>
              </w:rPr>
            </w:rPrChange>
          </w:rPr>
          <w:delText xml:space="preserve"> </w:delText>
        </w:r>
      </w:del>
      <w:del w:id="4691" w:author="Andries Pandia" w:date="2025-08-22T14:14:00Z">
        <w:r w:rsidRPr="00BB0106" w:rsidDel="00EF76E4">
          <w:rPr>
            <w:iCs w:val="0"/>
            <w:highlight w:val="yellow"/>
            <w:rPrChange w:id="4692" w:author="Andries Pandia" w:date="2025-08-26T08:27:00Z">
              <w:rPr>
                <w:iCs w:val="0"/>
              </w:rPr>
            </w:rPrChange>
          </w:rPr>
          <w:delText>Data Cleaning</w:delText>
        </w:r>
      </w:del>
      <w:del w:id="4693" w:author="Andries Pandia" w:date="2025-08-26T08:20:00Z">
        <w:r w:rsidRPr="00BB0106" w:rsidDel="004E35C9">
          <w:delText xml:space="preserve"> </w:delText>
        </w:r>
        <w:commentRangeEnd w:id="4684"/>
        <w:r w:rsidR="00EF76E4" w:rsidRPr="00BB0106" w:rsidDel="004E35C9">
          <w:rPr>
            <w:rStyle w:val="CommentReference"/>
            <w:rPrChange w:id="4694" w:author="Andries Pandia" w:date="2025-08-26T08:27:00Z">
              <w:rPr>
                <w:rStyle w:val="CommentReference"/>
                <w:i w:val="0"/>
              </w:rPr>
            </w:rPrChange>
          </w:rPr>
          <w:commentReference w:id="4684"/>
        </w:r>
        <w:bookmarkEnd w:id="4683"/>
      </w:del>
    </w:p>
    <w:p w14:paraId="4BB8B80E" w14:textId="2917A0DA" w:rsidR="00B26B26" w:rsidRPr="00BB0106" w:rsidDel="004E35C9" w:rsidRDefault="00B26B26">
      <w:pPr>
        <w:rPr>
          <w:del w:id="4695" w:author="Andries Pandia" w:date="2025-08-26T08:20:00Z"/>
          <w:noProof/>
          <w:lang w:val="id-ID"/>
          <w:rPrChange w:id="4696" w:author="Andries Pandia" w:date="2025-08-26T08:27:00Z">
            <w:rPr>
              <w:del w:id="4697" w:author="Andries Pandia" w:date="2025-08-26T08:20:00Z"/>
            </w:rPr>
          </w:rPrChange>
        </w:rPr>
      </w:pPr>
    </w:p>
    <w:p w14:paraId="3C080091" w14:textId="77777777" w:rsidR="009C1BE1" w:rsidRPr="00BB0106" w:rsidRDefault="009C1BE1">
      <w:pPr>
        <w:rPr>
          <w:ins w:id="4698" w:author="Andries Pandia" w:date="2025-08-22T19:24:00Z"/>
          <w:noProof/>
          <w:lang w:val="id-ID"/>
          <w:rPrChange w:id="4699" w:author="Andries Pandia" w:date="2025-08-26T08:27:00Z">
            <w:rPr>
              <w:ins w:id="4700" w:author="Andries Pandia" w:date="2025-08-22T19:24:00Z"/>
            </w:rPr>
          </w:rPrChange>
        </w:rPr>
        <w:pPrChange w:id="4701" w:author="Andries Pandia" w:date="2025-08-22T19:25:00Z">
          <w:pPr>
            <w:ind w:left="567" w:hanging="567"/>
          </w:pPr>
        </w:pPrChange>
      </w:pPr>
    </w:p>
    <w:p w14:paraId="563D4FA4" w14:textId="10DD2C50" w:rsidR="000C43C3" w:rsidRPr="00BB0106" w:rsidDel="00C34F93" w:rsidRDefault="00357BE3">
      <w:pPr>
        <w:pStyle w:val="Heading2"/>
        <w:rPr>
          <w:del w:id="4702" w:author="Andries Pandia" w:date="2025-08-21T19:09:00Z"/>
          <w:rStyle w:val="s6"/>
          <w:rFonts w:cs="Times New Roman"/>
          <w:b w:val="0"/>
          <w:color w:val="auto"/>
          <w:spacing w:val="0"/>
          <w:kern w:val="0"/>
          <w:lang w:val="id-ID"/>
          <w14:ligatures w14:val="none"/>
          <w:rPrChange w:id="4703" w:author="Andries Pandia" w:date="2025-08-26T08:27:00Z">
            <w:rPr>
              <w:del w:id="4704" w:author="Andries Pandia" w:date="2025-08-21T19:09:00Z"/>
              <w:rStyle w:val="s6"/>
              <w:rFonts w:cs="Times New Roman"/>
              <w:b w:val="0"/>
              <w:noProof w:val="0"/>
              <w:spacing w:val="0"/>
              <w:kern w:val="0"/>
              <w:lang w:val="en-ID"/>
              <w14:ligatures w14:val="none"/>
            </w:rPr>
          </w:rPrChange>
        </w:rPr>
        <w:pPrChange w:id="4705" w:author="Andries Pandia" w:date="2025-08-22T18:52:00Z">
          <w:pPr>
            <w:pStyle w:val="Heading3"/>
          </w:pPr>
        </w:pPrChange>
      </w:pPr>
      <w:del w:id="4706" w:author="Andries Pandia" w:date="2025-08-22T10:44:00Z">
        <w:r w:rsidRPr="00BB0106" w:rsidDel="008210F7">
          <w:rPr>
            <w:lang w:val="id-ID"/>
            <w:rPrChange w:id="4707" w:author="Andries Pandia" w:date="2025-08-26T08:27:00Z">
              <w:rPr>
                <w:color w:val="000000"/>
                <w:lang w:val="en-US"/>
              </w:rPr>
            </w:rPrChange>
          </w:rPr>
          <w:br/>
        </w:r>
      </w:del>
      <w:bookmarkStart w:id="4708" w:name="_Toc205823122"/>
      <w:bookmarkStart w:id="4709" w:name="_Toc205823194"/>
      <w:bookmarkStart w:id="4710" w:name="_Toc205823357"/>
      <w:bookmarkStart w:id="4711" w:name="_Toc205823463"/>
      <w:bookmarkStart w:id="4712" w:name="_Toc206166276"/>
      <w:bookmarkStart w:id="4713" w:name="_Toc206780706"/>
      <w:commentRangeStart w:id="4714"/>
      <w:r w:rsidR="009D510D" w:rsidRPr="00BB0106">
        <w:rPr>
          <w:rStyle w:val="s6"/>
          <w:b w:val="0"/>
          <w:lang w:val="id-ID"/>
          <w:rPrChange w:id="4715" w:author="Andries Pandia" w:date="2025-08-26T08:27:00Z">
            <w:rPr>
              <w:rStyle w:val="s6"/>
              <w:b w:val="0"/>
              <w:i/>
              <w:iCs/>
              <w:color w:val="44546A" w:themeColor="text2"/>
              <w:sz w:val="18"/>
              <w:szCs w:val="18"/>
              <w:lang w:val="en-US"/>
            </w:rPr>
          </w:rPrChange>
        </w:rPr>
        <w:t>3.</w:t>
      </w:r>
      <w:del w:id="4716" w:author="Andries Pandia" w:date="2025-08-21T19:09:00Z">
        <w:r w:rsidR="00B1210E" w:rsidRPr="00BB0106" w:rsidDel="00C34F93">
          <w:rPr>
            <w:rStyle w:val="s6"/>
            <w:b w:val="0"/>
            <w:lang w:val="id-ID"/>
            <w:rPrChange w:id="4717" w:author="Andries Pandia" w:date="2025-08-26T08:27:00Z">
              <w:rPr>
                <w:rStyle w:val="s6"/>
                <w:b w:val="0"/>
                <w:i/>
                <w:iCs/>
                <w:color w:val="44546A" w:themeColor="text2"/>
                <w:sz w:val="18"/>
                <w:szCs w:val="18"/>
                <w:lang w:val="en-US"/>
              </w:rPr>
            </w:rPrChange>
          </w:rPr>
          <w:delText>3</w:delText>
        </w:r>
      </w:del>
      <w:ins w:id="4718" w:author="Andries Pandia" w:date="2025-08-22T15:27:00Z">
        <w:r w:rsidR="00063021" w:rsidRPr="00BB0106">
          <w:rPr>
            <w:rStyle w:val="s6"/>
            <w:b w:val="0"/>
            <w:lang w:val="id-ID"/>
            <w:rPrChange w:id="4719" w:author="Andries Pandia" w:date="2025-08-26T08:27:00Z">
              <w:rPr>
                <w:rStyle w:val="s6"/>
                <w:b w:val="0"/>
                <w:color w:val="000000"/>
                <w:highlight w:val="yellow"/>
                <w:lang w:val="en-US"/>
              </w:rPr>
            </w:rPrChange>
          </w:rPr>
          <w:t>3</w:t>
        </w:r>
      </w:ins>
      <w:ins w:id="4720" w:author="Andries Pandia" w:date="2025-08-22T17:45:00Z">
        <w:r w:rsidR="00543FDB" w:rsidRPr="00BB0106">
          <w:rPr>
            <w:rStyle w:val="s6"/>
            <w:lang w:val="id-ID"/>
            <w:rPrChange w:id="4721" w:author="Andries Pandia" w:date="2025-08-26T08:27:00Z">
              <w:rPr>
                <w:rStyle w:val="s6"/>
                <w:color w:val="000000"/>
                <w:lang w:val="en-US"/>
              </w:rPr>
            </w:rPrChange>
          </w:rPr>
          <w:t>.</w:t>
        </w:r>
      </w:ins>
      <w:ins w:id="4722" w:author="Andries Pandia" w:date="2025-08-22T17:48:00Z">
        <w:r w:rsidR="00A72CFA" w:rsidRPr="00BB0106">
          <w:rPr>
            <w:rStyle w:val="s6"/>
            <w:lang w:val="id-ID"/>
            <w:rPrChange w:id="4723" w:author="Andries Pandia" w:date="2025-08-26T08:27:00Z">
              <w:rPr>
                <w:rStyle w:val="s6"/>
                <w:color w:val="000000"/>
                <w:lang w:val="en-US"/>
              </w:rPr>
            </w:rPrChange>
          </w:rPr>
          <w:tab/>
        </w:r>
      </w:ins>
      <w:del w:id="4724" w:author="Andries Pandia" w:date="2025-08-22T14:15:00Z">
        <w:r w:rsidR="009D510D" w:rsidRPr="00BB0106" w:rsidDel="00EF76E4">
          <w:rPr>
            <w:rStyle w:val="s6"/>
            <w:b w:val="0"/>
            <w:lang w:val="id-ID"/>
            <w:rPrChange w:id="4725" w:author="Andries Pandia" w:date="2025-08-26T08:27:00Z">
              <w:rPr>
                <w:rStyle w:val="s6"/>
                <w:b w:val="0"/>
                <w:i/>
                <w:iCs/>
                <w:color w:val="44546A" w:themeColor="text2"/>
                <w:sz w:val="18"/>
                <w:szCs w:val="18"/>
                <w:lang w:val="en-US"/>
              </w:rPr>
            </w:rPrChange>
          </w:rPr>
          <w:delText>.</w:delText>
        </w:r>
        <w:r w:rsidRPr="00BB0106" w:rsidDel="00EF76E4">
          <w:rPr>
            <w:rStyle w:val="s6"/>
            <w:b w:val="0"/>
            <w:lang w:val="id-ID"/>
            <w:rPrChange w:id="4726" w:author="Andries Pandia" w:date="2025-08-26T08:27:00Z">
              <w:rPr>
                <w:rStyle w:val="s6"/>
                <w:b w:val="0"/>
                <w:i/>
                <w:iCs/>
                <w:color w:val="44546A" w:themeColor="text2"/>
                <w:sz w:val="18"/>
                <w:szCs w:val="18"/>
                <w:lang w:val="en-US"/>
              </w:rPr>
            </w:rPrChange>
          </w:rPr>
          <w:delText>4</w:delText>
        </w:r>
      </w:del>
      <w:del w:id="4727" w:author="Andries Pandia" w:date="2025-08-21T19:09:00Z">
        <w:r w:rsidR="009D510D" w:rsidRPr="00BB0106" w:rsidDel="00C34F93">
          <w:rPr>
            <w:rStyle w:val="s6"/>
            <w:b w:val="0"/>
            <w:lang w:val="id-ID"/>
            <w:rPrChange w:id="4728" w:author="Andries Pandia" w:date="2025-08-26T08:27:00Z">
              <w:rPr>
                <w:rStyle w:val="s6"/>
                <w:b w:val="0"/>
                <w:i/>
                <w:iCs/>
                <w:color w:val="44546A" w:themeColor="text2"/>
                <w:sz w:val="18"/>
                <w:szCs w:val="18"/>
                <w:lang w:val="en-US"/>
              </w:rPr>
            </w:rPrChange>
          </w:rPr>
          <w:delText xml:space="preserve"> </w:delText>
        </w:r>
        <w:r w:rsidRPr="00BB0106" w:rsidDel="00C34F93">
          <w:rPr>
            <w:rStyle w:val="s6"/>
            <w:b w:val="0"/>
            <w:lang w:val="id-ID"/>
            <w:rPrChange w:id="4729" w:author="Andries Pandia" w:date="2025-08-26T08:27:00Z">
              <w:rPr>
                <w:rStyle w:val="s6"/>
                <w:b w:val="0"/>
                <w:i/>
                <w:iCs/>
                <w:color w:val="44546A" w:themeColor="text2"/>
                <w:sz w:val="18"/>
                <w:szCs w:val="18"/>
                <w:lang w:val="en-US"/>
              </w:rPr>
            </w:rPrChange>
          </w:rPr>
          <w:delText xml:space="preserve"> A</w:delText>
        </w:r>
      </w:del>
      <w:ins w:id="4730" w:author="Andries Pandia" w:date="2025-08-21T19:09:00Z">
        <w:r w:rsidR="00C34F93" w:rsidRPr="00BB0106">
          <w:rPr>
            <w:rStyle w:val="s6"/>
            <w:b w:val="0"/>
            <w:lang w:val="id-ID"/>
            <w:rPrChange w:id="4731" w:author="Andries Pandia" w:date="2025-08-26T08:27:00Z">
              <w:rPr>
                <w:rStyle w:val="s6"/>
                <w:b w:val="0"/>
                <w:i/>
                <w:iCs/>
                <w:color w:val="44546A" w:themeColor="text2"/>
                <w:sz w:val="18"/>
                <w:szCs w:val="18"/>
                <w:lang w:val="en-US"/>
              </w:rPr>
            </w:rPrChange>
          </w:rPr>
          <w:t>A</w:t>
        </w:r>
      </w:ins>
      <w:r w:rsidRPr="00BB0106">
        <w:rPr>
          <w:rStyle w:val="s6"/>
          <w:b w:val="0"/>
          <w:lang w:val="id-ID"/>
          <w:rPrChange w:id="4732" w:author="Andries Pandia" w:date="2025-08-26T08:27:00Z">
            <w:rPr>
              <w:rStyle w:val="s6"/>
              <w:b w:val="0"/>
              <w:i/>
              <w:iCs/>
              <w:color w:val="44546A" w:themeColor="text2"/>
              <w:sz w:val="18"/>
              <w:szCs w:val="18"/>
              <w:lang w:val="en-US"/>
            </w:rPr>
          </w:rPrChange>
        </w:rPr>
        <w:t>nalisis Statistik Deskriptif</w:t>
      </w:r>
      <w:bookmarkEnd w:id="4708"/>
      <w:bookmarkEnd w:id="4709"/>
      <w:bookmarkEnd w:id="4710"/>
      <w:bookmarkEnd w:id="4711"/>
      <w:bookmarkEnd w:id="4712"/>
      <w:commentRangeEnd w:id="4714"/>
      <w:r w:rsidR="00EF76E4" w:rsidRPr="00BB0106">
        <w:rPr>
          <w:rStyle w:val="CommentReference"/>
          <w:b w:val="0"/>
          <w:sz w:val="24"/>
          <w:szCs w:val="24"/>
          <w:lang w:val="id-ID"/>
          <w:rPrChange w:id="4733" w:author="Andries Pandia" w:date="2025-08-26T08:27:00Z">
            <w:rPr>
              <w:rStyle w:val="CommentReference"/>
              <w:b w:val="0"/>
              <w:color w:val="000000"/>
              <w:sz w:val="24"/>
              <w:szCs w:val="24"/>
              <w:lang w:val="en-US"/>
            </w:rPr>
          </w:rPrChange>
        </w:rPr>
        <w:commentReference w:id="4714"/>
      </w:r>
      <w:bookmarkEnd w:id="4713"/>
    </w:p>
    <w:p w14:paraId="18B439AE" w14:textId="77777777" w:rsidR="009D510D" w:rsidRPr="00BB0106" w:rsidRDefault="009D510D">
      <w:pPr>
        <w:pStyle w:val="Heading2"/>
        <w:rPr>
          <w:ins w:id="4734" w:author="Andries Pandia" w:date="2025-08-21T19:09:00Z"/>
          <w:lang w:val="id-ID"/>
          <w:rPrChange w:id="4735" w:author="Andries Pandia" w:date="2025-08-26T08:27:00Z">
            <w:rPr>
              <w:ins w:id="4736" w:author="Andries Pandia" w:date="2025-08-21T19:09:00Z"/>
            </w:rPr>
          </w:rPrChange>
        </w:rPr>
        <w:pPrChange w:id="4737" w:author="Andries Pandia" w:date="2025-08-22T18:52:00Z">
          <w:pPr>
            <w:ind w:left="567" w:hanging="567"/>
          </w:pPr>
        </w:pPrChange>
      </w:pPr>
    </w:p>
    <w:p w14:paraId="1A7661A7" w14:textId="33F64FE8" w:rsidR="00C34F93" w:rsidRPr="00A96BCD" w:rsidDel="00C34F93" w:rsidRDefault="00C34F93">
      <w:pPr>
        <w:numPr>
          <w:ilvl w:val="0"/>
          <w:numId w:val="32"/>
        </w:numPr>
        <w:ind w:left="709" w:hanging="425"/>
        <w:rPr>
          <w:del w:id="4738" w:author="Andries Pandia" w:date="2025-08-21T19:10:00Z"/>
          <w:noProof/>
          <w:lang w:val="id-ID"/>
        </w:rPr>
        <w:pPrChange w:id="4739" w:author="Andries Pandia" w:date="2025-08-22T10:44:00Z">
          <w:pPr>
            <w:ind w:left="567" w:hanging="567"/>
          </w:pPr>
        </w:pPrChange>
      </w:pPr>
    </w:p>
    <w:p w14:paraId="62BAD9F7" w14:textId="2C503069" w:rsidR="000C43C3" w:rsidRPr="00BB0106" w:rsidDel="00C34F93" w:rsidRDefault="00357BE3">
      <w:pPr>
        <w:ind w:left="709" w:hanging="425"/>
        <w:rPr>
          <w:del w:id="4740" w:author="Andries Pandia" w:date="2025-08-21T19:10:00Z"/>
          <w:rStyle w:val="s6"/>
          <w:i/>
          <w:iCs/>
          <w:noProof/>
          <w:color w:val="000000"/>
          <w:lang w:val="id-ID"/>
          <w:rPrChange w:id="4741" w:author="Andries Pandia" w:date="2025-08-26T08:27:00Z">
            <w:rPr>
              <w:del w:id="4742" w:author="Andries Pandia" w:date="2025-08-21T19:10:00Z"/>
              <w:rStyle w:val="s6"/>
              <w:i w:val="0"/>
              <w:iCs w:val="0"/>
              <w:noProof w:val="0"/>
              <w:color w:val="000000"/>
              <w:kern w:val="0"/>
              <w:sz w:val="24"/>
              <w:szCs w:val="24"/>
              <w:lang w:val="en-ID"/>
              <w14:ligatures w14:val="none"/>
            </w:rPr>
          </w:rPrChange>
        </w:rPr>
        <w:pPrChange w:id="4743" w:author="Andries Pandia" w:date="2025-08-22T10:44:00Z">
          <w:pPr>
            <w:pStyle w:val="Caption"/>
            <w:numPr>
              <w:numId w:val="5"/>
            </w:numPr>
            <w:spacing w:after="0"/>
            <w:ind w:left="567" w:hanging="567"/>
          </w:pPr>
        </w:pPrChange>
      </w:pPr>
      <w:r w:rsidRPr="00BB0106">
        <w:rPr>
          <w:rStyle w:val="s6"/>
          <w:iCs/>
          <w:noProof/>
          <w:color w:val="000000"/>
          <w:lang w:val="id-ID"/>
          <w:rPrChange w:id="4744" w:author="Andries Pandia" w:date="2025-08-26T08:27:00Z">
            <w:rPr>
              <w:rStyle w:val="s6"/>
              <w:i w:val="0"/>
              <w:color w:val="000000"/>
            </w:rPr>
          </w:rPrChange>
        </w:rPr>
        <w:t>Distribusi Gender: Menggunakan sns.countplot untuk menampilkan perbandingan jumlah korban laki-laki dan perempuan.</w:t>
      </w:r>
      <w:del w:id="4745" w:author="Andries Pandia" w:date="2025-08-21T19:10:00Z">
        <w:r w:rsidRPr="00BB0106" w:rsidDel="00C34F93">
          <w:rPr>
            <w:iCs/>
            <w:noProof/>
            <w:color w:val="000000"/>
            <w:lang w:val="id-ID"/>
            <w:rPrChange w:id="4746" w:author="Andries Pandia" w:date="2025-08-26T08:27:00Z">
              <w:rPr>
                <w:i w:val="0"/>
                <w:color w:val="000000"/>
              </w:rPr>
            </w:rPrChange>
          </w:rPr>
          <w:br/>
        </w:r>
        <w:r w:rsidRPr="00BB0106" w:rsidDel="00C34F93">
          <w:rPr>
            <w:rStyle w:val="s6"/>
            <w:iCs/>
            <w:noProof/>
            <w:color w:val="000000"/>
            <w:lang w:val="id-ID"/>
            <w:rPrChange w:id="4747" w:author="Andries Pandia" w:date="2025-08-26T08:27:00Z">
              <w:rPr>
                <w:rStyle w:val="s6"/>
                <w:i w:val="0"/>
                <w:color w:val="000000"/>
              </w:rPr>
            </w:rPrChange>
          </w:rPr>
          <w:delText> </w:delText>
        </w:r>
      </w:del>
    </w:p>
    <w:p w14:paraId="6E489BA0" w14:textId="77777777" w:rsidR="00C34F93" w:rsidRPr="00BB0106" w:rsidRDefault="00C34F93">
      <w:pPr>
        <w:pStyle w:val="ListParagraph"/>
        <w:numPr>
          <w:ilvl w:val="0"/>
          <w:numId w:val="31"/>
        </w:numPr>
        <w:ind w:left="709" w:hanging="425"/>
        <w:rPr>
          <w:ins w:id="4748" w:author="Andries Pandia" w:date="2025-08-21T19:12:00Z"/>
          <w:rStyle w:val="s6"/>
          <w:i/>
          <w:iCs/>
          <w:color w:val="000000"/>
          <w:rPrChange w:id="4749" w:author="Andries Pandia" w:date="2025-08-26T08:27:00Z">
            <w:rPr>
              <w:ins w:id="4750" w:author="Andries Pandia" w:date="2025-08-21T19:12:00Z"/>
              <w:rStyle w:val="s6"/>
              <w:i w:val="0"/>
              <w:iCs w:val="0"/>
              <w:noProof w:val="0"/>
              <w:color w:val="000000"/>
              <w:kern w:val="0"/>
              <w:sz w:val="24"/>
              <w:szCs w:val="24"/>
              <w:lang w:val="en-US"/>
              <w14:ligatures w14:val="none"/>
            </w:rPr>
          </w:rPrChange>
        </w:rPr>
        <w:pPrChange w:id="4751" w:author="Andries Pandia" w:date="2025-08-22T10:44:00Z">
          <w:pPr>
            <w:pStyle w:val="Caption"/>
            <w:numPr>
              <w:numId w:val="5"/>
            </w:numPr>
            <w:spacing w:after="0"/>
            <w:ind w:left="567" w:hanging="567"/>
          </w:pPr>
        </w:pPrChange>
      </w:pPr>
      <w:ins w:id="4752" w:author="Andries Pandia" w:date="2025-08-21T19:12:00Z">
        <w:r w:rsidRPr="00BB0106">
          <w:rPr>
            <w:rStyle w:val="s6"/>
            <w:iCs/>
            <w:color w:val="000000"/>
          </w:rPr>
          <w:t xml:space="preserve"> </w:t>
        </w:r>
      </w:ins>
    </w:p>
    <w:p w14:paraId="22202669" w14:textId="63A43E48" w:rsidR="00B26B26" w:rsidRPr="00A96BCD" w:rsidDel="00C34F93" w:rsidRDefault="00357BE3">
      <w:pPr>
        <w:pStyle w:val="ListParagraph"/>
        <w:numPr>
          <w:ilvl w:val="0"/>
          <w:numId w:val="31"/>
        </w:numPr>
        <w:ind w:left="709" w:hanging="425"/>
        <w:rPr>
          <w:del w:id="4753" w:author="Andries Pandia" w:date="2025-08-21T19:13:00Z"/>
          <w:rStyle w:val="s6"/>
          <w:color w:val="000000"/>
        </w:rPr>
        <w:pPrChange w:id="4754" w:author="Andries Pandia" w:date="2025-08-22T10:44:00Z">
          <w:pPr>
            <w:pStyle w:val="Caption"/>
            <w:numPr>
              <w:numId w:val="5"/>
            </w:numPr>
            <w:spacing w:after="0"/>
            <w:ind w:left="567" w:hanging="567"/>
          </w:pPr>
        </w:pPrChange>
      </w:pPr>
      <w:r w:rsidRPr="00BB0106">
        <w:rPr>
          <w:rStyle w:val="s6"/>
          <w:iCs/>
          <w:color w:val="000000"/>
        </w:rPr>
        <w:t xml:space="preserve">Distribusi Usia: Menggunakan countplot </w:t>
      </w:r>
      <w:r w:rsidRPr="00BB0106">
        <w:rPr>
          <w:rStyle w:val="s6"/>
          <w:iCs/>
          <w:color w:val="000000"/>
          <w:rPrChange w:id="4755" w:author="Andries Pandia" w:date="2025-08-26T08:27:00Z">
            <w:rPr>
              <w:rStyle w:val="s6"/>
              <w:i w:val="0"/>
              <w:color w:val="000000"/>
            </w:rPr>
          </w:rPrChange>
        </w:rPr>
        <w:t>dengan urutan berdasarkan jumlah kasus terbanyak</w:t>
      </w:r>
      <w:ins w:id="4756" w:author="Andries Pandia" w:date="2025-08-22T10:44:00Z">
        <w:r w:rsidR="008210F7" w:rsidRPr="00BB0106">
          <w:rPr>
            <w:rStyle w:val="s6"/>
            <w:iCs/>
            <w:color w:val="000000"/>
            <w:rPrChange w:id="4757" w:author="Andries Pandia" w:date="2025-08-26T08:27:00Z">
              <w:rPr>
                <w:rStyle w:val="s6"/>
                <w:i w:val="0"/>
                <w:color w:val="000000"/>
              </w:rPr>
            </w:rPrChange>
          </w:rPr>
          <w:t>, seperti</w:t>
        </w:r>
      </w:ins>
      <w:r w:rsidR="00B26B26" w:rsidRPr="00BB0106">
        <w:rPr>
          <w:rStyle w:val="s6"/>
          <w:iCs/>
          <w:color w:val="000000"/>
          <w:rPrChange w:id="4758" w:author="Andries Pandia" w:date="2025-08-26T08:27:00Z">
            <w:rPr>
              <w:rStyle w:val="s6"/>
              <w:i w:val="0"/>
              <w:color w:val="000000"/>
            </w:rPr>
          </w:rPrChange>
        </w:rPr>
        <w:t xml:space="preserve"> </w:t>
      </w:r>
      <w:ins w:id="4759" w:author="Andries Pandia" w:date="2025-08-22T10:45:00Z">
        <w:r w:rsidR="008210F7" w:rsidRPr="00BB0106">
          <w:rPr>
            <w:rStyle w:val="s6"/>
            <w:iCs/>
            <w:color w:val="000000"/>
            <w:rPrChange w:id="4760" w:author="Andries Pandia" w:date="2025-08-26T08:27:00Z">
              <w:rPr>
                <w:rStyle w:val="s6"/>
                <w:i w:val="0"/>
                <w:color w:val="000000"/>
              </w:rPr>
            </w:rPrChange>
          </w:rPr>
          <w:t xml:space="preserve">yang terlihat </w:t>
        </w:r>
      </w:ins>
      <w:r w:rsidR="00B26B26" w:rsidRPr="00BB0106">
        <w:rPr>
          <w:rStyle w:val="s6"/>
          <w:iCs/>
          <w:color w:val="000000"/>
          <w:rPrChange w:id="4761" w:author="Andries Pandia" w:date="2025-08-26T08:27:00Z">
            <w:rPr>
              <w:rStyle w:val="s6"/>
              <w:i w:val="0"/>
              <w:color w:val="000000"/>
            </w:rPr>
          </w:rPrChange>
        </w:rPr>
        <w:t xml:space="preserve">pada </w:t>
      </w:r>
      <w:del w:id="4762" w:author="Andries Pandia" w:date="2025-08-22T10:45:00Z">
        <w:r w:rsidR="00B26B26" w:rsidRPr="00BB0106" w:rsidDel="008210F7">
          <w:rPr>
            <w:rStyle w:val="s6"/>
            <w:iCs/>
            <w:color w:val="000000"/>
            <w:rPrChange w:id="4763" w:author="Andries Pandia" w:date="2025-08-26T08:27:00Z">
              <w:rPr>
                <w:rStyle w:val="s6"/>
                <w:i w:val="0"/>
                <w:color w:val="000000"/>
              </w:rPr>
            </w:rPrChange>
          </w:rPr>
          <w:delText>g</w:delText>
        </w:r>
      </w:del>
      <w:ins w:id="4764" w:author="Andries Pandia" w:date="2025-08-22T10:45:00Z">
        <w:r w:rsidR="008210F7" w:rsidRPr="00BB0106">
          <w:rPr>
            <w:rStyle w:val="s6"/>
            <w:iCs/>
            <w:color w:val="000000"/>
            <w:rPrChange w:id="4765" w:author="Andries Pandia" w:date="2025-08-26T08:27:00Z">
              <w:rPr>
                <w:rStyle w:val="s6"/>
                <w:i w:val="0"/>
                <w:color w:val="000000"/>
              </w:rPr>
            </w:rPrChange>
          </w:rPr>
          <w:t>G</w:t>
        </w:r>
      </w:ins>
      <w:r w:rsidR="00B26B26" w:rsidRPr="00BB0106">
        <w:rPr>
          <w:rStyle w:val="s6"/>
          <w:iCs/>
          <w:color w:val="000000"/>
          <w:rPrChange w:id="4766" w:author="Andries Pandia" w:date="2025-08-26T08:27:00Z">
            <w:rPr>
              <w:rStyle w:val="s6"/>
              <w:i w:val="0"/>
              <w:color w:val="000000"/>
            </w:rPr>
          </w:rPrChange>
        </w:rPr>
        <w:t>ambar 3.</w:t>
      </w:r>
      <w:r w:rsidR="0049698A" w:rsidRPr="00BB0106">
        <w:rPr>
          <w:rStyle w:val="s6"/>
          <w:iCs/>
          <w:color w:val="000000"/>
          <w:rPrChange w:id="4767" w:author="Andries Pandia" w:date="2025-08-26T08:27:00Z">
            <w:rPr>
              <w:rStyle w:val="s6"/>
              <w:i w:val="0"/>
              <w:color w:val="000000"/>
            </w:rPr>
          </w:rPrChange>
        </w:rPr>
        <w:t>8</w:t>
      </w:r>
      <w:ins w:id="4768" w:author="Andries Pandia" w:date="2025-08-22T10:45:00Z">
        <w:r w:rsidR="008210F7" w:rsidRPr="00BB0106">
          <w:rPr>
            <w:rStyle w:val="s6"/>
            <w:iCs/>
            <w:color w:val="000000"/>
            <w:rPrChange w:id="4769" w:author="Andries Pandia" w:date="2025-08-26T08:27:00Z">
              <w:rPr>
                <w:rStyle w:val="s6"/>
                <w:i w:val="0"/>
                <w:color w:val="000000"/>
              </w:rPr>
            </w:rPrChange>
          </w:rPr>
          <w:t>.</w:t>
        </w:r>
      </w:ins>
      <w:r w:rsidR="00B26B26" w:rsidRPr="00BB0106">
        <w:rPr>
          <w:rStyle w:val="s6"/>
          <w:iCs/>
          <w:color w:val="000000"/>
          <w:rPrChange w:id="4770" w:author="Andries Pandia" w:date="2025-08-26T08:27:00Z">
            <w:rPr>
              <w:rStyle w:val="s6"/>
              <w:i w:val="0"/>
              <w:color w:val="000000"/>
            </w:rPr>
          </w:rPrChange>
        </w:rPr>
        <w:t xml:space="preserve"> dan</w:t>
      </w:r>
      <w:ins w:id="4771" w:author="Andries Pandia" w:date="2025-08-22T10:45:00Z">
        <w:r w:rsidR="008210F7" w:rsidRPr="00BB0106">
          <w:rPr>
            <w:rStyle w:val="s6"/>
            <w:iCs/>
            <w:color w:val="000000"/>
            <w:rPrChange w:id="4772" w:author="Andries Pandia" w:date="2025-08-26T08:27:00Z">
              <w:rPr>
                <w:rStyle w:val="s6"/>
                <w:i w:val="0"/>
                <w:color w:val="000000"/>
              </w:rPr>
            </w:rPrChange>
          </w:rPr>
          <w:t xml:space="preserve"> Gambar</w:t>
        </w:r>
      </w:ins>
      <w:r w:rsidR="00B26B26" w:rsidRPr="00BB0106">
        <w:rPr>
          <w:rStyle w:val="s6"/>
          <w:iCs/>
          <w:color w:val="000000"/>
          <w:rPrChange w:id="4773" w:author="Andries Pandia" w:date="2025-08-26T08:27:00Z">
            <w:rPr>
              <w:rStyle w:val="s6"/>
              <w:i w:val="0"/>
              <w:color w:val="000000"/>
            </w:rPr>
          </w:rPrChange>
        </w:rPr>
        <w:t xml:space="preserve"> 3.</w:t>
      </w:r>
      <w:r w:rsidR="0049698A" w:rsidRPr="00BB0106">
        <w:rPr>
          <w:rStyle w:val="s6"/>
          <w:iCs/>
          <w:color w:val="000000"/>
          <w:rPrChange w:id="4774" w:author="Andries Pandia" w:date="2025-08-26T08:27:00Z">
            <w:rPr>
              <w:rStyle w:val="s6"/>
              <w:i w:val="0"/>
              <w:color w:val="000000"/>
            </w:rPr>
          </w:rPrChange>
        </w:rPr>
        <w:t>9</w:t>
      </w:r>
      <w:r w:rsidR="00B26B26" w:rsidRPr="00BB0106">
        <w:rPr>
          <w:rStyle w:val="s6"/>
          <w:iCs/>
          <w:color w:val="000000"/>
          <w:rPrChange w:id="4775" w:author="Andries Pandia" w:date="2025-08-26T08:27:00Z">
            <w:rPr>
              <w:rStyle w:val="s6"/>
              <w:i w:val="0"/>
              <w:color w:val="000000"/>
            </w:rPr>
          </w:rPrChange>
        </w:rPr>
        <w:t>.</w:t>
      </w:r>
    </w:p>
    <w:p w14:paraId="502546F4" w14:textId="77777777" w:rsidR="00C34F93" w:rsidRPr="00BB0106" w:rsidRDefault="00C34F93">
      <w:pPr>
        <w:pStyle w:val="ListParagraph"/>
        <w:numPr>
          <w:ilvl w:val="0"/>
          <w:numId w:val="31"/>
        </w:numPr>
        <w:ind w:left="709" w:hanging="425"/>
        <w:rPr>
          <w:ins w:id="4776" w:author="Andries Pandia" w:date="2025-08-21T19:13:00Z"/>
          <w:rPrChange w:id="4777" w:author="Andries Pandia" w:date="2025-08-26T08:27:00Z">
            <w:rPr>
              <w:ins w:id="4778" w:author="Andries Pandia" w:date="2025-08-21T19:13:00Z"/>
              <w:lang w:val="en-US"/>
            </w:rPr>
          </w:rPrChange>
        </w:rPr>
        <w:pPrChange w:id="4779" w:author="Andries Pandia" w:date="2025-08-22T10:44:00Z">
          <w:pPr>
            <w:spacing w:before="100" w:beforeAutospacing="1" w:after="100" w:afterAutospacing="1"/>
            <w:ind w:firstLine="567"/>
          </w:pPr>
        </w:pPrChange>
      </w:pPr>
    </w:p>
    <w:p w14:paraId="1B5A5783" w14:textId="77777777" w:rsidR="00A72CFA" w:rsidRPr="00BB0106" w:rsidRDefault="00A72CFA">
      <w:pPr>
        <w:contextualSpacing/>
        <w:rPr>
          <w:ins w:id="4780" w:author="Andries Pandia" w:date="2025-08-22T17:46:00Z"/>
          <w:noProof/>
          <w:lang w:val="id-ID"/>
          <w:rPrChange w:id="4781" w:author="Andries Pandia" w:date="2025-08-26T08:27:00Z">
            <w:rPr>
              <w:ins w:id="4782" w:author="Andries Pandia" w:date="2025-08-22T17:46:00Z"/>
            </w:rPr>
          </w:rPrChange>
        </w:rPr>
        <w:pPrChange w:id="4783" w:author="Andries Pandia" w:date="2025-08-22T15:32:00Z">
          <w:pPr>
            <w:spacing w:before="100" w:beforeAutospacing="1" w:after="100" w:afterAutospacing="1"/>
          </w:pPr>
        </w:pPrChange>
      </w:pPr>
    </w:p>
    <w:p w14:paraId="5F663387" w14:textId="77777777" w:rsidR="0049698A" w:rsidRPr="00BB0106" w:rsidRDefault="00A72CFA" w:rsidP="004E35C9">
      <w:pPr>
        <w:keepNext/>
        <w:ind w:firstLine="0"/>
        <w:jc w:val="center"/>
        <w:rPr>
          <w:noProof/>
          <w:lang w:val="id-ID"/>
          <w:rPrChange w:id="4784" w:author="Andries Pandia" w:date="2025-08-26T08:27:00Z">
            <w:rPr/>
          </w:rPrChange>
        </w:rPr>
      </w:pPr>
      <w:ins w:id="4785" w:author="Andries Pandia" w:date="2025-08-22T17:46:00Z">
        <w:r w:rsidRPr="00BB0106">
          <w:rPr>
            <w:noProof/>
            <w:color w:val="000000" w:themeColor="text1"/>
            <w:lang w:val="id-ID"/>
            <w:rPrChange w:id="4786" w:author="Andries Pandia" w:date="2025-08-26T08:27:00Z">
              <w:rPr>
                <w:lang w:val="en-US"/>
              </w:rPr>
            </w:rPrChange>
          </w:rPr>
          <w:drawing>
            <wp:inline distT="0" distB="0" distL="0" distR="0" wp14:anchorId="7E2D0CD6" wp14:editId="64785A83">
              <wp:extent cx="2695903" cy="330200"/>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963" name="Picture 1089605963"/>
                      <pic:cNvPicPr/>
                    </pic:nvPicPr>
                    <pic:blipFill rotWithShape="1">
                      <a:blip r:embed="rId30" cstate="print">
                        <a:extLst>
                          <a:ext uri="{28A0092B-C50C-407E-A947-70E740481C1C}">
                            <a14:useLocalDpi xmlns:a14="http://schemas.microsoft.com/office/drawing/2010/main" val="0"/>
                          </a:ext>
                        </a:extLst>
                      </a:blip>
                      <a:srcRect b="82516"/>
                      <a:stretch>
                        <a:fillRect/>
                      </a:stretch>
                    </pic:blipFill>
                    <pic:spPr bwMode="auto">
                      <a:xfrm>
                        <a:off x="0" y="0"/>
                        <a:ext cx="2794056" cy="342222"/>
                      </a:xfrm>
                      <a:prstGeom prst="rect">
                        <a:avLst/>
                      </a:prstGeom>
                      <a:ln>
                        <a:noFill/>
                      </a:ln>
                      <a:extLst>
                        <a:ext uri="{53640926-AAD7-44D8-BBD7-CCE9431645EC}">
                          <a14:shadowObscured xmlns:a14="http://schemas.microsoft.com/office/drawing/2010/main"/>
                        </a:ext>
                      </a:extLst>
                    </pic:spPr>
                  </pic:pic>
                </a:graphicData>
              </a:graphic>
            </wp:inline>
          </w:drawing>
        </w:r>
      </w:ins>
    </w:p>
    <w:p w14:paraId="0591022D" w14:textId="4FAE6D0F" w:rsidR="00A72CFA" w:rsidRPr="00BB0106" w:rsidRDefault="0049698A">
      <w:pPr>
        <w:pStyle w:val="TOF"/>
        <w:rPr>
          <w:ins w:id="4787" w:author="Andries Pandia" w:date="2025-08-26T08:21:00Z"/>
          <w:rPrChange w:id="4788" w:author="Andries Pandia" w:date="2025-08-26T08:27:00Z">
            <w:rPr>
              <w:ins w:id="4789" w:author="Andries Pandia" w:date="2025-08-26T08:21:00Z"/>
              <w:lang w:val="en-US"/>
            </w:rPr>
          </w:rPrChange>
        </w:rPr>
        <w:pPrChange w:id="4790" w:author="Andries Pandia" w:date="2025-08-26T08:20:00Z">
          <w:pPr>
            <w:pStyle w:val="Caption"/>
            <w:jc w:val="center"/>
          </w:pPr>
        </w:pPrChange>
      </w:pPr>
      <w:bookmarkStart w:id="4791" w:name="_Toc207091017"/>
      <w:r w:rsidRPr="00BB0106">
        <w:t>Gambar 3.8</w:t>
      </w:r>
      <w:ins w:id="4792" w:author="Andries Pandia" w:date="2025-08-26T08:21:00Z">
        <w:r w:rsidR="004E35C9" w:rsidRPr="00BB0106">
          <w:rPr>
            <w:rPrChange w:id="4793" w:author="Andries Pandia" w:date="2025-08-26T08:27:00Z">
              <w:rPr>
                <w:i w:val="0"/>
                <w:lang w:val="en-US"/>
              </w:rPr>
            </w:rPrChange>
          </w:rPr>
          <w:t>.</w:t>
        </w:r>
      </w:ins>
      <w:r w:rsidRPr="00BB0106">
        <w:t xml:space="preserve"> Codingan distribusi gender</w:t>
      </w:r>
      <w:bookmarkEnd w:id="4791"/>
    </w:p>
    <w:p w14:paraId="719AAC4B" w14:textId="77777777" w:rsidR="004E35C9" w:rsidRPr="00BB0106" w:rsidRDefault="004E35C9">
      <w:pPr>
        <w:pStyle w:val="TOF"/>
        <w:rPr>
          <w:ins w:id="4794" w:author="Andries Pandia" w:date="2025-08-22T17:46:00Z"/>
        </w:rPr>
        <w:pPrChange w:id="4795" w:author="Andries Pandia" w:date="2025-08-26T08:20:00Z">
          <w:pPr>
            <w:pStyle w:val="Caption"/>
            <w:jc w:val="center"/>
          </w:pPr>
        </w:pPrChange>
      </w:pPr>
    </w:p>
    <w:p w14:paraId="4904533D" w14:textId="77777777" w:rsidR="0049698A" w:rsidRPr="00BB0106" w:rsidRDefault="00A72CFA" w:rsidP="004E35C9">
      <w:pPr>
        <w:keepNext/>
        <w:ind w:firstLine="0"/>
        <w:jc w:val="center"/>
        <w:rPr>
          <w:noProof/>
          <w:lang w:val="id-ID"/>
          <w:rPrChange w:id="4796" w:author="Andries Pandia" w:date="2025-08-26T08:27:00Z">
            <w:rPr/>
          </w:rPrChange>
        </w:rPr>
      </w:pPr>
      <w:ins w:id="4797" w:author="Andries Pandia" w:date="2025-08-22T17:46:00Z">
        <w:r w:rsidRPr="00BB0106">
          <w:rPr>
            <w:noProof/>
            <w:color w:val="000000" w:themeColor="text1"/>
            <w:lang w:val="id-ID"/>
            <w:rPrChange w:id="4798" w:author="Andries Pandia" w:date="2025-08-26T08:27:00Z">
              <w:rPr>
                <w:lang w:val="en-US"/>
              </w:rPr>
            </w:rPrChange>
          </w:rPr>
          <w:drawing>
            <wp:inline distT="0" distB="0" distL="0" distR="0" wp14:anchorId="6F655048" wp14:editId="1CC5DE2F">
              <wp:extent cx="2277745" cy="1582769"/>
              <wp:effectExtent l="0" t="0" r="0" b="508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963" name="Picture 1089605963"/>
                      <pic:cNvPicPr/>
                    </pic:nvPicPr>
                    <pic:blipFill rotWithShape="1">
                      <a:blip r:embed="rId30" cstate="print">
                        <a:extLst>
                          <a:ext uri="{28A0092B-C50C-407E-A947-70E740481C1C}">
                            <a14:useLocalDpi xmlns:a14="http://schemas.microsoft.com/office/drawing/2010/main" val="0"/>
                          </a:ext>
                        </a:extLst>
                      </a:blip>
                      <a:srcRect t="16435"/>
                      <a:stretch>
                        <a:fillRect/>
                      </a:stretch>
                    </pic:blipFill>
                    <pic:spPr bwMode="auto">
                      <a:xfrm>
                        <a:off x="0" y="0"/>
                        <a:ext cx="2343794" cy="1628665"/>
                      </a:xfrm>
                      <a:prstGeom prst="rect">
                        <a:avLst/>
                      </a:prstGeom>
                      <a:ln>
                        <a:noFill/>
                      </a:ln>
                      <a:extLst>
                        <a:ext uri="{53640926-AAD7-44D8-BBD7-CCE9431645EC}">
                          <a14:shadowObscured xmlns:a14="http://schemas.microsoft.com/office/drawing/2010/main"/>
                        </a:ext>
                      </a:extLst>
                    </pic:spPr>
                  </pic:pic>
                </a:graphicData>
              </a:graphic>
            </wp:inline>
          </w:drawing>
        </w:r>
      </w:ins>
    </w:p>
    <w:p w14:paraId="270D2A40" w14:textId="7CD872FE" w:rsidR="00A72CFA" w:rsidRPr="00BB0106" w:rsidRDefault="0049698A">
      <w:pPr>
        <w:pStyle w:val="TOF"/>
        <w:rPr>
          <w:ins w:id="4799" w:author="Andries Pandia" w:date="2025-08-22T17:46:00Z"/>
          <w:i/>
          <w:rPrChange w:id="4800" w:author="Andries Pandia" w:date="2025-08-26T08:27:00Z">
            <w:rPr>
              <w:ins w:id="4801" w:author="Andries Pandia" w:date="2025-08-22T17:46:00Z"/>
              <w:i w:val="0"/>
            </w:rPr>
          </w:rPrChange>
        </w:rPr>
        <w:pPrChange w:id="4802" w:author="Andries Pandia" w:date="2025-08-26T08:21:00Z">
          <w:pPr>
            <w:pStyle w:val="Caption"/>
            <w:jc w:val="center"/>
          </w:pPr>
        </w:pPrChange>
      </w:pPr>
      <w:bookmarkStart w:id="4803" w:name="_Toc207091018"/>
      <w:r w:rsidRPr="00BB0106">
        <w:t>Gambar 3.9</w:t>
      </w:r>
      <w:ins w:id="4804" w:author="Andries Pandia" w:date="2025-08-26T08:21:00Z">
        <w:r w:rsidR="004E35C9" w:rsidRPr="00BB0106">
          <w:rPr>
            <w:rPrChange w:id="4805" w:author="Andries Pandia" w:date="2025-08-26T08:27:00Z">
              <w:rPr>
                <w:i w:val="0"/>
                <w:lang w:val="en-US"/>
              </w:rPr>
            </w:rPrChange>
          </w:rPr>
          <w:t>.</w:t>
        </w:r>
      </w:ins>
      <w:r w:rsidRPr="00BB0106">
        <w:t xml:space="preserve"> Hasil dari distribusi gender</w:t>
      </w:r>
      <w:bookmarkEnd w:id="4803"/>
      <w:r w:rsidRPr="00BB0106">
        <w:t xml:space="preserve"> </w:t>
      </w:r>
    </w:p>
    <w:p w14:paraId="4A316F5E" w14:textId="77777777" w:rsidR="005627F5" w:rsidRPr="00BB0106" w:rsidRDefault="00A72CFA">
      <w:pPr>
        <w:contextualSpacing/>
        <w:rPr>
          <w:ins w:id="4806" w:author="Andries Pandia" w:date="2025-08-22T19:03:00Z"/>
          <w:noProof/>
          <w:lang w:val="id-ID"/>
          <w:rPrChange w:id="4807" w:author="Andries Pandia" w:date="2025-08-26T08:27:00Z">
            <w:rPr>
              <w:ins w:id="4808" w:author="Andries Pandia" w:date="2025-08-22T19:03:00Z"/>
            </w:rPr>
          </w:rPrChange>
        </w:rPr>
        <w:pPrChange w:id="4809" w:author="Andries Pandia" w:date="2025-08-22T17:47:00Z">
          <w:pPr>
            <w:spacing w:before="100" w:beforeAutospacing="1" w:after="100" w:afterAutospacing="1"/>
          </w:pPr>
        </w:pPrChange>
      </w:pPr>
      <w:bookmarkStart w:id="4810" w:name="_Toc206781752"/>
      <w:commentRangeStart w:id="4811"/>
      <w:commentRangeEnd w:id="4811"/>
      <w:ins w:id="4812" w:author="Andries Pandia" w:date="2025-08-22T17:46:00Z">
        <w:r w:rsidRPr="00BB0106">
          <w:rPr>
            <w:rStyle w:val="CommentReference"/>
            <w:iCs/>
            <w:noProof/>
            <w:lang w:val="id-ID"/>
            <w:rPrChange w:id="4813" w:author="Andries Pandia" w:date="2025-08-26T08:27:00Z">
              <w:rPr>
                <w:rStyle w:val="CommentReference"/>
                <w:iCs/>
              </w:rPr>
            </w:rPrChange>
          </w:rPr>
          <w:commentReference w:id="4811"/>
        </w:r>
      </w:ins>
      <w:bookmarkEnd w:id="4810"/>
    </w:p>
    <w:p w14:paraId="78C8C435" w14:textId="053C65E8" w:rsidR="004C2070" w:rsidRPr="00BB0106" w:rsidDel="00063021" w:rsidRDefault="005627F5">
      <w:pPr>
        <w:contextualSpacing/>
        <w:rPr>
          <w:del w:id="4814" w:author="Andries Pandia" w:date="2025-08-22T15:30:00Z"/>
          <w:noProof/>
          <w:kern w:val="2"/>
          <w:lang w:val="id-ID"/>
          <w14:ligatures w14:val="standardContextual"/>
          <w:rPrChange w:id="4815" w:author="Andries Pandia" w:date="2025-08-26T08:27:00Z">
            <w:rPr>
              <w:del w:id="4816" w:author="Andries Pandia" w:date="2025-08-22T15:30:00Z"/>
            </w:rPr>
          </w:rPrChange>
        </w:rPr>
        <w:pPrChange w:id="4817" w:author="Andries Pandia" w:date="2025-08-22T19:04:00Z">
          <w:pPr>
            <w:spacing w:before="100" w:beforeAutospacing="1" w:after="100" w:afterAutospacing="1"/>
            <w:ind w:firstLine="567"/>
          </w:pPr>
        </w:pPrChange>
      </w:pPr>
      <w:ins w:id="4818" w:author="Andries Pandia" w:date="2025-08-22T19:04:00Z">
        <w:r w:rsidRPr="00BB0106">
          <w:rPr>
            <w:noProof/>
            <w:lang w:val="id-ID"/>
            <w:rPrChange w:id="4819" w:author="Andries Pandia" w:date="2025-08-26T08:27:00Z">
              <w:rPr/>
            </w:rPrChange>
          </w:rPr>
          <w:t>Visualisasi data pada Gambar 3.</w:t>
        </w:r>
      </w:ins>
      <w:r w:rsidR="0049698A" w:rsidRPr="00BB0106">
        <w:rPr>
          <w:noProof/>
          <w:lang w:val="id-ID"/>
          <w:rPrChange w:id="4820" w:author="Andries Pandia" w:date="2025-08-26T08:27:00Z">
            <w:rPr/>
          </w:rPrChange>
        </w:rPr>
        <w:t>9</w:t>
      </w:r>
      <w:ins w:id="4821" w:author="Andries Pandia" w:date="2025-08-22T19:04:00Z">
        <w:r w:rsidRPr="00BB0106">
          <w:rPr>
            <w:noProof/>
            <w:lang w:val="id-ID"/>
            <w:rPrChange w:id="4822" w:author="Andries Pandia" w:date="2025-08-26T08:27:00Z">
              <w:rPr/>
            </w:rPrChange>
          </w:rPr>
          <w:t xml:space="preserve"> menyajikan hasil analisis statistik deskriptif mengenai distribusi korban perdagangan manusia berdasarkan gender. Berdasarkan diagram batang tersebut, teridentifikasi adanya disparitas yang sangat signifikan antara jumlah korban perempuan dan laki-laki. Jumlah korban yang teridentifikasi berjenis kelamin perempuan (</w:t>
        </w:r>
        <w:r w:rsidRPr="00BB0106">
          <w:rPr>
            <w:i/>
            <w:rPrChange w:id="4823" w:author="Andries Pandia" w:date="2025-08-26T08:27:00Z">
              <w:rPr/>
            </w:rPrChange>
          </w:rPr>
          <w:t>Female</w:t>
        </w:r>
        <w:r w:rsidRPr="00BB0106">
          <w:t xml:space="preserve">) </w:t>
        </w:r>
        <w:proofErr w:type="spellStart"/>
        <w:r w:rsidRPr="00BB0106">
          <w:t>tercatat</w:t>
        </w:r>
        <w:proofErr w:type="spellEnd"/>
        <w:r w:rsidRPr="00BB0106">
          <w:t xml:space="preserve"> </w:t>
        </w:r>
        <w:proofErr w:type="spellStart"/>
        <w:r w:rsidRPr="00BB0106">
          <w:t>melebihi</w:t>
        </w:r>
        <w:proofErr w:type="spellEnd"/>
        <w:r w:rsidRPr="00BB0106">
          <w:t xml:space="preserve"> 7.500 </w:t>
        </w:r>
        <w:proofErr w:type="spellStart"/>
        <w:r w:rsidRPr="00BB0106">
          <w:t>kasus</w:t>
        </w:r>
        <w:proofErr w:type="spellEnd"/>
        <w:r w:rsidRPr="00BB0106">
          <w:t xml:space="preserve">, </w:t>
        </w:r>
        <w:r w:rsidRPr="00BB0106">
          <w:rPr>
            <w:noProof/>
            <w:lang w:val="id-ID"/>
            <w:rPrChange w:id="4824" w:author="Andries Pandia" w:date="2025-08-26T08:27:00Z">
              <w:rPr/>
            </w:rPrChange>
          </w:rPr>
          <w:lastRenderedPageBreak/>
          <w:t>sementara jumlah korban berjenis kelamin laki-laki (</w:t>
        </w:r>
        <w:r w:rsidRPr="00BB0106">
          <w:rPr>
            <w:i/>
            <w:rPrChange w:id="4825" w:author="Andries Pandia" w:date="2025-08-26T08:27:00Z">
              <w:rPr/>
            </w:rPrChange>
          </w:rPr>
          <w:t>Male</w:t>
        </w:r>
        <w:r w:rsidRPr="00BB0106">
          <w:t xml:space="preserve">) </w:t>
        </w:r>
        <w:proofErr w:type="spellStart"/>
        <w:r w:rsidRPr="00BB0106">
          <w:t>berada</w:t>
        </w:r>
        <w:proofErr w:type="spellEnd"/>
        <w:r w:rsidRPr="00BB0106">
          <w:t xml:space="preserve"> pada </w:t>
        </w:r>
        <w:proofErr w:type="spellStart"/>
        <w:r w:rsidRPr="00BB0106">
          <w:t>kisaran</w:t>
        </w:r>
        <w:proofErr w:type="spellEnd"/>
        <w:r w:rsidRPr="00BB0106">
          <w:t xml:space="preserve"> 1.500 </w:t>
        </w:r>
        <w:proofErr w:type="spellStart"/>
        <w:r w:rsidRPr="00BB0106">
          <w:t>kasus</w:t>
        </w:r>
        <w:proofErr w:type="spellEnd"/>
        <w:r w:rsidRPr="00BB0106">
          <w:t>.</w:t>
        </w:r>
      </w:ins>
      <w:del w:id="4826" w:author="Andries Pandia" w:date="2025-08-22T19:04:00Z">
        <w:r w:rsidR="004C2070" w:rsidRPr="00BB0106" w:rsidDel="005627F5">
          <w:delText xml:space="preserve">Visualisasi data pada Gambar </w:delText>
        </w:r>
      </w:del>
      <w:del w:id="4827" w:author="Andries Pandia" w:date="2025-08-22T14:17:00Z">
        <w:r w:rsidR="004C2070" w:rsidRPr="00BB0106" w:rsidDel="00EF76E4">
          <w:delText>[</w:delText>
        </w:r>
        <w:commentRangeStart w:id="4828"/>
        <w:r w:rsidR="004C2070" w:rsidRPr="00BB0106" w:rsidDel="00EF76E4">
          <w:rPr>
            <w:noProof/>
            <w:kern w:val="2"/>
            <w:highlight w:val="yellow"/>
            <w:lang w:val="id-ID"/>
            <w14:ligatures w14:val="standardContextual"/>
            <w:rPrChange w:id="4829" w:author="Andries Pandia" w:date="2025-08-26T08:27:00Z">
              <w:rPr/>
            </w:rPrChange>
          </w:rPr>
          <w:delText>masukkan nomor gambar Anda, misal: Gambar 4.1</w:delText>
        </w:r>
        <w:commentRangeEnd w:id="4828"/>
        <w:r w:rsidR="008210F7" w:rsidRPr="00BB0106" w:rsidDel="00EF76E4">
          <w:rPr>
            <w:noProof/>
            <w:lang w:val="id-ID"/>
            <w:rPrChange w:id="4830" w:author="Andries Pandia" w:date="2025-08-26T08:27:00Z">
              <w:rPr>
                <w:rStyle w:val="CommentReference"/>
                <w:sz w:val="24"/>
                <w:szCs w:val="24"/>
              </w:rPr>
            </w:rPrChange>
          </w:rPr>
          <w:commentReference w:id="4828"/>
        </w:r>
        <w:r w:rsidR="004C2070" w:rsidRPr="00BB0106" w:rsidDel="00EF76E4">
          <w:rPr>
            <w:noProof/>
            <w:kern w:val="2"/>
            <w:lang w:val="id-ID"/>
            <w14:ligatures w14:val="standardContextual"/>
            <w:rPrChange w:id="4831" w:author="Andries Pandia" w:date="2025-08-26T08:27:00Z">
              <w:rPr/>
            </w:rPrChange>
          </w:rPr>
          <w:delText>]</w:delText>
        </w:r>
      </w:del>
      <w:del w:id="4832" w:author="Andries Pandia" w:date="2025-08-22T19:04:00Z">
        <w:r w:rsidR="004C2070" w:rsidRPr="00BB0106" w:rsidDel="005627F5">
          <w:rPr>
            <w:noProof/>
            <w:kern w:val="2"/>
            <w:lang w:val="id-ID"/>
            <w14:ligatures w14:val="standardContextual"/>
            <w:rPrChange w:id="4833" w:author="Andries Pandia" w:date="2025-08-26T08:27:00Z">
              <w:rPr/>
            </w:rPrChange>
          </w:rPr>
          <w:delText xml:space="preserve"> menyajikan hasil analisis statistik deskriptif mengenai distribusi korban perdagangan manusia berdasarkan gend</w:delText>
        </w:r>
      </w:del>
      <w:del w:id="4834" w:author="Andries Pandia" w:date="2025-08-22T15:31:00Z">
        <w:r w:rsidR="004C2070" w:rsidRPr="00BB0106" w:rsidDel="000C4C2C">
          <w:delText>er.</w:delText>
        </w:r>
      </w:del>
    </w:p>
    <w:p w14:paraId="491C26E1" w14:textId="1F96E878" w:rsidR="004C2070" w:rsidRPr="00BB0106" w:rsidDel="000C4C2C" w:rsidRDefault="004C2070">
      <w:pPr>
        <w:contextualSpacing/>
        <w:rPr>
          <w:del w:id="4835" w:author="Andries Pandia" w:date="2025-08-22T15:32:00Z"/>
          <w:noProof/>
          <w:kern w:val="2"/>
          <w:lang w:val="id-ID"/>
          <w14:ligatures w14:val="standardContextual"/>
          <w:rPrChange w:id="4836" w:author="Andries Pandia" w:date="2025-08-26T08:27:00Z">
            <w:rPr>
              <w:del w:id="4837" w:author="Andries Pandia" w:date="2025-08-22T15:32:00Z"/>
            </w:rPr>
          </w:rPrChange>
        </w:rPr>
        <w:pPrChange w:id="4838" w:author="Andries Pandia" w:date="2025-08-22T19:04:00Z">
          <w:pPr>
            <w:spacing w:before="100" w:beforeAutospacing="1" w:after="100" w:afterAutospacing="1"/>
          </w:pPr>
        </w:pPrChange>
      </w:pPr>
      <w:del w:id="4839" w:author="Andries Pandia" w:date="2025-08-22T15:32:00Z">
        <w:r w:rsidRPr="00BB0106" w:rsidDel="000C4C2C">
          <w:rPr>
            <w:noProof/>
            <w:kern w:val="2"/>
            <w:lang w:val="id-ID"/>
            <w14:ligatures w14:val="standardContextual"/>
            <w:rPrChange w:id="4840" w:author="Andries Pandia" w:date="2025-08-26T08:27:00Z">
              <w:rPr/>
            </w:rPrChange>
          </w:rPr>
          <w:delText>Berd</w:delText>
        </w:r>
      </w:del>
      <w:del w:id="4841" w:author="Andries Pandia" w:date="2025-08-22T19:04:00Z">
        <w:r w:rsidRPr="00BB0106" w:rsidDel="005627F5">
          <w:rPr>
            <w:noProof/>
            <w:kern w:val="2"/>
            <w:lang w:val="id-ID"/>
            <w14:ligatures w14:val="standardContextual"/>
            <w:rPrChange w:id="4842" w:author="Andries Pandia" w:date="2025-08-26T08:27:00Z">
              <w:rPr/>
            </w:rPrChange>
          </w:rPr>
          <w:delText>asarkan diagram batang tersebut, teridentifikasi adanya disparitas yang sangat signifikan antara jumlah korban perempuan dan laki-laki. Jumlah korban yang teridentifikasi berjenis kelamin perempuan (Female) tercatat melebihi 7.500 kasus, sementara jumlah korban berjenis kelamin laki-laki (Male) berada pada kisaran 1.500 kasus.</w:delText>
        </w:r>
      </w:del>
    </w:p>
    <w:p w14:paraId="7F7D3788" w14:textId="77777777" w:rsidR="000C4C2C" w:rsidRPr="00BB0106" w:rsidRDefault="000C4C2C">
      <w:pPr>
        <w:contextualSpacing/>
        <w:rPr>
          <w:ins w:id="4843" w:author="Andries Pandia" w:date="2025-08-22T15:33:00Z"/>
          <w:noProof/>
          <w:lang w:val="id-ID"/>
          <w:rPrChange w:id="4844" w:author="Andries Pandia" w:date="2025-08-26T08:27:00Z">
            <w:rPr>
              <w:ins w:id="4845" w:author="Andries Pandia" w:date="2025-08-22T15:33:00Z"/>
            </w:rPr>
          </w:rPrChange>
        </w:rPr>
        <w:pPrChange w:id="4846" w:author="Andries Pandia" w:date="2025-08-22T19:04:00Z">
          <w:pPr>
            <w:spacing w:before="100" w:beforeAutospacing="1" w:after="100" w:afterAutospacing="1"/>
          </w:pPr>
        </w:pPrChange>
      </w:pPr>
      <w:ins w:id="4847" w:author="Andries Pandia" w:date="2025-08-22T15:32:00Z">
        <w:r w:rsidRPr="00BB0106">
          <w:rPr>
            <w:noProof/>
            <w:lang w:val="id-ID"/>
            <w:rPrChange w:id="4848" w:author="Andries Pandia" w:date="2025-08-26T08:27:00Z">
              <w:rPr/>
            </w:rPrChange>
          </w:rPr>
          <w:t xml:space="preserve"> </w:t>
        </w:r>
      </w:ins>
    </w:p>
    <w:p w14:paraId="580C68B8" w14:textId="01C84B3B" w:rsidR="004C2070" w:rsidRPr="00BB0106" w:rsidRDefault="004C2070">
      <w:pPr>
        <w:contextualSpacing/>
        <w:rPr>
          <w:ins w:id="4849" w:author="Andries Pandia" w:date="2025-08-22T17:47:00Z"/>
          <w:noProof/>
          <w:kern w:val="2"/>
          <w:lang w:val="id-ID"/>
          <w14:ligatures w14:val="standardContextual"/>
          <w:rPrChange w:id="4850" w:author="Andries Pandia" w:date="2025-08-26T08:27:00Z">
            <w:rPr>
              <w:ins w:id="4851" w:author="Andries Pandia" w:date="2025-08-22T17:47:00Z"/>
            </w:rPr>
          </w:rPrChange>
        </w:rPr>
        <w:pPrChange w:id="4852" w:author="Andries Pandia" w:date="2025-08-22T19:04:00Z">
          <w:pPr>
            <w:spacing w:before="100" w:beforeAutospacing="1" w:after="100" w:afterAutospacing="1"/>
          </w:pPr>
        </w:pPrChange>
      </w:pPr>
      <w:r w:rsidRPr="00BB0106">
        <w:rPr>
          <w:noProof/>
          <w:kern w:val="2"/>
          <w:lang w:val="id-ID"/>
          <w14:ligatures w14:val="standardContextual"/>
          <w:rPrChange w:id="4853" w:author="Andries Pandia" w:date="2025-08-26T08:27:00Z">
            <w:rPr/>
          </w:rPrChange>
        </w:rPr>
        <w:t xml:space="preserve">Data ini secara empiris mengonfirmasi bahwa perempuan merupakan kelompok yang secara demografis paling rentan menjadi target kejahatan perdagangan manusia. Temuan ini selaras dengan berbagai laporan global yang diterbitkan oleh organisasi internasional, yang secara konsisten menyoroti kerentanan perempuan dan anak perempuan terhadap berbagai bentuk eksploitasi. Dengan demikian, visualisasi ini memberikan bukti kuantitatif yang kuat mengenai bias gender dalam fenomena perdagangan manusia berdasarkan </w:t>
      </w:r>
      <w:r w:rsidRPr="00BB0106">
        <w:rPr>
          <w:i/>
          <w:noProof/>
          <w:lang w:val="id-ID"/>
          <w:rPrChange w:id="4854" w:author="Andries Pandia" w:date="2025-08-26T08:27:00Z">
            <w:rPr/>
          </w:rPrChange>
        </w:rPr>
        <w:t>dataset</w:t>
      </w:r>
      <w:r w:rsidRPr="00BB0106">
        <w:t xml:space="preserve"> yang </w:t>
      </w:r>
      <w:proofErr w:type="spellStart"/>
      <w:r w:rsidRPr="00BB0106">
        <w:t>dianalisis</w:t>
      </w:r>
      <w:proofErr w:type="spellEnd"/>
      <w:r w:rsidRPr="00BB0106">
        <w:t>.</w:t>
      </w:r>
    </w:p>
    <w:p w14:paraId="4CD21BE0" w14:textId="77777777" w:rsidR="00A72CFA" w:rsidRPr="00BB0106" w:rsidRDefault="00A72CFA">
      <w:pPr>
        <w:contextualSpacing/>
        <w:rPr>
          <w:noProof/>
          <w:kern w:val="2"/>
          <w:lang w:val="id-ID"/>
          <w14:ligatures w14:val="standardContextual"/>
          <w:rPrChange w:id="4855" w:author="Andries Pandia" w:date="2025-08-26T08:27:00Z">
            <w:rPr/>
          </w:rPrChange>
        </w:rPr>
        <w:pPrChange w:id="4856" w:author="Andries Pandia" w:date="2025-08-22T19:04:00Z">
          <w:pPr>
            <w:spacing w:before="100" w:beforeAutospacing="1" w:after="100" w:afterAutospacing="1"/>
          </w:pPr>
        </w:pPrChange>
      </w:pPr>
    </w:p>
    <w:p w14:paraId="54D30AF1" w14:textId="77777777" w:rsidR="0049698A" w:rsidRPr="00BB0106" w:rsidRDefault="00A72CFA" w:rsidP="004E35C9">
      <w:pPr>
        <w:keepNext/>
        <w:ind w:firstLine="0"/>
        <w:jc w:val="center"/>
        <w:rPr>
          <w:noProof/>
          <w:lang w:val="id-ID"/>
          <w:rPrChange w:id="4857" w:author="Andries Pandia" w:date="2025-08-26T08:27:00Z">
            <w:rPr/>
          </w:rPrChange>
        </w:rPr>
      </w:pPr>
      <w:ins w:id="4858" w:author="Andries Pandia" w:date="2025-08-22T17:47:00Z">
        <w:r w:rsidRPr="00BB0106">
          <w:rPr>
            <w:noProof/>
            <w:color w:val="000000" w:themeColor="text1"/>
            <w:lang w:val="id-ID"/>
            <w:rPrChange w:id="4859" w:author="Andries Pandia" w:date="2025-08-26T08:27:00Z">
              <w:rPr>
                <w:lang w:val="en-US"/>
              </w:rPr>
            </w:rPrChange>
          </w:rPr>
          <w:drawing>
            <wp:inline distT="0" distB="0" distL="0" distR="0" wp14:anchorId="5ED3ECE2" wp14:editId="0333730C">
              <wp:extent cx="2583138" cy="428017"/>
              <wp:effectExtent l="0" t="0" r="0" b="381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0782" name="Picture 1519630782"/>
                      <pic:cNvPicPr/>
                    </pic:nvPicPr>
                    <pic:blipFill rotWithShape="1">
                      <a:blip r:embed="rId31" cstate="print">
                        <a:extLst>
                          <a:ext uri="{28A0092B-C50C-407E-A947-70E740481C1C}">
                            <a14:useLocalDpi xmlns:a14="http://schemas.microsoft.com/office/drawing/2010/main" val="0"/>
                          </a:ext>
                        </a:extLst>
                      </a:blip>
                      <a:srcRect b="80268"/>
                      <a:stretch>
                        <a:fillRect/>
                      </a:stretch>
                    </pic:blipFill>
                    <pic:spPr bwMode="auto">
                      <a:xfrm>
                        <a:off x="0" y="0"/>
                        <a:ext cx="2634222" cy="436481"/>
                      </a:xfrm>
                      <a:prstGeom prst="rect">
                        <a:avLst/>
                      </a:prstGeom>
                      <a:ln>
                        <a:noFill/>
                      </a:ln>
                      <a:extLst>
                        <a:ext uri="{53640926-AAD7-44D8-BBD7-CCE9431645EC}">
                          <a14:shadowObscured xmlns:a14="http://schemas.microsoft.com/office/drawing/2010/main"/>
                        </a:ext>
                      </a:extLst>
                    </pic:spPr>
                  </pic:pic>
                </a:graphicData>
              </a:graphic>
            </wp:inline>
          </w:drawing>
        </w:r>
      </w:ins>
    </w:p>
    <w:p w14:paraId="0435B24F" w14:textId="11F1635F" w:rsidR="00A72CFA" w:rsidRPr="00BB0106" w:rsidRDefault="0049698A">
      <w:pPr>
        <w:pStyle w:val="TOF"/>
        <w:rPr>
          <w:ins w:id="4860" w:author="Andries Pandia" w:date="2025-08-26T08:21:00Z"/>
          <w:rPrChange w:id="4861" w:author="Andries Pandia" w:date="2025-08-26T08:27:00Z">
            <w:rPr>
              <w:ins w:id="4862" w:author="Andries Pandia" w:date="2025-08-26T08:21:00Z"/>
              <w:lang w:val="en-US"/>
            </w:rPr>
          </w:rPrChange>
        </w:rPr>
        <w:pPrChange w:id="4863" w:author="Andries Pandia" w:date="2025-08-26T08:21:00Z">
          <w:pPr>
            <w:pStyle w:val="Caption"/>
            <w:jc w:val="center"/>
          </w:pPr>
        </w:pPrChange>
      </w:pPr>
      <w:bookmarkStart w:id="4864" w:name="_Toc207091019"/>
      <w:r w:rsidRPr="00BB0106">
        <w:t>Gambar 3.10 Codingan distribusi usia</w:t>
      </w:r>
      <w:ins w:id="4865" w:author="Andries Pandia" w:date="2025-08-26T08:21:00Z">
        <w:r w:rsidR="00210BE1" w:rsidRPr="00BB0106">
          <w:rPr>
            <w:rPrChange w:id="4866" w:author="Andries Pandia" w:date="2025-08-26T08:27:00Z">
              <w:rPr>
                <w:i w:val="0"/>
                <w:lang w:val="en-US"/>
              </w:rPr>
            </w:rPrChange>
          </w:rPr>
          <w:t>.</w:t>
        </w:r>
      </w:ins>
      <w:bookmarkEnd w:id="4864"/>
      <w:del w:id="4867" w:author="Andries Pandia" w:date="2025-08-26T08:21:00Z">
        <w:r w:rsidRPr="00BB0106" w:rsidDel="00210BE1">
          <w:delText xml:space="preserve"> </w:delText>
        </w:r>
      </w:del>
    </w:p>
    <w:p w14:paraId="16C0851E" w14:textId="77777777" w:rsidR="004E35C9" w:rsidRPr="00BB0106" w:rsidRDefault="004E35C9">
      <w:pPr>
        <w:pStyle w:val="TOF"/>
        <w:rPr>
          <w:ins w:id="4868" w:author="Andries Pandia" w:date="2025-08-22T17:47:00Z"/>
        </w:rPr>
        <w:pPrChange w:id="4869" w:author="Andries Pandia" w:date="2025-08-26T08:21:00Z">
          <w:pPr>
            <w:pStyle w:val="Caption"/>
            <w:jc w:val="center"/>
          </w:pPr>
        </w:pPrChange>
      </w:pPr>
    </w:p>
    <w:p w14:paraId="4EB85446" w14:textId="77777777" w:rsidR="0049698A" w:rsidRPr="00BB0106" w:rsidRDefault="00A72CFA" w:rsidP="004E35C9">
      <w:pPr>
        <w:keepNext/>
        <w:ind w:firstLine="0"/>
        <w:jc w:val="center"/>
        <w:rPr>
          <w:noProof/>
          <w:lang w:val="id-ID"/>
          <w:rPrChange w:id="4870" w:author="Andries Pandia" w:date="2025-08-26T08:27:00Z">
            <w:rPr/>
          </w:rPrChange>
        </w:rPr>
      </w:pPr>
      <w:ins w:id="4871" w:author="Andries Pandia" w:date="2025-08-22T17:47:00Z">
        <w:r w:rsidRPr="00BB0106">
          <w:rPr>
            <w:noProof/>
            <w:color w:val="000000" w:themeColor="text1"/>
            <w:lang w:val="id-ID"/>
            <w:rPrChange w:id="4872" w:author="Andries Pandia" w:date="2025-08-26T08:27:00Z">
              <w:rPr>
                <w:lang w:val="en-US"/>
              </w:rPr>
            </w:rPrChange>
          </w:rPr>
          <w:drawing>
            <wp:inline distT="0" distB="0" distL="0" distR="0" wp14:anchorId="67D137C6" wp14:editId="60558B69">
              <wp:extent cx="2583138" cy="1789781"/>
              <wp:effectExtent l="0" t="0" r="0" b="127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0782" name="Picture 1519630782"/>
                      <pic:cNvPicPr/>
                    </pic:nvPicPr>
                    <pic:blipFill rotWithShape="1">
                      <a:blip r:embed="rId31" cstate="print">
                        <a:extLst>
                          <a:ext uri="{28A0092B-C50C-407E-A947-70E740481C1C}">
                            <a14:useLocalDpi xmlns:a14="http://schemas.microsoft.com/office/drawing/2010/main" val="0"/>
                          </a:ext>
                        </a:extLst>
                      </a:blip>
                      <a:srcRect t="17489"/>
                      <a:stretch>
                        <a:fillRect/>
                      </a:stretch>
                    </pic:blipFill>
                    <pic:spPr bwMode="auto">
                      <a:xfrm>
                        <a:off x="0" y="0"/>
                        <a:ext cx="2634222" cy="1825175"/>
                      </a:xfrm>
                      <a:prstGeom prst="rect">
                        <a:avLst/>
                      </a:prstGeom>
                      <a:ln>
                        <a:noFill/>
                      </a:ln>
                      <a:extLst>
                        <a:ext uri="{53640926-AAD7-44D8-BBD7-CCE9431645EC}">
                          <a14:shadowObscured xmlns:a14="http://schemas.microsoft.com/office/drawing/2010/main"/>
                        </a:ext>
                      </a:extLst>
                    </pic:spPr>
                  </pic:pic>
                </a:graphicData>
              </a:graphic>
            </wp:inline>
          </w:drawing>
        </w:r>
      </w:ins>
    </w:p>
    <w:p w14:paraId="1B063DFE" w14:textId="64D67272" w:rsidR="00A72CFA" w:rsidRPr="00BB0106" w:rsidRDefault="0049698A">
      <w:pPr>
        <w:pStyle w:val="TOF"/>
        <w:rPr>
          <w:ins w:id="4873" w:author="Andries Pandia" w:date="2025-08-22T17:47:00Z"/>
        </w:rPr>
        <w:pPrChange w:id="4874" w:author="Andries Pandia" w:date="2025-08-26T08:21:00Z">
          <w:pPr>
            <w:pStyle w:val="Caption"/>
            <w:jc w:val="center"/>
          </w:pPr>
        </w:pPrChange>
      </w:pPr>
      <w:bookmarkStart w:id="4875" w:name="_Toc207091020"/>
      <w:r w:rsidRPr="00BB0106">
        <w:t>Gambar 3.11</w:t>
      </w:r>
      <w:ins w:id="4876" w:author="Andries Pandia" w:date="2025-08-26T08:21:00Z">
        <w:r w:rsidR="004E35C9" w:rsidRPr="00BB0106">
          <w:rPr>
            <w:rPrChange w:id="4877" w:author="Andries Pandia" w:date="2025-08-26T08:27:00Z">
              <w:rPr>
                <w:i w:val="0"/>
                <w:lang w:val="en-US"/>
              </w:rPr>
            </w:rPrChange>
          </w:rPr>
          <w:t>.</w:t>
        </w:r>
      </w:ins>
      <w:r w:rsidRPr="00BB0106">
        <w:t xml:space="preserve"> Has</w:t>
      </w:r>
      <w:r w:rsidRPr="00A96BCD">
        <w:t>il dari distribusi usia</w:t>
      </w:r>
      <w:ins w:id="4878" w:author="Andries Pandia" w:date="2025-08-26T08:21:00Z">
        <w:r w:rsidR="00210BE1" w:rsidRPr="00BB0106">
          <w:rPr>
            <w:rPrChange w:id="4879" w:author="Andries Pandia" w:date="2025-08-26T08:27:00Z">
              <w:rPr>
                <w:i w:val="0"/>
                <w:lang w:val="en-US"/>
              </w:rPr>
            </w:rPrChange>
          </w:rPr>
          <w:t>.</w:t>
        </w:r>
      </w:ins>
      <w:bookmarkEnd w:id="4875"/>
    </w:p>
    <w:p w14:paraId="70D87DBC" w14:textId="10729A8E" w:rsidR="004C2070" w:rsidRPr="00BB0106" w:rsidDel="00210BE1" w:rsidRDefault="004C2070" w:rsidP="000E41A6">
      <w:pPr>
        <w:rPr>
          <w:del w:id="4880" w:author="Andries Pandia" w:date="2025-08-26T08:22:00Z"/>
          <w:noProof/>
          <w:lang w:val="id-ID"/>
          <w:rPrChange w:id="4881" w:author="Andries Pandia" w:date="2025-08-26T08:27:00Z">
            <w:rPr>
              <w:del w:id="4882" w:author="Andries Pandia" w:date="2025-08-26T08:22:00Z"/>
            </w:rPr>
          </w:rPrChange>
        </w:rPr>
      </w:pPr>
    </w:p>
    <w:p w14:paraId="0B8AF3AE" w14:textId="77777777" w:rsidR="0099148D" w:rsidRPr="00BB0106" w:rsidRDefault="0099148D">
      <w:pPr>
        <w:contextualSpacing/>
        <w:rPr>
          <w:ins w:id="4883" w:author="Andries Pandia" w:date="2025-08-22T18:51:00Z"/>
          <w:noProof/>
          <w:lang w:val="id-ID"/>
          <w:rPrChange w:id="4884" w:author="Andries Pandia" w:date="2025-08-26T08:27:00Z">
            <w:rPr>
              <w:ins w:id="4885" w:author="Andries Pandia" w:date="2025-08-22T18:51:00Z"/>
            </w:rPr>
          </w:rPrChange>
        </w:rPr>
        <w:pPrChange w:id="4886" w:author="Andries Pandia" w:date="2025-08-22T10:47:00Z">
          <w:pPr>
            <w:spacing w:before="100" w:beforeAutospacing="1" w:after="100" w:afterAutospacing="1"/>
          </w:pPr>
        </w:pPrChange>
      </w:pPr>
    </w:p>
    <w:p w14:paraId="36B36981" w14:textId="1BC40115" w:rsidR="00CB19CC" w:rsidRPr="00BB0106" w:rsidDel="00CB19CC" w:rsidRDefault="00B26B26">
      <w:pPr>
        <w:rPr>
          <w:del w:id="4887" w:author="Andries Pandia" w:date="2025-08-22T14:32:00Z"/>
          <w:noProof/>
          <w:lang w:val="id-ID"/>
          <w:rPrChange w:id="4888" w:author="Andries Pandia" w:date="2025-08-26T08:27:00Z">
            <w:rPr>
              <w:del w:id="4889" w:author="Andries Pandia" w:date="2025-08-22T14:32:00Z"/>
            </w:rPr>
          </w:rPrChange>
        </w:rPr>
        <w:pPrChange w:id="4890" w:author="Andries Pandia" w:date="2025-08-22T18:51:00Z">
          <w:pPr>
            <w:keepNext/>
            <w:jc w:val="center"/>
          </w:pPr>
        </w:pPrChange>
      </w:pPr>
      <w:del w:id="4891" w:author="Andries Pandia" w:date="2025-08-22T17:46:00Z">
        <w:r w:rsidRPr="00BB0106" w:rsidDel="00543FDB">
          <w:rPr>
            <w:noProof/>
            <w:lang w:val="id-ID"/>
            <w:rPrChange w:id="4892" w:author="Andries Pandia" w:date="2025-08-26T08:27:00Z">
              <w:rPr>
                <w:lang w:val="en-US"/>
              </w:rPr>
            </w:rPrChange>
          </w:rPr>
          <w:drawing>
            <wp:inline distT="0" distB="0" distL="0" distR="0" wp14:anchorId="22C5A718" wp14:editId="290E5007">
              <wp:extent cx="2274901" cy="330740"/>
              <wp:effectExtent l="0" t="0" r="0" b="0"/>
              <wp:docPr id="1089605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963" name="Picture 1089605963"/>
                      <pic:cNvPicPr/>
                    </pic:nvPicPr>
                    <pic:blipFill rotWithShape="1">
                      <a:blip r:embed="rId30" cstate="print">
                        <a:extLst>
                          <a:ext uri="{28A0092B-C50C-407E-A947-70E740481C1C}">
                            <a14:useLocalDpi xmlns:a14="http://schemas.microsoft.com/office/drawing/2010/main" val="0"/>
                          </a:ext>
                        </a:extLst>
                      </a:blip>
                      <a:srcRect b="82516"/>
                      <a:stretch>
                        <a:fillRect/>
                      </a:stretch>
                    </pic:blipFill>
                    <pic:spPr bwMode="auto">
                      <a:xfrm>
                        <a:off x="0" y="0"/>
                        <a:ext cx="2343794" cy="340756"/>
                      </a:xfrm>
                      <a:prstGeom prst="rect">
                        <a:avLst/>
                      </a:prstGeom>
                      <a:ln>
                        <a:noFill/>
                      </a:ln>
                      <a:extLst>
                        <a:ext uri="{53640926-AAD7-44D8-BBD7-CCE9431645EC}">
                          <a14:shadowObscured xmlns:a14="http://schemas.microsoft.com/office/drawing/2010/main"/>
                        </a:ext>
                      </a:extLst>
                    </pic:spPr>
                  </pic:pic>
                </a:graphicData>
              </a:graphic>
            </wp:inline>
          </w:drawing>
        </w:r>
      </w:del>
    </w:p>
    <w:p w14:paraId="7C1A89ED" w14:textId="0EE62ABA" w:rsidR="002B2F58" w:rsidRPr="00BB0106" w:rsidDel="00543FDB" w:rsidRDefault="002B2F58">
      <w:pPr>
        <w:rPr>
          <w:del w:id="4893" w:author="Andries Pandia" w:date="2025-08-22T17:46:00Z"/>
          <w:noProof/>
          <w:lang w:val="id-ID"/>
          <w:rPrChange w:id="4894" w:author="Andries Pandia" w:date="2025-08-26T08:27:00Z">
            <w:rPr>
              <w:del w:id="4895" w:author="Andries Pandia" w:date="2025-08-22T17:46:00Z"/>
            </w:rPr>
          </w:rPrChange>
        </w:rPr>
        <w:pPrChange w:id="4896" w:author="Andries Pandia" w:date="2025-08-22T18:51:00Z">
          <w:pPr>
            <w:keepNext/>
            <w:jc w:val="center"/>
          </w:pPr>
        </w:pPrChange>
      </w:pPr>
      <w:del w:id="4897" w:author="Andries Pandia" w:date="2025-08-22T17:46:00Z">
        <w:r w:rsidRPr="00BB0106" w:rsidDel="00543FDB">
          <w:rPr>
            <w:noProof/>
            <w:lang w:val="id-ID"/>
            <w:rPrChange w:id="4898" w:author="Andries Pandia" w:date="2025-08-26T08:27:00Z">
              <w:rPr>
                <w:lang w:val="en-US"/>
              </w:rPr>
            </w:rPrChange>
          </w:rPr>
          <w:drawing>
            <wp:inline distT="0" distB="0" distL="0" distR="0" wp14:anchorId="6C7C1577" wp14:editId="68796578">
              <wp:extent cx="2277745" cy="1582769"/>
              <wp:effectExtent l="0" t="0" r="0" b="5080"/>
              <wp:docPr id="1304207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963" name="Picture 1089605963"/>
                      <pic:cNvPicPr/>
                    </pic:nvPicPr>
                    <pic:blipFill rotWithShape="1">
                      <a:blip r:embed="rId30" cstate="print">
                        <a:extLst>
                          <a:ext uri="{28A0092B-C50C-407E-A947-70E740481C1C}">
                            <a14:useLocalDpi xmlns:a14="http://schemas.microsoft.com/office/drawing/2010/main" val="0"/>
                          </a:ext>
                        </a:extLst>
                      </a:blip>
                      <a:srcRect t="16435"/>
                      <a:stretch>
                        <a:fillRect/>
                      </a:stretch>
                    </pic:blipFill>
                    <pic:spPr bwMode="auto">
                      <a:xfrm>
                        <a:off x="0" y="0"/>
                        <a:ext cx="2343794" cy="1628665"/>
                      </a:xfrm>
                      <a:prstGeom prst="rect">
                        <a:avLst/>
                      </a:prstGeom>
                      <a:ln>
                        <a:noFill/>
                      </a:ln>
                      <a:extLst>
                        <a:ext uri="{53640926-AAD7-44D8-BBD7-CCE9431645EC}">
                          <a14:shadowObscured xmlns:a14="http://schemas.microsoft.com/office/drawing/2010/main"/>
                        </a:ext>
                      </a:extLst>
                    </pic:spPr>
                  </pic:pic>
                </a:graphicData>
              </a:graphic>
            </wp:inline>
          </w:drawing>
        </w:r>
      </w:del>
    </w:p>
    <w:p w14:paraId="686C32C8" w14:textId="5C9CEF08" w:rsidR="008210F7" w:rsidRPr="00BB0106" w:rsidDel="00A72CFA" w:rsidRDefault="00130C3D">
      <w:pPr>
        <w:rPr>
          <w:del w:id="4899" w:author="Andries Pandia" w:date="2025-08-22T17:47:00Z"/>
          <w:rPrChange w:id="4900" w:author="Andries Pandia" w:date="2025-08-26T08:27:00Z">
            <w:rPr>
              <w:del w:id="4901" w:author="Andries Pandia" w:date="2025-08-22T17:47:00Z"/>
              <w:color w:val="000000" w:themeColor="text1"/>
              <w:sz w:val="24"/>
              <w:szCs w:val="24"/>
            </w:rPr>
          </w:rPrChange>
        </w:rPr>
        <w:pPrChange w:id="4902" w:author="Andries Pandia" w:date="2025-08-22T10:47:00Z">
          <w:pPr>
            <w:pStyle w:val="Caption"/>
            <w:spacing w:after="0"/>
            <w:jc w:val="center"/>
          </w:pPr>
        </w:pPrChange>
      </w:pPr>
      <w:del w:id="4903" w:author="Andries Pandia" w:date="2025-08-22T17:46:00Z">
        <w:r w:rsidRPr="00BB0106" w:rsidDel="00543FDB">
          <w:rPr>
            <w:noProof/>
            <w:highlight w:val="yellow"/>
            <w:lang w:val="id-ID"/>
            <w:rPrChange w:id="4904" w:author="Andries Pandia" w:date="2025-08-26T08:27:00Z">
              <w:rPr>
                <w:i w:val="0"/>
                <w:iCs w:val="0"/>
              </w:rPr>
            </w:rPrChange>
          </w:rPr>
          <w:delText>Gambar 3.</w:delText>
        </w:r>
      </w:del>
      <w:del w:id="4905" w:author="Andries Pandia" w:date="2025-08-22T14:17:00Z">
        <w:r w:rsidRPr="00BB0106" w:rsidDel="00EF76E4">
          <w:rPr>
            <w:noProof/>
            <w:highlight w:val="yellow"/>
            <w:lang w:val="id-ID"/>
            <w:rPrChange w:id="4906" w:author="Andries Pandia" w:date="2025-08-26T08:27:00Z">
              <w:rPr>
                <w:i w:val="0"/>
                <w:iCs w:val="0"/>
              </w:rPr>
            </w:rPrChange>
          </w:rPr>
          <w:delText>6</w:delText>
        </w:r>
      </w:del>
      <w:del w:id="4907" w:author="Andries Pandia" w:date="2025-08-22T17:46:00Z">
        <w:r w:rsidRPr="00BB0106" w:rsidDel="00543FDB">
          <w:rPr>
            <w:noProof/>
            <w:highlight w:val="yellow"/>
            <w:lang w:val="id-ID"/>
            <w:rPrChange w:id="4908" w:author="Andries Pandia" w:date="2025-08-26T08:27:00Z">
              <w:rPr>
                <w:i w:val="0"/>
                <w:iCs w:val="0"/>
              </w:rPr>
            </w:rPrChange>
          </w:rPr>
          <w:delText xml:space="preserve"> </w:delText>
        </w:r>
      </w:del>
      <w:del w:id="4909" w:author="Andries Pandia" w:date="2025-08-22T14:29:00Z">
        <w:r w:rsidRPr="00BB0106" w:rsidDel="00CB19CC">
          <w:rPr>
            <w:noProof/>
            <w:highlight w:val="yellow"/>
            <w:lang w:val="id-ID"/>
            <w:rPrChange w:id="4910" w:author="Andries Pandia" w:date="2025-08-26T08:27:00Z">
              <w:rPr>
                <w:i w:val="0"/>
                <w:iCs w:val="0"/>
              </w:rPr>
            </w:rPrChange>
          </w:rPr>
          <w:delText>A</w:delText>
        </w:r>
      </w:del>
      <w:del w:id="4911" w:author="Andries Pandia" w:date="2025-08-22T14:33:00Z">
        <w:r w:rsidRPr="00BB0106" w:rsidDel="00CB19CC">
          <w:rPr>
            <w:noProof/>
            <w:highlight w:val="yellow"/>
            <w:lang w:val="id-ID"/>
            <w:rPrChange w:id="4912" w:author="Andries Pandia" w:date="2025-08-26T08:27:00Z">
              <w:rPr>
                <w:i w:val="0"/>
                <w:iCs w:val="0"/>
              </w:rPr>
            </w:rPrChange>
          </w:rPr>
          <w:delText xml:space="preserve">nalisis </w:delText>
        </w:r>
      </w:del>
      <w:del w:id="4913" w:author="Andries Pandia" w:date="2025-08-22T14:29:00Z">
        <w:r w:rsidRPr="00BB0106" w:rsidDel="00CB19CC">
          <w:rPr>
            <w:noProof/>
            <w:highlight w:val="yellow"/>
            <w:lang w:val="id-ID"/>
            <w:rPrChange w:id="4914" w:author="Andries Pandia" w:date="2025-08-26T08:27:00Z">
              <w:rPr>
                <w:i w:val="0"/>
                <w:iCs w:val="0"/>
              </w:rPr>
            </w:rPrChange>
          </w:rPr>
          <w:delText>S</w:delText>
        </w:r>
      </w:del>
      <w:del w:id="4915" w:author="Andries Pandia" w:date="2025-08-22T14:33:00Z">
        <w:r w:rsidRPr="00BB0106" w:rsidDel="00CB19CC">
          <w:rPr>
            <w:noProof/>
            <w:highlight w:val="yellow"/>
            <w:lang w:val="id-ID"/>
            <w:rPrChange w:id="4916" w:author="Andries Pandia" w:date="2025-08-26T08:27:00Z">
              <w:rPr>
                <w:i w:val="0"/>
                <w:iCs w:val="0"/>
              </w:rPr>
            </w:rPrChange>
          </w:rPr>
          <w:delText xml:space="preserve">tatistik </w:delText>
        </w:r>
      </w:del>
      <w:del w:id="4917" w:author="Andries Pandia" w:date="2025-08-22T14:29:00Z">
        <w:r w:rsidRPr="00BB0106" w:rsidDel="00CB19CC">
          <w:rPr>
            <w:noProof/>
            <w:highlight w:val="yellow"/>
            <w:lang w:val="id-ID"/>
            <w:rPrChange w:id="4918" w:author="Andries Pandia" w:date="2025-08-26T08:27:00Z">
              <w:rPr>
                <w:i w:val="0"/>
                <w:iCs w:val="0"/>
              </w:rPr>
            </w:rPrChange>
          </w:rPr>
          <w:delText>D</w:delText>
        </w:r>
      </w:del>
      <w:del w:id="4919" w:author="Andries Pandia" w:date="2025-08-22T14:33:00Z">
        <w:r w:rsidRPr="00BB0106" w:rsidDel="00CB19CC">
          <w:rPr>
            <w:noProof/>
            <w:highlight w:val="yellow"/>
            <w:lang w:val="id-ID"/>
            <w:rPrChange w:id="4920" w:author="Andries Pandia" w:date="2025-08-26T08:27:00Z">
              <w:rPr>
                <w:i w:val="0"/>
                <w:iCs w:val="0"/>
              </w:rPr>
            </w:rPrChange>
          </w:rPr>
          <w:delText>eskriptif</w:delText>
        </w:r>
      </w:del>
      <w:del w:id="4921" w:author="Andries Pandia" w:date="2025-08-22T18:51:00Z">
        <w:r w:rsidRPr="00BB0106" w:rsidDel="0099148D">
          <w:rPr>
            <w:noProof/>
            <w:lang w:val="id-ID"/>
            <w:rPrChange w:id="4922" w:author="Andries Pandia" w:date="2025-08-26T08:27:00Z">
              <w:rPr>
                <w:i w:val="0"/>
                <w:iCs w:val="0"/>
              </w:rPr>
            </w:rPrChange>
          </w:rPr>
          <w:delText xml:space="preserve"> </w:delText>
        </w:r>
      </w:del>
    </w:p>
    <w:p w14:paraId="71620BAC" w14:textId="6C0BBF5B" w:rsidR="004C2070" w:rsidRPr="00BB0106" w:rsidDel="0099148D" w:rsidRDefault="004C2070">
      <w:pPr>
        <w:contextualSpacing/>
        <w:rPr>
          <w:del w:id="4923" w:author="Andries Pandia" w:date="2025-08-22T18:51:00Z"/>
          <w:noProof/>
          <w:kern w:val="2"/>
          <w:lang w:val="id-ID"/>
          <w14:ligatures w14:val="standardContextual"/>
          <w:rPrChange w:id="4924" w:author="Andries Pandia" w:date="2025-08-26T08:27:00Z">
            <w:rPr>
              <w:del w:id="4925" w:author="Andries Pandia" w:date="2025-08-22T18:51:00Z"/>
            </w:rPr>
          </w:rPrChange>
        </w:rPr>
        <w:pPrChange w:id="4926" w:author="Andries Pandia" w:date="2025-08-22T10:47:00Z">
          <w:pPr>
            <w:spacing w:before="100" w:beforeAutospacing="1" w:after="100" w:afterAutospacing="1"/>
          </w:pPr>
        </w:pPrChange>
      </w:pPr>
      <w:r w:rsidRPr="00BB0106">
        <w:rPr>
          <w:noProof/>
          <w:kern w:val="2"/>
          <w:lang w:val="id-ID"/>
          <w14:ligatures w14:val="standardContextual"/>
          <w:rPrChange w:id="4927" w:author="Andries Pandia" w:date="2025-08-26T08:27:00Z">
            <w:rPr/>
          </w:rPrChange>
        </w:rPr>
        <w:t>Visualisasi pada Gambar</w:t>
      </w:r>
      <w:ins w:id="4928" w:author="Andries Pandia" w:date="2025-08-22T14:34:00Z">
        <w:r w:rsidR="00263EF4" w:rsidRPr="00BB0106">
          <w:rPr>
            <w:noProof/>
            <w:lang w:val="id-ID"/>
            <w:rPrChange w:id="4929" w:author="Andries Pandia" w:date="2025-08-26T08:27:00Z">
              <w:rPr/>
            </w:rPrChange>
          </w:rPr>
          <w:t xml:space="preserve"> </w:t>
        </w:r>
      </w:ins>
      <w:del w:id="4930" w:author="Andries Pandia" w:date="2025-08-22T14:34:00Z">
        <w:r w:rsidRPr="00BB0106" w:rsidDel="00263EF4">
          <w:rPr>
            <w:noProof/>
            <w:kern w:val="2"/>
            <w:lang w:val="id-ID"/>
            <w14:ligatures w14:val="standardContextual"/>
            <w:rPrChange w:id="4931" w:author="Andries Pandia" w:date="2025-08-26T08:27:00Z">
              <w:rPr/>
            </w:rPrChange>
          </w:rPr>
          <w:delText xml:space="preserve"> [</w:delText>
        </w:r>
        <w:commentRangeStart w:id="4932"/>
        <w:r w:rsidRPr="00BB0106" w:rsidDel="00263EF4">
          <w:rPr>
            <w:noProof/>
            <w:kern w:val="2"/>
            <w:highlight w:val="yellow"/>
            <w:lang w:val="id-ID"/>
            <w14:ligatures w14:val="standardContextual"/>
            <w:rPrChange w:id="4933" w:author="Andries Pandia" w:date="2025-08-26T08:27:00Z">
              <w:rPr/>
            </w:rPrChange>
          </w:rPr>
          <w:delText>masukkan nomor gambar Anda, misal: Gambar 4.2</w:delText>
        </w:r>
        <w:commentRangeEnd w:id="4932"/>
        <w:r w:rsidR="008210F7" w:rsidRPr="00BB0106" w:rsidDel="00263EF4">
          <w:rPr>
            <w:rStyle w:val="CommentReference"/>
            <w:noProof/>
            <w:lang w:val="id-ID"/>
            <w:rPrChange w:id="4934" w:author="Andries Pandia" w:date="2025-08-26T08:27:00Z">
              <w:rPr>
                <w:rStyle w:val="CommentReference"/>
              </w:rPr>
            </w:rPrChange>
          </w:rPr>
          <w:commentReference w:id="4932"/>
        </w:r>
      </w:del>
      <w:ins w:id="4935" w:author="Andries Pandia" w:date="2025-08-22T14:34:00Z">
        <w:r w:rsidR="00263EF4" w:rsidRPr="00BB0106">
          <w:rPr>
            <w:noProof/>
            <w:lang w:val="id-ID"/>
            <w:rPrChange w:id="4936" w:author="Andries Pandia" w:date="2025-08-26T08:27:00Z">
              <w:rPr/>
            </w:rPrChange>
          </w:rPr>
          <w:t>3.</w:t>
        </w:r>
      </w:ins>
      <w:ins w:id="4937" w:author="Andries Pandia" w:date="2025-08-26T08:22:00Z">
        <w:r w:rsidR="00210BE1" w:rsidRPr="00BB0106">
          <w:rPr>
            <w:lang w:val="en-ID"/>
            <w:rPrChange w:id="4938" w:author="Andries Pandia" w:date="2025-08-26T08:27:00Z">
              <w:rPr>
                <w:lang w:val="en-US"/>
              </w:rPr>
            </w:rPrChange>
          </w:rPr>
          <w:t>11</w:t>
        </w:r>
      </w:ins>
      <w:del w:id="4939" w:author="Andries Pandia" w:date="2025-08-22T14:34:00Z">
        <w:r w:rsidRPr="00BB0106" w:rsidDel="00263EF4">
          <w:delText>]</w:delText>
        </w:r>
      </w:del>
      <w:r w:rsidRPr="00BB0106">
        <w:rPr>
          <w:noProof/>
          <w:kern w:val="2"/>
          <w:lang w:val="id-ID"/>
          <w14:ligatures w14:val="standardContextual"/>
          <w:rPrChange w:id="4940" w:author="Andries Pandia" w:date="2025-08-26T08:27:00Z">
            <w:rPr/>
          </w:rPrChange>
        </w:rPr>
        <w:t xml:space="preserve"> menyajikan distribusi frekuensi korban perdagangan manusia berdasarkan kelompok usia (ageBroad). Diagram batang ini diurutkan dari kelompok usia dengan jumlah kasus tertinggi ke terendah untuk mempermudah identifikasi pola kerentanan.</w:t>
      </w:r>
    </w:p>
    <w:p w14:paraId="5966C802" w14:textId="2CB943C2" w:rsidR="004C2070" w:rsidRPr="00BB0106" w:rsidRDefault="0099148D">
      <w:pPr>
        <w:contextualSpacing/>
        <w:rPr>
          <w:noProof/>
          <w:kern w:val="2"/>
          <w:lang w:val="id-ID"/>
          <w14:ligatures w14:val="standardContextual"/>
          <w:rPrChange w:id="4941" w:author="Andries Pandia" w:date="2025-08-26T08:27:00Z">
            <w:rPr/>
          </w:rPrChange>
        </w:rPr>
        <w:pPrChange w:id="4942" w:author="Andries Pandia" w:date="2025-08-22T10:47:00Z">
          <w:pPr>
            <w:spacing w:before="100" w:beforeAutospacing="1" w:after="100" w:afterAutospacing="1"/>
          </w:pPr>
        </w:pPrChange>
      </w:pPr>
      <w:ins w:id="4943" w:author="Andries Pandia" w:date="2025-08-22T18:51:00Z">
        <w:r w:rsidRPr="00BB0106">
          <w:rPr>
            <w:noProof/>
            <w:lang w:val="id-ID"/>
            <w:rPrChange w:id="4944" w:author="Andries Pandia" w:date="2025-08-26T08:27:00Z">
              <w:rPr/>
            </w:rPrChange>
          </w:rPr>
          <w:t xml:space="preserve"> </w:t>
        </w:r>
      </w:ins>
      <w:r w:rsidR="004C2070" w:rsidRPr="00BB0106">
        <w:rPr>
          <w:noProof/>
          <w:kern w:val="2"/>
          <w:lang w:val="id-ID"/>
          <w14:ligatures w14:val="standardContextual"/>
          <w:rPrChange w:id="4945" w:author="Andries Pandia" w:date="2025-08-26T08:27:00Z">
            <w:rPr/>
          </w:rPrChange>
        </w:rPr>
        <w:t xml:space="preserve">Berdasarkan analisis grafik, ditemukan bahwa kelompok usia 9–17 tahun merupakan kelompok yang paling banyak teridentifikasi sebagai korban, dengan jumlah kasus mendekati 1.900. Kelompok </w:t>
      </w:r>
      <w:r w:rsidR="004C2070" w:rsidRPr="00BB0106">
        <w:rPr>
          <w:noProof/>
          <w:kern w:val="2"/>
          <w:lang w:val="id-ID"/>
          <w14:ligatures w14:val="standardContextual"/>
          <w:rPrChange w:id="4946" w:author="Andries Pandia" w:date="2025-08-26T08:27:00Z">
            <w:rPr/>
          </w:rPrChange>
        </w:rPr>
        <w:lastRenderedPageBreak/>
        <w:t>usia ini diikuti oleh kelompok dewasa produktif, yaitu 30–38 tahun (sekitar 1.650 kasus)</w:t>
      </w:r>
      <w:ins w:id="4947" w:author="Andries Pandia" w:date="2025-08-22T10:49:00Z">
        <w:r w:rsidR="008210F7" w:rsidRPr="00BB0106">
          <w:t>,</w:t>
        </w:r>
      </w:ins>
      <w:r w:rsidR="004C2070" w:rsidRPr="00BB0106">
        <w:rPr>
          <w:noProof/>
          <w:kern w:val="2"/>
          <w:lang w:val="id-ID"/>
          <w14:ligatures w14:val="standardContextual"/>
          <w:rPrChange w:id="4948" w:author="Andries Pandia" w:date="2025-08-26T08:27:00Z">
            <w:rPr/>
          </w:rPrChange>
        </w:rPr>
        <w:t xml:space="preserve"> dan dewasa muda 18–20 tahun (sekitar 1.400 kasus).</w:t>
      </w:r>
    </w:p>
    <w:p w14:paraId="5713DE99" w14:textId="77777777" w:rsidR="004C2070" w:rsidRPr="00BB0106" w:rsidRDefault="004C2070">
      <w:pPr>
        <w:contextualSpacing/>
        <w:rPr>
          <w:ins w:id="4949" w:author="Andries Pandia" w:date="2025-08-22T18:51:00Z"/>
          <w:noProof/>
          <w:kern w:val="2"/>
          <w:lang w:val="id-ID"/>
          <w14:ligatures w14:val="standardContextual"/>
          <w:rPrChange w:id="4950" w:author="Andries Pandia" w:date="2025-08-26T08:27:00Z">
            <w:rPr>
              <w:ins w:id="4951" w:author="Andries Pandia" w:date="2025-08-22T18:51:00Z"/>
            </w:rPr>
          </w:rPrChange>
        </w:rPr>
        <w:pPrChange w:id="4952" w:author="Andries Pandia" w:date="2025-08-22T10:47:00Z">
          <w:pPr>
            <w:spacing w:before="100" w:beforeAutospacing="1" w:after="100" w:afterAutospacing="1"/>
          </w:pPr>
        </w:pPrChange>
      </w:pPr>
      <w:r w:rsidRPr="00BB0106">
        <w:rPr>
          <w:noProof/>
          <w:kern w:val="2"/>
          <w:lang w:val="id-ID"/>
          <w14:ligatures w14:val="standardContextual"/>
          <w:rPrChange w:id="4953" w:author="Andries Pandia" w:date="2025-08-26T08:27:00Z">
            <w:rPr/>
          </w:rPrChange>
        </w:rPr>
        <w:t>Temuan ini menyoroti dua puncak kerentanan utama. Pertama, tingginya jumlah korban di bawah umur (9–17 tahun) menegaskan bahwa anak-anak dan remaja merupakan target utama dalam kejahatan ini. Kedua, jumlah yang signifikan pada kelompok usia dewasa muda dan produktif menunjukkan bahwa individu yang sedang mencari peluang ekonomi juga memiliki risiko yang tinggi. Data ini secara kuantitatif menggambarkan kelompok demografis mana yang memerlukan prioritas dalam upaya pencegahan dan perlindungan.</w:t>
      </w:r>
    </w:p>
    <w:p w14:paraId="5A692857" w14:textId="77777777" w:rsidR="0099148D" w:rsidRPr="00BB0106" w:rsidRDefault="0099148D">
      <w:pPr>
        <w:contextualSpacing/>
        <w:rPr>
          <w:noProof/>
          <w:kern w:val="2"/>
          <w:lang w:val="id-ID"/>
          <w14:ligatures w14:val="standardContextual"/>
          <w:rPrChange w:id="4954" w:author="Andries Pandia" w:date="2025-08-26T08:27:00Z">
            <w:rPr/>
          </w:rPrChange>
        </w:rPr>
        <w:pPrChange w:id="4955" w:author="Andries Pandia" w:date="2025-08-22T10:47:00Z">
          <w:pPr>
            <w:spacing w:before="100" w:beforeAutospacing="1" w:after="100" w:afterAutospacing="1"/>
          </w:pPr>
        </w:pPrChange>
      </w:pPr>
    </w:p>
    <w:p w14:paraId="7A3D4830" w14:textId="7D963A60" w:rsidR="00130C3D" w:rsidRPr="00BB0106" w:rsidDel="00A72CFA" w:rsidRDefault="00130C3D">
      <w:pPr>
        <w:pStyle w:val="Heading3"/>
        <w:rPr>
          <w:del w:id="4956" w:author="Andries Pandia" w:date="2025-08-22T17:48:00Z"/>
          <w:lang w:val="id-ID"/>
          <w:rPrChange w:id="4957" w:author="Andries Pandia" w:date="2025-08-26T08:27:00Z">
            <w:rPr>
              <w:del w:id="4958" w:author="Andries Pandia" w:date="2025-08-22T17:48:00Z"/>
            </w:rPr>
          </w:rPrChange>
        </w:rPr>
        <w:pPrChange w:id="4959" w:author="Andries Pandia" w:date="2025-08-26T08:25:00Z">
          <w:pPr/>
        </w:pPrChange>
      </w:pPr>
    </w:p>
    <w:p w14:paraId="4CF54C0C" w14:textId="77777777" w:rsidR="00B73995" w:rsidRPr="00BB0106" w:rsidDel="00210BE1" w:rsidRDefault="00B26B26">
      <w:pPr>
        <w:pStyle w:val="Heading3"/>
        <w:rPr>
          <w:del w:id="4960" w:author="Andries Pandia" w:date="2025-08-26T08:24:00Z"/>
          <w:lang w:val="id-ID"/>
          <w:rPrChange w:id="4961" w:author="Andries Pandia" w:date="2025-08-26T08:27:00Z">
            <w:rPr>
              <w:del w:id="4962" w:author="Andries Pandia" w:date="2025-08-26T08:24:00Z"/>
            </w:rPr>
          </w:rPrChange>
        </w:rPr>
        <w:pPrChange w:id="4963" w:author="Andries Pandia" w:date="2025-08-26T08:25:00Z">
          <w:pPr>
            <w:keepNext/>
            <w:jc w:val="center"/>
          </w:pPr>
        </w:pPrChange>
      </w:pPr>
      <w:del w:id="4964" w:author="Andries Pandia" w:date="2025-08-22T17:47:00Z">
        <w:r w:rsidRPr="00BB0106" w:rsidDel="00A72CFA">
          <w:rPr>
            <w:color w:val="000000" w:themeColor="text1"/>
            <w:lang w:val="id-ID"/>
            <w:rPrChange w:id="4965" w:author="Andries Pandia" w:date="2025-08-26T08:27:00Z">
              <w:rPr>
                <w:lang w:val="en-US"/>
              </w:rPr>
            </w:rPrChange>
          </w:rPr>
          <w:drawing>
            <wp:inline distT="0" distB="0" distL="0" distR="0" wp14:anchorId="150B3AAF" wp14:editId="181B6AF7">
              <wp:extent cx="2583138" cy="428017"/>
              <wp:effectExtent l="0" t="0" r="0" b="3810"/>
              <wp:docPr id="1519630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0782" name="Picture 1519630782"/>
                      <pic:cNvPicPr/>
                    </pic:nvPicPr>
                    <pic:blipFill rotWithShape="1">
                      <a:blip r:embed="rId31" cstate="print">
                        <a:extLst>
                          <a:ext uri="{28A0092B-C50C-407E-A947-70E740481C1C}">
                            <a14:useLocalDpi xmlns:a14="http://schemas.microsoft.com/office/drawing/2010/main" val="0"/>
                          </a:ext>
                        </a:extLst>
                      </a:blip>
                      <a:srcRect b="80268"/>
                      <a:stretch>
                        <a:fillRect/>
                      </a:stretch>
                    </pic:blipFill>
                    <pic:spPr bwMode="auto">
                      <a:xfrm>
                        <a:off x="0" y="0"/>
                        <a:ext cx="2634222" cy="436481"/>
                      </a:xfrm>
                      <a:prstGeom prst="rect">
                        <a:avLst/>
                      </a:prstGeom>
                      <a:ln>
                        <a:noFill/>
                      </a:ln>
                      <a:extLst>
                        <a:ext uri="{53640926-AAD7-44D8-BBD7-CCE9431645EC}">
                          <a14:shadowObscured xmlns:a14="http://schemas.microsoft.com/office/drawing/2010/main"/>
                        </a:ext>
                      </a:extLst>
                    </pic:spPr>
                  </pic:pic>
                </a:graphicData>
              </a:graphic>
            </wp:inline>
          </w:drawing>
        </w:r>
      </w:del>
    </w:p>
    <w:p w14:paraId="493AFF71" w14:textId="55FF19C7" w:rsidR="00130C3D" w:rsidRPr="00A96BCD" w:rsidDel="00A72CFA" w:rsidRDefault="00B73995">
      <w:pPr>
        <w:pStyle w:val="Heading3"/>
        <w:rPr>
          <w:del w:id="4966" w:author="Andries Pandia" w:date="2025-08-22T17:47:00Z"/>
        </w:rPr>
        <w:pPrChange w:id="4967" w:author="Andries Pandia" w:date="2025-08-26T08:25:00Z">
          <w:pPr>
            <w:pStyle w:val="Caption"/>
            <w:jc w:val="center"/>
          </w:pPr>
        </w:pPrChange>
      </w:pPr>
      <w:del w:id="4968" w:author="Andries Pandia" w:date="2025-08-26T08:24:00Z">
        <w:r w:rsidRPr="00BB0106" w:rsidDel="00210BE1">
          <w:rPr>
            <w:i/>
            <w:iCs/>
            <w:lang w:val="id-ID"/>
            <w:rPrChange w:id="4969" w:author="Andries Pandia" w:date="2025-08-26T08:27:00Z">
              <w:rPr>
                <w:i w:val="0"/>
                <w:iCs w:val="0"/>
              </w:rPr>
            </w:rPrChange>
          </w:rPr>
          <w:delText>Gambar 3.12 Codingan distribusi usia korban</w:delText>
        </w:r>
      </w:del>
    </w:p>
    <w:p w14:paraId="1A79E21B" w14:textId="368CCF38" w:rsidR="00B73995" w:rsidRPr="00BB0106" w:rsidDel="00210BE1" w:rsidRDefault="002B2F58">
      <w:pPr>
        <w:pStyle w:val="Heading3"/>
        <w:rPr>
          <w:del w:id="4970" w:author="Andries Pandia" w:date="2025-08-26T08:24:00Z"/>
          <w:lang w:val="id-ID"/>
          <w:rPrChange w:id="4971" w:author="Andries Pandia" w:date="2025-08-26T08:27:00Z">
            <w:rPr>
              <w:del w:id="4972" w:author="Andries Pandia" w:date="2025-08-26T08:24:00Z"/>
            </w:rPr>
          </w:rPrChange>
        </w:rPr>
        <w:pPrChange w:id="4973" w:author="Andries Pandia" w:date="2025-08-26T08:25:00Z">
          <w:pPr>
            <w:keepNext/>
            <w:jc w:val="center"/>
          </w:pPr>
        </w:pPrChange>
      </w:pPr>
      <w:del w:id="4974" w:author="Andries Pandia" w:date="2025-08-22T17:47:00Z">
        <w:r w:rsidRPr="00BB0106" w:rsidDel="00A72CFA">
          <w:rPr>
            <w:color w:val="000000" w:themeColor="text1"/>
            <w:lang w:val="id-ID"/>
            <w:rPrChange w:id="4975" w:author="Andries Pandia" w:date="2025-08-26T08:27:00Z">
              <w:rPr>
                <w:lang w:val="en-US"/>
              </w:rPr>
            </w:rPrChange>
          </w:rPr>
          <w:drawing>
            <wp:inline distT="0" distB="0" distL="0" distR="0" wp14:anchorId="60C0708E" wp14:editId="2DE2D894">
              <wp:extent cx="2583138" cy="1789781"/>
              <wp:effectExtent l="0" t="0" r="0" b="1270"/>
              <wp:docPr id="965689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0782" name="Picture 1519630782"/>
                      <pic:cNvPicPr/>
                    </pic:nvPicPr>
                    <pic:blipFill rotWithShape="1">
                      <a:blip r:embed="rId31" cstate="print">
                        <a:extLst>
                          <a:ext uri="{28A0092B-C50C-407E-A947-70E740481C1C}">
                            <a14:useLocalDpi xmlns:a14="http://schemas.microsoft.com/office/drawing/2010/main" val="0"/>
                          </a:ext>
                        </a:extLst>
                      </a:blip>
                      <a:srcRect t="17489"/>
                      <a:stretch>
                        <a:fillRect/>
                      </a:stretch>
                    </pic:blipFill>
                    <pic:spPr bwMode="auto">
                      <a:xfrm>
                        <a:off x="0" y="0"/>
                        <a:ext cx="2634222" cy="1825175"/>
                      </a:xfrm>
                      <a:prstGeom prst="rect">
                        <a:avLst/>
                      </a:prstGeom>
                      <a:ln>
                        <a:noFill/>
                      </a:ln>
                      <a:extLst>
                        <a:ext uri="{53640926-AAD7-44D8-BBD7-CCE9431645EC}">
                          <a14:shadowObscured xmlns:a14="http://schemas.microsoft.com/office/drawing/2010/main"/>
                        </a:ext>
                      </a:extLst>
                    </pic:spPr>
                  </pic:pic>
                </a:graphicData>
              </a:graphic>
            </wp:inline>
          </w:drawing>
        </w:r>
      </w:del>
    </w:p>
    <w:p w14:paraId="1B892D89" w14:textId="52F66EB6" w:rsidR="002B2F58" w:rsidRPr="00A96BCD" w:rsidDel="00A72CFA" w:rsidRDefault="00B73995">
      <w:pPr>
        <w:pStyle w:val="Heading3"/>
        <w:rPr>
          <w:del w:id="4976" w:author="Andries Pandia" w:date="2025-08-22T17:47:00Z"/>
        </w:rPr>
        <w:pPrChange w:id="4977" w:author="Andries Pandia" w:date="2025-08-26T08:25:00Z">
          <w:pPr>
            <w:pStyle w:val="Caption"/>
            <w:jc w:val="center"/>
          </w:pPr>
        </w:pPrChange>
      </w:pPr>
      <w:del w:id="4978" w:author="Andries Pandia" w:date="2025-08-26T08:24:00Z">
        <w:r w:rsidRPr="00BB0106" w:rsidDel="00210BE1">
          <w:rPr>
            <w:i/>
            <w:iCs/>
            <w:lang w:val="id-ID"/>
            <w:rPrChange w:id="4979" w:author="Andries Pandia" w:date="2025-08-26T08:27:00Z">
              <w:rPr>
                <w:i w:val="0"/>
                <w:iCs w:val="0"/>
              </w:rPr>
            </w:rPrChange>
          </w:rPr>
          <w:delText xml:space="preserve">Gambar 3.13 Hasil distribusi usia korban </w:delText>
        </w:r>
      </w:del>
    </w:p>
    <w:p w14:paraId="4D905967" w14:textId="4FC4E310" w:rsidR="00B26B26" w:rsidRPr="00A96BCD" w:rsidDel="00A72CFA" w:rsidRDefault="00130C3D">
      <w:pPr>
        <w:pStyle w:val="Heading3"/>
        <w:rPr>
          <w:del w:id="4980" w:author="Andries Pandia" w:date="2025-08-22T17:48:00Z"/>
        </w:rPr>
        <w:pPrChange w:id="4981" w:author="Andries Pandia" w:date="2025-08-26T08:25:00Z">
          <w:pPr>
            <w:pStyle w:val="Caption"/>
            <w:spacing w:after="0"/>
            <w:jc w:val="center"/>
          </w:pPr>
        </w:pPrChange>
      </w:pPr>
      <w:del w:id="4982" w:author="Andries Pandia" w:date="2025-08-22T17:47:00Z">
        <w:r w:rsidRPr="00BB0106" w:rsidDel="00A72CFA">
          <w:rPr>
            <w:lang w:val="id-ID"/>
            <w:rPrChange w:id="4983" w:author="Andries Pandia" w:date="2025-08-26T08:27:00Z">
              <w:rPr>
                <w:i w:val="0"/>
                <w:iCs w:val="0"/>
              </w:rPr>
            </w:rPrChange>
          </w:rPr>
          <w:delText xml:space="preserve">Gambar 3.7 </w:delText>
        </w:r>
      </w:del>
      <w:del w:id="4984" w:author="Andries Pandia" w:date="2025-08-22T14:34:00Z">
        <w:r w:rsidRPr="00BB0106" w:rsidDel="00263EF4">
          <w:rPr>
            <w:lang w:val="id-ID"/>
            <w:rPrChange w:id="4985" w:author="Andries Pandia" w:date="2025-08-26T08:27:00Z">
              <w:rPr>
                <w:i w:val="0"/>
                <w:iCs w:val="0"/>
              </w:rPr>
            </w:rPrChange>
          </w:rPr>
          <w:delText>Analisis Statistik Deskriptif</w:delText>
        </w:r>
      </w:del>
      <w:del w:id="4986" w:author="Andries Pandia" w:date="2025-08-22T17:48:00Z">
        <w:r w:rsidRPr="00BB0106" w:rsidDel="00A72CFA">
          <w:rPr>
            <w:lang w:val="id-ID"/>
            <w:rPrChange w:id="4987" w:author="Andries Pandia" w:date="2025-08-26T08:27:00Z">
              <w:rPr>
                <w:i w:val="0"/>
                <w:iCs w:val="0"/>
              </w:rPr>
            </w:rPrChange>
          </w:rPr>
          <w:delText xml:space="preserve"> </w:delText>
        </w:r>
      </w:del>
    </w:p>
    <w:p w14:paraId="02738D5F" w14:textId="2CAE9031" w:rsidR="00FA6D1C" w:rsidRPr="00BB0106" w:rsidRDefault="00543FDB">
      <w:pPr>
        <w:pStyle w:val="Heading3"/>
        <w:rPr>
          <w:rStyle w:val="s6"/>
          <w:i/>
          <w:iCs/>
          <w:lang w:val="id-ID"/>
          <w:rPrChange w:id="4988" w:author="Andries Pandia" w:date="2025-08-26T08:27:00Z">
            <w:rPr>
              <w:rStyle w:val="s6"/>
              <w:i w:val="0"/>
              <w:iCs w:val="0"/>
              <w:noProof w:val="0"/>
              <w:color w:val="000000"/>
              <w:kern w:val="0"/>
              <w:sz w:val="24"/>
              <w:szCs w:val="24"/>
              <w:lang w:val="en-ID"/>
              <w14:ligatures w14:val="none"/>
            </w:rPr>
          </w:rPrChange>
        </w:rPr>
        <w:pPrChange w:id="4989" w:author="Andries Pandia" w:date="2025-08-26T08:25:00Z">
          <w:pPr>
            <w:pStyle w:val="Caption"/>
            <w:spacing w:after="0"/>
          </w:pPr>
        </w:pPrChange>
      </w:pPr>
      <w:bookmarkStart w:id="4990" w:name="_Toc206780707"/>
      <w:ins w:id="4991" w:author="Andries Pandia" w:date="2025-08-22T15:42:00Z">
        <w:r w:rsidRPr="00BB0106">
          <w:rPr>
            <w:rStyle w:val="s6"/>
            <w:lang w:val="id-ID"/>
            <w:rPrChange w:id="4992" w:author="Andries Pandia" w:date="2025-08-26T08:27:00Z">
              <w:rPr>
                <w:rStyle w:val="s6"/>
                <w:b/>
                <w:i w:val="0"/>
                <w:iCs w:val="0"/>
              </w:rPr>
            </w:rPrChange>
          </w:rPr>
          <w:t>3.3.1</w:t>
        </w:r>
      </w:ins>
      <w:ins w:id="4993" w:author="Andries Pandia" w:date="2025-08-22T18:49:00Z">
        <w:r w:rsidR="0099148D" w:rsidRPr="00BB0106">
          <w:rPr>
            <w:rStyle w:val="s6"/>
            <w:lang w:val="id-ID"/>
            <w:rPrChange w:id="4994" w:author="Andries Pandia" w:date="2025-08-26T08:27:00Z">
              <w:rPr>
                <w:rStyle w:val="s6"/>
                <w:b/>
                <w:i w:val="0"/>
                <w:iCs w:val="0"/>
              </w:rPr>
            </w:rPrChange>
          </w:rPr>
          <w:t>.</w:t>
        </w:r>
        <w:r w:rsidR="0099148D" w:rsidRPr="00BB0106">
          <w:rPr>
            <w:rStyle w:val="s6"/>
            <w:lang w:val="id-ID"/>
            <w:rPrChange w:id="4995" w:author="Andries Pandia" w:date="2025-08-26T08:27:00Z">
              <w:rPr>
                <w:rStyle w:val="s6"/>
                <w:b/>
                <w:i w:val="0"/>
                <w:iCs w:val="0"/>
              </w:rPr>
            </w:rPrChange>
          </w:rPr>
          <w:tab/>
        </w:r>
      </w:ins>
      <w:ins w:id="4996" w:author="Andries Pandia" w:date="2025-08-22T15:43:00Z">
        <w:r w:rsidR="00FA6D1C" w:rsidRPr="00BB0106">
          <w:rPr>
            <w:rStyle w:val="s6"/>
            <w:lang w:val="id-ID"/>
            <w:rPrChange w:id="4997" w:author="Andries Pandia" w:date="2025-08-26T08:27:00Z">
              <w:rPr>
                <w:rStyle w:val="s6"/>
                <w:b/>
                <w:i w:val="0"/>
                <w:iCs w:val="0"/>
              </w:rPr>
            </w:rPrChange>
          </w:rPr>
          <w:t>Visualisasi Bentuk Eksploitasi</w:t>
        </w:r>
      </w:ins>
      <w:bookmarkEnd w:id="4990"/>
    </w:p>
    <w:p w14:paraId="78E735B7" w14:textId="31A6E03A" w:rsidR="009D510D" w:rsidRPr="00BB0106" w:rsidDel="00FA6D1C" w:rsidRDefault="00357BE3">
      <w:pPr>
        <w:pStyle w:val="Heading3"/>
        <w:rPr>
          <w:del w:id="4998" w:author="Andries Pandia" w:date="2025-08-22T15:42:00Z"/>
          <w:rStyle w:val="s6"/>
          <w:lang w:val="id-ID"/>
          <w:rPrChange w:id="4999" w:author="Andries Pandia" w:date="2025-08-26T08:27:00Z">
            <w:rPr>
              <w:del w:id="5000" w:author="Andries Pandia" w:date="2025-08-22T15:42:00Z"/>
              <w:rStyle w:val="s6"/>
            </w:rPr>
          </w:rPrChange>
        </w:rPr>
      </w:pPr>
      <w:del w:id="5001" w:author="Andries Pandia" w:date="2025-08-22T10:50:00Z">
        <w:r w:rsidRPr="00BB0106" w:rsidDel="008210F7">
          <w:rPr>
            <w:lang w:val="id-ID"/>
            <w:rPrChange w:id="5002" w:author="Andries Pandia" w:date="2025-08-26T08:27:00Z">
              <w:rPr>
                <w:color w:val="000000"/>
                <w:lang w:val="en-US"/>
              </w:rPr>
            </w:rPrChange>
          </w:rPr>
          <w:br/>
        </w:r>
      </w:del>
      <w:bookmarkStart w:id="5003" w:name="_Toc205823123"/>
      <w:bookmarkStart w:id="5004" w:name="_Toc205823195"/>
      <w:bookmarkStart w:id="5005" w:name="_Toc205823358"/>
      <w:bookmarkStart w:id="5006" w:name="_Toc205823464"/>
      <w:bookmarkStart w:id="5007" w:name="_Toc206166277"/>
      <w:del w:id="5008" w:author="Andries Pandia" w:date="2025-08-22T15:42:00Z">
        <w:r w:rsidR="009F77F7" w:rsidRPr="00BB0106" w:rsidDel="00FA6D1C">
          <w:rPr>
            <w:rStyle w:val="s6"/>
            <w:lang w:val="id-ID"/>
            <w:rPrChange w:id="5009" w:author="Andries Pandia" w:date="2025-08-26T08:27:00Z">
              <w:rPr>
                <w:rStyle w:val="s6"/>
                <w:color w:val="000000"/>
                <w:lang w:val="en-US"/>
              </w:rPr>
            </w:rPrChange>
          </w:rPr>
          <w:delText>3.</w:delText>
        </w:r>
      </w:del>
      <w:del w:id="5010" w:author="Andries Pandia" w:date="2025-08-22T10:51:00Z">
        <w:r w:rsidR="00B1210E" w:rsidRPr="00BB0106" w:rsidDel="008210F7">
          <w:rPr>
            <w:rStyle w:val="s6"/>
            <w:lang w:val="id-ID"/>
            <w:rPrChange w:id="5011" w:author="Andries Pandia" w:date="2025-08-26T08:27:00Z">
              <w:rPr>
                <w:rStyle w:val="s6"/>
                <w:color w:val="000000"/>
                <w:lang w:val="en-US"/>
              </w:rPr>
            </w:rPrChange>
          </w:rPr>
          <w:delText>3</w:delText>
        </w:r>
      </w:del>
      <w:del w:id="5012" w:author="Andries Pandia" w:date="2025-08-22T15:42:00Z">
        <w:r w:rsidR="009F77F7" w:rsidRPr="00BB0106" w:rsidDel="00FA6D1C">
          <w:rPr>
            <w:rStyle w:val="s6"/>
            <w:lang w:val="id-ID"/>
            <w:rPrChange w:id="5013" w:author="Andries Pandia" w:date="2025-08-26T08:27:00Z">
              <w:rPr>
                <w:rStyle w:val="s6"/>
                <w:color w:val="000000"/>
                <w:lang w:val="en-US"/>
              </w:rPr>
            </w:rPrChange>
          </w:rPr>
          <w:delText>.</w:delText>
        </w:r>
      </w:del>
      <w:del w:id="5014" w:author="Andries Pandia" w:date="2025-08-22T14:43:00Z">
        <w:r w:rsidR="009F77F7" w:rsidRPr="00BB0106" w:rsidDel="00263EF4">
          <w:rPr>
            <w:rStyle w:val="s6"/>
            <w:lang w:val="id-ID"/>
            <w:rPrChange w:id="5015" w:author="Andries Pandia" w:date="2025-08-26T08:27:00Z">
              <w:rPr>
                <w:rStyle w:val="s6"/>
                <w:color w:val="000000"/>
                <w:lang w:val="en-US"/>
              </w:rPr>
            </w:rPrChange>
          </w:rPr>
          <w:delText>5</w:delText>
        </w:r>
      </w:del>
      <w:del w:id="5016" w:author="Andries Pandia" w:date="2025-08-22T15:42:00Z">
        <w:r w:rsidRPr="00BB0106" w:rsidDel="00FA6D1C">
          <w:rPr>
            <w:rStyle w:val="s6"/>
            <w:lang w:val="id-ID"/>
            <w:rPrChange w:id="5017" w:author="Andries Pandia" w:date="2025-08-26T08:27:00Z">
              <w:rPr>
                <w:rStyle w:val="s6"/>
                <w:color w:val="000000"/>
                <w:lang w:val="en-US"/>
              </w:rPr>
            </w:rPrChange>
          </w:rPr>
          <w:delText xml:space="preserve"> Visualisasi Bentuk Eksploitasi</w:delText>
        </w:r>
        <w:bookmarkEnd w:id="5003"/>
        <w:bookmarkEnd w:id="5004"/>
        <w:bookmarkEnd w:id="5005"/>
        <w:bookmarkEnd w:id="5006"/>
        <w:bookmarkEnd w:id="5007"/>
      </w:del>
    </w:p>
    <w:p w14:paraId="745A8E16" w14:textId="12ECB9C3" w:rsidR="00B26B26" w:rsidRPr="00BB0106" w:rsidDel="008210F7" w:rsidRDefault="00357BE3">
      <w:pPr>
        <w:rPr>
          <w:del w:id="5018" w:author="Andries Pandia" w:date="2025-08-22T10:52:00Z"/>
          <w:noProof/>
          <w:lang w:val="id-ID"/>
          <w:rPrChange w:id="5019" w:author="Andries Pandia" w:date="2025-08-26T08:27:00Z">
            <w:rPr>
              <w:del w:id="5020" w:author="Andries Pandia" w:date="2025-08-22T10:52:00Z"/>
              <w:rStyle w:val="s6"/>
              <w:i w:val="0"/>
              <w:iCs w:val="0"/>
              <w:noProof w:val="0"/>
              <w:color w:val="000000"/>
              <w:kern w:val="0"/>
              <w:sz w:val="24"/>
              <w:szCs w:val="24"/>
              <w:lang w:val="en-ID"/>
              <w14:ligatures w14:val="none"/>
            </w:rPr>
          </w:rPrChange>
        </w:rPr>
        <w:pPrChange w:id="5021" w:author="Andries Pandia" w:date="2025-08-22T15:30:00Z">
          <w:pPr>
            <w:pStyle w:val="Caption"/>
            <w:spacing w:after="0"/>
          </w:pPr>
        </w:pPrChange>
      </w:pPr>
      <w:del w:id="5022" w:author="Andries Pandia" w:date="2025-08-22T10:51:00Z">
        <w:r w:rsidRPr="00BB0106" w:rsidDel="008210F7">
          <w:rPr>
            <w:noProof/>
            <w:lang w:val="id-ID"/>
            <w:rPrChange w:id="5023" w:author="Andries Pandia" w:date="2025-08-26T08:27:00Z">
              <w:rPr>
                <w:i w:val="0"/>
                <w:iCs w:val="0"/>
              </w:rPr>
            </w:rPrChange>
          </w:rPr>
          <w:br/>
          <w:delText xml:space="preserve">  </w:delText>
        </w:r>
        <w:r w:rsidR="009F77F7" w:rsidRPr="00BB0106" w:rsidDel="008210F7">
          <w:rPr>
            <w:rPrChange w:id="5024" w:author="Andries Pandia" w:date="2025-08-26T08:27:00Z">
              <w:rPr>
                <w:rStyle w:val="s6"/>
                <w:color w:val="000000"/>
              </w:rPr>
            </w:rPrChange>
          </w:rPr>
          <w:tab/>
        </w:r>
      </w:del>
      <w:proofErr w:type="spellStart"/>
      <w:r w:rsidRPr="00BB0106">
        <w:rPr>
          <w:rPrChange w:id="5025" w:author="Andries Pandia" w:date="2025-08-26T08:27:00Z">
            <w:rPr>
              <w:rStyle w:val="s6"/>
              <w:color w:val="000000"/>
            </w:rPr>
          </w:rPrChange>
        </w:rPr>
        <w:t>Membandingkan</w:t>
      </w:r>
      <w:proofErr w:type="spellEnd"/>
      <w:r w:rsidRPr="00BB0106">
        <w:rPr>
          <w:rPrChange w:id="5026" w:author="Andries Pandia" w:date="2025-08-26T08:27:00Z">
            <w:rPr>
              <w:rStyle w:val="s6"/>
              <w:color w:val="000000"/>
            </w:rPr>
          </w:rPrChange>
        </w:rPr>
        <w:t xml:space="preserve"> </w:t>
      </w:r>
      <w:proofErr w:type="spellStart"/>
      <w:r w:rsidRPr="00BB0106">
        <w:rPr>
          <w:rPrChange w:id="5027" w:author="Andries Pandia" w:date="2025-08-26T08:27:00Z">
            <w:rPr>
              <w:rStyle w:val="s6"/>
              <w:color w:val="000000"/>
            </w:rPr>
          </w:rPrChange>
        </w:rPr>
        <w:t>jumlah</w:t>
      </w:r>
      <w:proofErr w:type="spellEnd"/>
      <w:r w:rsidRPr="00BB0106">
        <w:rPr>
          <w:rPrChange w:id="5028" w:author="Andries Pandia" w:date="2025-08-26T08:27:00Z">
            <w:rPr>
              <w:rStyle w:val="s6"/>
              <w:color w:val="000000"/>
            </w:rPr>
          </w:rPrChange>
        </w:rPr>
        <w:t xml:space="preserve"> </w:t>
      </w:r>
      <w:proofErr w:type="spellStart"/>
      <w:r w:rsidRPr="00BB0106">
        <w:rPr>
          <w:rPrChange w:id="5029" w:author="Andries Pandia" w:date="2025-08-26T08:27:00Z">
            <w:rPr>
              <w:rStyle w:val="s6"/>
              <w:color w:val="000000"/>
            </w:rPr>
          </w:rPrChange>
        </w:rPr>
        <w:t>kasus</w:t>
      </w:r>
      <w:proofErr w:type="spellEnd"/>
      <w:r w:rsidRPr="00BB0106">
        <w:rPr>
          <w:rPrChange w:id="5030" w:author="Andries Pandia" w:date="2025-08-26T08:27:00Z">
            <w:rPr>
              <w:rStyle w:val="s6"/>
              <w:color w:val="000000"/>
            </w:rPr>
          </w:rPrChange>
        </w:rPr>
        <w:t xml:space="preserve"> </w:t>
      </w:r>
      <w:proofErr w:type="spellStart"/>
      <w:r w:rsidRPr="00BB0106">
        <w:rPr>
          <w:rPrChange w:id="5031" w:author="Andries Pandia" w:date="2025-08-26T08:27:00Z">
            <w:rPr>
              <w:rStyle w:val="s6"/>
              <w:color w:val="000000"/>
            </w:rPr>
          </w:rPrChange>
        </w:rPr>
        <w:t>eksploitasi</w:t>
      </w:r>
      <w:proofErr w:type="spellEnd"/>
      <w:r w:rsidRPr="00BB0106">
        <w:rPr>
          <w:rPrChange w:id="5032" w:author="Andries Pandia" w:date="2025-08-26T08:27:00Z">
            <w:rPr>
              <w:rStyle w:val="s6"/>
              <w:color w:val="000000"/>
            </w:rPr>
          </w:rPrChange>
        </w:rPr>
        <w:t xml:space="preserve"> </w:t>
      </w:r>
      <w:proofErr w:type="spellStart"/>
      <w:r w:rsidRPr="00BB0106">
        <w:rPr>
          <w:rPrChange w:id="5033" w:author="Andries Pandia" w:date="2025-08-26T08:27:00Z">
            <w:rPr>
              <w:rStyle w:val="s6"/>
              <w:color w:val="000000"/>
            </w:rPr>
          </w:rPrChange>
        </w:rPr>
        <w:t>seksual</w:t>
      </w:r>
      <w:proofErr w:type="spellEnd"/>
      <w:r w:rsidRPr="00BB0106">
        <w:rPr>
          <w:rPrChange w:id="5034" w:author="Andries Pandia" w:date="2025-08-26T08:27:00Z">
            <w:rPr>
              <w:rStyle w:val="s6"/>
              <w:color w:val="000000"/>
            </w:rPr>
          </w:rPrChange>
        </w:rPr>
        <w:t xml:space="preserve"> </w:t>
      </w:r>
      <w:proofErr w:type="spellStart"/>
      <w:r w:rsidRPr="00BB0106">
        <w:rPr>
          <w:rPrChange w:id="5035" w:author="Andries Pandia" w:date="2025-08-26T08:27:00Z">
            <w:rPr>
              <w:rStyle w:val="s6"/>
              <w:color w:val="000000"/>
            </w:rPr>
          </w:rPrChange>
        </w:rPr>
        <w:t>dengan</w:t>
      </w:r>
      <w:proofErr w:type="spellEnd"/>
      <w:r w:rsidRPr="00BB0106">
        <w:rPr>
          <w:rPrChange w:id="5036" w:author="Andries Pandia" w:date="2025-08-26T08:27:00Z">
            <w:rPr>
              <w:rStyle w:val="s6"/>
              <w:color w:val="000000"/>
            </w:rPr>
          </w:rPrChange>
        </w:rPr>
        <w:t xml:space="preserve"> </w:t>
      </w:r>
      <w:proofErr w:type="spellStart"/>
      <w:r w:rsidRPr="00BB0106">
        <w:rPr>
          <w:rPrChange w:id="5037" w:author="Andries Pandia" w:date="2025-08-26T08:27:00Z">
            <w:rPr>
              <w:rStyle w:val="s6"/>
              <w:color w:val="000000"/>
            </w:rPr>
          </w:rPrChange>
        </w:rPr>
        <w:t>kerja</w:t>
      </w:r>
      <w:proofErr w:type="spellEnd"/>
      <w:r w:rsidRPr="00BB0106">
        <w:rPr>
          <w:rPrChange w:id="5038" w:author="Andries Pandia" w:date="2025-08-26T08:27:00Z">
            <w:rPr>
              <w:rStyle w:val="s6"/>
              <w:color w:val="000000"/>
            </w:rPr>
          </w:rPrChange>
        </w:rPr>
        <w:t xml:space="preserve"> </w:t>
      </w:r>
      <w:proofErr w:type="spellStart"/>
      <w:r w:rsidRPr="00BB0106">
        <w:rPr>
          <w:rPrChange w:id="5039" w:author="Andries Pandia" w:date="2025-08-26T08:27:00Z">
            <w:rPr>
              <w:rStyle w:val="s6"/>
              <w:color w:val="000000"/>
            </w:rPr>
          </w:rPrChange>
        </w:rPr>
        <w:t>paksa</w:t>
      </w:r>
      <w:proofErr w:type="spellEnd"/>
      <w:r w:rsidRPr="00BB0106">
        <w:rPr>
          <w:rPrChange w:id="5040" w:author="Andries Pandia" w:date="2025-08-26T08:27:00Z">
            <w:rPr>
              <w:rStyle w:val="s6"/>
              <w:color w:val="000000"/>
            </w:rPr>
          </w:rPrChange>
        </w:rPr>
        <w:t xml:space="preserve"> </w:t>
      </w:r>
      <w:proofErr w:type="spellStart"/>
      <w:r w:rsidRPr="00BB0106">
        <w:rPr>
          <w:rPrChange w:id="5041" w:author="Andries Pandia" w:date="2025-08-26T08:27:00Z">
            <w:rPr>
              <w:rStyle w:val="s6"/>
              <w:color w:val="000000"/>
            </w:rPr>
          </w:rPrChange>
        </w:rPr>
        <w:t>menggunakan</w:t>
      </w:r>
      <w:proofErr w:type="spellEnd"/>
      <w:r w:rsidRPr="00BB0106">
        <w:rPr>
          <w:rPrChange w:id="5042" w:author="Andries Pandia" w:date="2025-08-26T08:27:00Z">
            <w:rPr>
              <w:rStyle w:val="s6"/>
              <w:color w:val="000000"/>
            </w:rPr>
          </w:rPrChange>
        </w:rPr>
        <w:t xml:space="preserve"> plot </w:t>
      </w:r>
      <w:proofErr w:type="spellStart"/>
      <w:r w:rsidRPr="00BB0106">
        <w:rPr>
          <w:rPrChange w:id="5043" w:author="Andries Pandia" w:date="2025-08-26T08:27:00Z">
            <w:rPr>
              <w:rStyle w:val="s6"/>
              <w:color w:val="000000"/>
            </w:rPr>
          </w:rPrChange>
        </w:rPr>
        <w:t>batang</w:t>
      </w:r>
      <w:proofErr w:type="spellEnd"/>
      <w:r w:rsidR="000C43C3" w:rsidRPr="00BB0106">
        <w:rPr>
          <w:rPrChange w:id="5044" w:author="Andries Pandia" w:date="2025-08-26T08:27:00Z">
            <w:rPr>
              <w:rStyle w:val="s6"/>
              <w:color w:val="000000"/>
            </w:rPr>
          </w:rPrChange>
        </w:rPr>
        <w:t xml:space="preserve"> </w:t>
      </w:r>
      <w:del w:id="5045" w:author="Andries Pandia" w:date="2025-08-22T10:52:00Z">
        <w:r w:rsidR="000C43C3" w:rsidRPr="00BB0106" w:rsidDel="00C535B8">
          <w:rPr>
            <w:rPrChange w:id="5046" w:author="Andries Pandia" w:date="2025-08-26T08:27:00Z">
              <w:rPr>
                <w:rStyle w:val="s6"/>
                <w:color w:val="000000"/>
              </w:rPr>
            </w:rPrChange>
          </w:rPr>
          <w:delText>pada g</w:delText>
        </w:r>
      </w:del>
      <w:ins w:id="5047" w:author="Andries Pandia" w:date="2025-08-22T10:52:00Z">
        <w:r w:rsidR="00C535B8" w:rsidRPr="00BB0106">
          <w:rPr>
            <w:lang w:val="id-ID"/>
            <w:rPrChange w:id="5048" w:author="Andries Pandia" w:date="2025-08-26T08:27:00Z">
              <w:rPr>
                <w:rStyle w:val="s6"/>
                <w:i w:val="0"/>
                <w:color w:val="000000"/>
                <w:lang w:val="en-US"/>
              </w:rPr>
            </w:rPrChange>
          </w:rPr>
          <w:t>(G</w:t>
        </w:r>
      </w:ins>
      <w:proofErr w:type="spellStart"/>
      <w:r w:rsidR="000C43C3" w:rsidRPr="00BB0106">
        <w:rPr>
          <w:rPrChange w:id="5049" w:author="Andries Pandia" w:date="2025-08-26T08:27:00Z">
            <w:rPr>
              <w:rStyle w:val="s6"/>
              <w:color w:val="000000"/>
            </w:rPr>
          </w:rPrChange>
        </w:rPr>
        <w:t>ambar</w:t>
      </w:r>
      <w:proofErr w:type="spellEnd"/>
      <w:r w:rsidR="000C43C3" w:rsidRPr="00BB0106">
        <w:rPr>
          <w:rPrChange w:id="5050" w:author="Andries Pandia" w:date="2025-08-26T08:27:00Z">
            <w:rPr>
              <w:rStyle w:val="s6"/>
              <w:color w:val="000000"/>
            </w:rPr>
          </w:rPrChange>
        </w:rPr>
        <w:t xml:space="preserve"> 3.</w:t>
      </w:r>
      <w:del w:id="5051" w:author="Andries Pandia" w:date="2025-08-26T08:25:00Z">
        <w:r w:rsidR="000C43C3" w:rsidRPr="00BB0106" w:rsidDel="00210BE1">
          <w:rPr>
            <w:rPrChange w:id="5052" w:author="Andries Pandia" w:date="2025-08-26T08:27:00Z">
              <w:rPr>
                <w:rStyle w:val="s6"/>
                <w:color w:val="000000"/>
              </w:rPr>
            </w:rPrChange>
          </w:rPr>
          <w:delText>8</w:delText>
        </w:r>
      </w:del>
      <w:ins w:id="5053" w:author="Andries Pandia" w:date="2025-08-26T08:25:00Z">
        <w:r w:rsidR="00210BE1" w:rsidRPr="00BB0106">
          <w:rPr>
            <w:noProof/>
            <w:lang w:val="id-ID"/>
            <w:rPrChange w:id="5054" w:author="Andries Pandia" w:date="2025-08-26T08:27:00Z">
              <w:rPr>
                <w:i w:val="0"/>
                <w:iCs w:val="0"/>
              </w:rPr>
            </w:rPrChange>
          </w:rPr>
          <w:t>15</w:t>
        </w:r>
      </w:ins>
      <w:del w:id="5055" w:author="Andries Pandia" w:date="2025-08-22T14:48:00Z">
        <w:r w:rsidR="000C43C3" w:rsidRPr="00BB0106" w:rsidDel="00A870BE">
          <w:rPr>
            <w:rPrChange w:id="5056" w:author="Andries Pandia" w:date="2025-08-26T08:27:00Z">
              <w:rPr>
                <w:rStyle w:val="s6"/>
                <w:color w:val="000000"/>
              </w:rPr>
            </w:rPrChange>
          </w:rPr>
          <w:delText>.</w:delText>
        </w:r>
      </w:del>
    </w:p>
    <w:p w14:paraId="7EF7EE09" w14:textId="77777777" w:rsidR="00063021" w:rsidRPr="00BB0106" w:rsidRDefault="00C535B8">
      <w:pPr>
        <w:contextualSpacing/>
        <w:rPr>
          <w:ins w:id="5057" w:author="Andries Pandia" w:date="2025-08-22T17:42:00Z"/>
          <w:noProof/>
          <w:lang w:val="id-ID"/>
          <w:rPrChange w:id="5058" w:author="Andries Pandia" w:date="2025-08-26T08:27:00Z">
            <w:rPr>
              <w:ins w:id="5059" w:author="Andries Pandia" w:date="2025-08-22T17:42:00Z"/>
            </w:rPr>
          </w:rPrChange>
        </w:rPr>
        <w:pPrChange w:id="5060" w:author="Andries Pandia" w:date="2025-08-22T15:30:00Z">
          <w:pPr>
            <w:spacing w:before="100" w:beforeAutospacing="1" w:after="100" w:afterAutospacing="1"/>
          </w:pPr>
        </w:pPrChange>
      </w:pPr>
      <w:ins w:id="5061" w:author="Andries Pandia" w:date="2025-08-22T10:52:00Z">
        <w:r w:rsidRPr="00BB0106">
          <w:rPr>
            <w:noProof/>
            <w:kern w:val="2"/>
            <w:lang w:val="id-ID"/>
            <w14:ligatures w14:val="standardContextual"/>
            <w:rPrChange w:id="5062" w:author="Andries Pandia" w:date="2025-08-26T08:27:00Z">
              <w:rPr>
                <w:lang w:val="en-US"/>
              </w:rPr>
            </w:rPrChange>
          </w:rPr>
          <w:t>)</w:t>
        </w:r>
      </w:ins>
      <w:ins w:id="5063" w:author="Andries Pandia" w:date="2025-08-22T15:29:00Z">
        <w:r w:rsidR="00063021" w:rsidRPr="00BB0106">
          <w:rPr>
            <w:noProof/>
            <w:lang w:val="id-ID"/>
            <w:rPrChange w:id="5064" w:author="Andries Pandia" w:date="2025-08-26T08:27:00Z">
              <w:rPr>
                <w:lang w:val="en-US"/>
              </w:rPr>
            </w:rPrChange>
          </w:rPr>
          <w:t>.</w:t>
        </w:r>
      </w:ins>
    </w:p>
    <w:p w14:paraId="3A1887F8" w14:textId="77777777" w:rsidR="00543FDB" w:rsidRPr="00BB0106" w:rsidRDefault="00543FDB">
      <w:pPr>
        <w:contextualSpacing/>
        <w:rPr>
          <w:ins w:id="5065" w:author="Andries Pandia" w:date="2025-08-22T17:42:00Z"/>
          <w:noProof/>
          <w:lang w:val="id-ID"/>
          <w:rPrChange w:id="5066" w:author="Andries Pandia" w:date="2025-08-26T08:27:00Z">
            <w:rPr>
              <w:ins w:id="5067" w:author="Andries Pandia" w:date="2025-08-22T17:42:00Z"/>
            </w:rPr>
          </w:rPrChange>
        </w:rPr>
        <w:pPrChange w:id="5068" w:author="Andries Pandia" w:date="2025-08-22T15:30:00Z">
          <w:pPr>
            <w:spacing w:before="100" w:beforeAutospacing="1" w:after="100" w:afterAutospacing="1"/>
          </w:pPr>
        </w:pPrChange>
      </w:pPr>
    </w:p>
    <w:p w14:paraId="0D6BB2DE" w14:textId="77777777" w:rsidR="00B73995" w:rsidRPr="00BB0106" w:rsidRDefault="00543FDB" w:rsidP="00210BE1">
      <w:pPr>
        <w:keepNext/>
        <w:ind w:firstLine="0"/>
        <w:jc w:val="center"/>
        <w:rPr>
          <w:noProof/>
          <w:lang w:val="id-ID"/>
          <w:rPrChange w:id="5069" w:author="Andries Pandia" w:date="2025-08-26T08:27:00Z">
            <w:rPr/>
          </w:rPrChange>
        </w:rPr>
      </w:pPr>
      <w:ins w:id="5070" w:author="Andries Pandia" w:date="2025-08-22T17:42:00Z">
        <w:r w:rsidRPr="00BB0106">
          <w:rPr>
            <w:noProof/>
            <w:color w:val="000000" w:themeColor="text1"/>
            <w:lang w:val="id-ID"/>
            <w:rPrChange w:id="5071" w:author="Andries Pandia" w:date="2025-08-26T08:27:00Z">
              <w:rPr>
                <w:lang w:val="en-US"/>
              </w:rPr>
            </w:rPrChange>
          </w:rPr>
          <w:drawing>
            <wp:inline distT="0" distB="0" distL="0" distR="0" wp14:anchorId="15C6515C" wp14:editId="742BFFB3">
              <wp:extent cx="2839085" cy="690663"/>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08" name="Picture 7172408"/>
                      <pic:cNvPicPr/>
                    </pic:nvPicPr>
                    <pic:blipFill rotWithShape="1">
                      <a:blip r:embed="rId32" cstate="print">
                        <a:extLst>
                          <a:ext uri="{28A0092B-C50C-407E-A947-70E740481C1C}">
                            <a14:useLocalDpi xmlns:a14="http://schemas.microsoft.com/office/drawing/2010/main" val="0"/>
                          </a:ext>
                        </a:extLst>
                      </a:blip>
                      <a:srcRect b="74263"/>
                      <a:stretch>
                        <a:fillRect/>
                      </a:stretch>
                    </pic:blipFill>
                    <pic:spPr bwMode="auto">
                      <a:xfrm>
                        <a:off x="0" y="0"/>
                        <a:ext cx="2861628" cy="696147"/>
                      </a:xfrm>
                      <a:prstGeom prst="rect">
                        <a:avLst/>
                      </a:prstGeom>
                      <a:ln>
                        <a:noFill/>
                      </a:ln>
                      <a:extLst>
                        <a:ext uri="{53640926-AAD7-44D8-BBD7-CCE9431645EC}">
                          <a14:shadowObscured xmlns:a14="http://schemas.microsoft.com/office/drawing/2010/main"/>
                        </a:ext>
                      </a:extLst>
                    </pic:spPr>
                  </pic:pic>
                </a:graphicData>
              </a:graphic>
            </wp:inline>
          </w:drawing>
        </w:r>
      </w:ins>
    </w:p>
    <w:p w14:paraId="24CEB72B" w14:textId="3A223191" w:rsidR="00543FDB" w:rsidRPr="00BB0106" w:rsidRDefault="00B73995">
      <w:pPr>
        <w:pStyle w:val="TOF"/>
        <w:rPr>
          <w:ins w:id="5072" w:author="Andries Pandia" w:date="2025-08-26T08:26:00Z"/>
          <w:rPrChange w:id="5073" w:author="Andries Pandia" w:date="2025-08-26T08:27:00Z">
            <w:rPr>
              <w:ins w:id="5074" w:author="Andries Pandia" w:date="2025-08-26T08:26:00Z"/>
              <w:lang w:val="en-US"/>
            </w:rPr>
          </w:rPrChange>
        </w:rPr>
        <w:pPrChange w:id="5075" w:author="Andries Pandia" w:date="2025-08-26T08:25:00Z">
          <w:pPr>
            <w:pStyle w:val="Caption"/>
            <w:jc w:val="center"/>
          </w:pPr>
        </w:pPrChange>
      </w:pPr>
      <w:bookmarkStart w:id="5076" w:name="_Toc207091021"/>
      <w:r w:rsidRPr="00BB0106">
        <w:t>Gambar 3.</w:t>
      </w:r>
      <w:del w:id="5077" w:author="Andries Pandia" w:date="2025-08-26T08:25:00Z">
        <w:r w:rsidRPr="00A96BCD" w:rsidDel="00210BE1">
          <w:delText xml:space="preserve">14 </w:delText>
        </w:r>
      </w:del>
      <w:ins w:id="5078" w:author="Andries Pandia" w:date="2025-08-26T08:25:00Z">
        <w:r w:rsidR="00210BE1" w:rsidRPr="00A96BCD">
          <w:t>12.</w:t>
        </w:r>
        <w:r w:rsidR="00210BE1" w:rsidRPr="00BB0106">
          <w:t xml:space="preserve"> </w:t>
        </w:r>
      </w:ins>
      <w:r w:rsidRPr="00A96BCD">
        <w:t>Codingan Eksploitasi seksual vs kerja paksa</w:t>
      </w:r>
      <w:bookmarkEnd w:id="5076"/>
    </w:p>
    <w:p w14:paraId="2027003B" w14:textId="77777777" w:rsidR="00210BE1" w:rsidRPr="00BB0106" w:rsidRDefault="00210BE1">
      <w:pPr>
        <w:pStyle w:val="TOF"/>
        <w:rPr>
          <w:ins w:id="5079" w:author="Andries Pandia" w:date="2025-08-22T17:42:00Z"/>
        </w:rPr>
        <w:pPrChange w:id="5080" w:author="Andries Pandia" w:date="2025-08-26T08:25:00Z">
          <w:pPr>
            <w:pStyle w:val="Caption"/>
            <w:jc w:val="center"/>
          </w:pPr>
        </w:pPrChange>
      </w:pPr>
    </w:p>
    <w:p w14:paraId="57492736" w14:textId="77777777" w:rsidR="00B73995" w:rsidRPr="00BB0106" w:rsidRDefault="00543FDB" w:rsidP="00210BE1">
      <w:pPr>
        <w:keepNext/>
        <w:ind w:firstLine="0"/>
        <w:jc w:val="center"/>
        <w:rPr>
          <w:noProof/>
          <w:lang w:val="id-ID"/>
          <w:rPrChange w:id="5081" w:author="Andries Pandia" w:date="2025-08-26T08:27:00Z">
            <w:rPr/>
          </w:rPrChange>
        </w:rPr>
      </w:pPr>
      <w:ins w:id="5082" w:author="Andries Pandia" w:date="2025-08-22T17:42:00Z">
        <w:r w:rsidRPr="00BB0106">
          <w:rPr>
            <w:noProof/>
            <w:color w:val="000000" w:themeColor="text1"/>
            <w:lang w:val="id-ID"/>
            <w:rPrChange w:id="5083" w:author="Andries Pandia" w:date="2025-08-26T08:27:00Z">
              <w:rPr>
                <w:lang w:val="en-US"/>
              </w:rPr>
            </w:rPrChange>
          </w:rPr>
          <w:drawing>
            <wp:inline distT="0" distB="0" distL="0" distR="0" wp14:anchorId="56FD6897" wp14:editId="52A25EB8">
              <wp:extent cx="2839085" cy="2002548"/>
              <wp:effectExtent l="0" t="0" r="5715" b="4445"/>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08" name="Picture 7172408"/>
                      <pic:cNvPicPr/>
                    </pic:nvPicPr>
                    <pic:blipFill rotWithShape="1">
                      <a:blip r:embed="rId33" cstate="print">
                        <a:extLst>
                          <a:ext uri="{28A0092B-C50C-407E-A947-70E740481C1C}">
                            <a14:useLocalDpi xmlns:a14="http://schemas.microsoft.com/office/drawing/2010/main" val="0"/>
                          </a:ext>
                        </a:extLst>
                      </a:blip>
                      <a:srcRect t="25375"/>
                      <a:stretch>
                        <a:fillRect/>
                      </a:stretch>
                    </pic:blipFill>
                    <pic:spPr bwMode="auto">
                      <a:xfrm>
                        <a:off x="0" y="0"/>
                        <a:ext cx="2861628" cy="2018449"/>
                      </a:xfrm>
                      <a:prstGeom prst="rect">
                        <a:avLst/>
                      </a:prstGeom>
                      <a:ln>
                        <a:noFill/>
                      </a:ln>
                      <a:extLst>
                        <a:ext uri="{53640926-AAD7-44D8-BBD7-CCE9431645EC}">
                          <a14:shadowObscured xmlns:a14="http://schemas.microsoft.com/office/drawing/2010/main"/>
                        </a:ext>
                      </a:extLst>
                    </pic:spPr>
                  </pic:pic>
                </a:graphicData>
              </a:graphic>
            </wp:inline>
          </w:drawing>
        </w:r>
      </w:ins>
    </w:p>
    <w:p w14:paraId="2955B621" w14:textId="1E9F1BB3" w:rsidR="00543FDB" w:rsidRPr="00BB0106" w:rsidRDefault="00B73995">
      <w:pPr>
        <w:pStyle w:val="TOF"/>
        <w:rPr>
          <w:ins w:id="5084" w:author="Andries Pandia" w:date="2025-08-22T17:42:00Z"/>
          <w:i/>
          <w:rPrChange w:id="5085" w:author="Andries Pandia" w:date="2025-08-26T08:27:00Z">
            <w:rPr>
              <w:ins w:id="5086" w:author="Andries Pandia" w:date="2025-08-22T17:42:00Z"/>
              <w:i w:val="0"/>
            </w:rPr>
          </w:rPrChange>
        </w:rPr>
        <w:pPrChange w:id="5087" w:author="Andries Pandia" w:date="2025-08-26T08:25:00Z">
          <w:pPr>
            <w:pStyle w:val="Caption"/>
            <w:jc w:val="center"/>
          </w:pPr>
        </w:pPrChange>
      </w:pPr>
      <w:bookmarkStart w:id="5088" w:name="_Toc207091022"/>
      <w:r w:rsidRPr="00BB0106">
        <w:t>Gambar 3.15</w:t>
      </w:r>
      <w:ins w:id="5089" w:author="Andries Pandia" w:date="2025-08-26T08:26:00Z">
        <w:r w:rsidR="00210BE1" w:rsidRPr="00BB0106">
          <w:rPr>
            <w:rPrChange w:id="5090" w:author="Andries Pandia" w:date="2025-08-26T08:27:00Z">
              <w:rPr>
                <w:i w:val="0"/>
                <w:lang w:val="en-US"/>
              </w:rPr>
            </w:rPrChange>
          </w:rPr>
          <w:t>.</w:t>
        </w:r>
      </w:ins>
      <w:r w:rsidRPr="00BB0106">
        <w:t xml:space="preserve"> Hasil Eksploitasi seksual vs kerja</w:t>
      </w:r>
      <w:bookmarkEnd w:id="5088"/>
    </w:p>
    <w:p w14:paraId="5A2507BD" w14:textId="77777777" w:rsidR="00543FDB" w:rsidRPr="00BB0106" w:rsidRDefault="00543FDB">
      <w:pPr>
        <w:contextualSpacing/>
        <w:rPr>
          <w:ins w:id="5091" w:author="Andries Pandia" w:date="2025-08-22T15:29:00Z"/>
          <w:noProof/>
          <w:lang w:val="id-ID"/>
          <w:rPrChange w:id="5092" w:author="Andries Pandia" w:date="2025-08-26T08:27:00Z">
            <w:rPr>
              <w:ins w:id="5093" w:author="Andries Pandia" w:date="2025-08-22T15:29:00Z"/>
            </w:rPr>
          </w:rPrChange>
        </w:rPr>
        <w:pPrChange w:id="5094" w:author="Andries Pandia" w:date="2025-08-22T15:30:00Z">
          <w:pPr>
            <w:spacing w:before="100" w:beforeAutospacing="1" w:after="100" w:afterAutospacing="1"/>
          </w:pPr>
        </w:pPrChange>
      </w:pPr>
    </w:p>
    <w:p w14:paraId="59395C6A" w14:textId="0BB7AAFA" w:rsidR="004C2070" w:rsidRPr="00BB0106" w:rsidDel="00C535B8" w:rsidRDefault="004C2070">
      <w:pPr>
        <w:contextualSpacing/>
        <w:rPr>
          <w:del w:id="5095" w:author="Andries Pandia" w:date="2025-08-22T10:52:00Z"/>
          <w:noProof/>
          <w:kern w:val="2"/>
          <w:lang w:val="id-ID"/>
          <w14:ligatures w14:val="standardContextual"/>
          <w:rPrChange w:id="5096" w:author="Andries Pandia" w:date="2025-08-26T08:27:00Z">
            <w:rPr>
              <w:del w:id="5097" w:author="Andries Pandia" w:date="2025-08-22T10:52:00Z"/>
            </w:rPr>
          </w:rPrChange>
        </w:rPr>
        <w:pPrChange w:id="5098" w:author="Andries Pandia" w:date="2025-08-22T15:30:00Z">
          <w:pPr>
            <w:spacing w:before="100" w:beforeAutospacing="1" w:after="100" w:afterAutospacing="1"/>
          </w:pPr>
        </w:pPrChange>
      </w:pPr>
      <w:r w:rsidRPr="00BB0106">
        <w:rPr>
          <w:noProof/>
          <w:kern w:val="2"/>
          <w:lang w:val="id-ID"/>
          <w14:ligatures w14:val="standardContextual"/>
          <w:rPrChange w:id="5099" w:author="Andries Pandia" w:date="2025-08-26T08:27:00Z">
            <w:rPr/>
          </w:rPrChange>
        </w:rPr>
        <w:lastRenderedPageBreak/>
        <w:t xml:space="preserve">Visualisasi pada Gambar </w:t>
      </w:r>
      <w:del w:id="5100" w:author="Andries Pandia" w:date="2025-08-22T10:55:00Z">
        <w:r w:rsidRPr="00BB0106" w:rsidDel="00C535B8">
          <w:rPr>
            <w:noProof/>
            <w:kern w:val="2"/>
            <w:highlight w:val="yellow"/>
            <w:lang w:val="id-ID"/>
            <w14:ligatures w14:val="standardContextual"/>
            <w:rPrChange w:id="5101" w:author="Andries Pandia" w:date="2025-08-26T08:27:00Z">
              <w:rPr/>
            </w:rPrChange>
          </w:rPr>
          <w:delText xml:space="preserve">[masukkan nomor gambar </w:delText>
        </w:r>
        <w:commentRangeStart w:id="5102"/>
        <w:r w:rsidRPr="00BB0106" w:rsidDel="00C535B8">
          <w:rPr>
            <w:noProof/>
            <w:kern w:val="2"/>
            <w:highlight w:val="yellow"/>
            <w:lang w:val="id-ID"/>
            <w14:ligatures w14:val="standardContextual"/>
            <w:rPrChange w:id="5103" w:author="Andries Pandia" w:date="2025-08-26T08:27:00Z">
              <w:rPr/>
            </w:rPrChange>
          </w:rPr>
          <w:delText>Anda</w:delText>
        </w:r>
        <w:commentRangeEnd w:id="5102"/>
        <w:r w:rsidR="00C535B8" w:rsidRPr="00BB0106" w:rsidDel="00C535B8">
          <w:rPr>
            <w:noProof/>
            <w:lang w:val="id-ID"/>
            <w:rPrChange w:id="5104" w:author="Andries Pandia" w:date="2025-08-26T08:27:00Z">
              <w:rPr>
                <w:rStyle w:val="CommentReference"/>
              </w:rPr>
            </w:rPrChange>
          </w:rPr>
          <w:commentReference w:id="5102"/>
        </w:r>
        <w:r w:rsidRPr="00BB0106" w:rsidDel="00C535B8">
          <w:rPr>
            <w:noProof/>
            <w:kern w:val="2"/>
            <w:highlight w:val="yellow"/>
            <w:lang w:val="id-ID"/>
            <w14:ligatures w14:val="standardContextual"/>
            <w:rPrChange w:id="5105" w:author="Andries Pandia" w:date="2025-08-26T08:27:00Z">
              <w:rPr/>
            </w:rPrChange>
          </w:rPr>
          <w:delText>]</w:delText>
        </w:r>
      </w:del>
      <w:ins w:id="5106" w:author="Andries Pandia" w:date="2025-08-22T10:55:00Z">
        <w:r w:rsidR="00C535B8" w:rsidRPr="00BB0106">
          <w:rPr>
            <w:noProof/>
            <w:lang w:val="id-ID"/>
            <w:rPrChange w:id="5107" w:author="Andries Pandia" w:date="2025-08-26T08:27:00Z">
              <w:rPr>
                <w:lang w:val="en-US"/>
              </w:rPr>
            </w:rPrChange>
          </w:rPr>
          <w:t>3.</w:t>
        </w:r>
      </w:ins>
      <w:ins w:id="5108" w:author="Andries Pandia" w:date="2025-08-26T08:26:00Z">
        <w:r w:rsidR="00210BE1" w:rsidRPr="00BB0106">
          <w:rPr>
            <w:lang w:val="en-ID"/>
            <w:rPrChange w:id="5109" w:author="Andries Pandia" w:date="2025-08-26T08:27:00Z">
              <w:rPr>
                <w:lang w:val="en-US"/>
              </w:rPr>
            </w:rPrChange>
          </w:rPr>
          <w:t>15</w:t>
        </w:r>
      </w:ins>
      <w:ins w:id="5110" w:author="Andries Pandia" w:date="2025-08-22T10:55:00Z">
        <w:r w:rsidR="00C535B8" w:rsidRPr="00BB0106">
          <w:rPr>
            <w:lang w:val="en-ID"/>
            <w:rPrChange w:id="5111" w:author="Andries Pandia" w:date="2025-08-26T08:27:00Z">
              <w:rPr>
                <w:lang w:val="en-US"/>
              </w:rPr>
            </w:rPrChange>
          </w:rPr>
          <w:t xml:space="preserve"> </w:t>
        </w:r>
      </w:ins>
      <w:del w:id="5112" w:author="Andries Pandia" w:date="2025-08-22T10:55:00Z">
        <w:r w:rsidRPr="00BB0106" w:rsidDel="00C535B8">
          <w:rPr>
            <w:noProof/>
            <w:lang w:val="id-ID"/>
            <w:rPrChange w:id="5113" w:author="Andries Pandia" w:date="2025-08-26T08:27:00Z">
              <w:rPr/>
            </w:rPrChange>
          </w:rPr>
          <w:delText xml:space="preserve"> </w:delText>
        </w:r>
      </w:del>
      <w:r w:rsidRPr="00BB0106">
        <w:rPr>
          <w:noProof/>
          <w:kern w:val="2"/>
          <w:lang w:val="id-ID"/>
          <w14:ligatures w14:val="standardContextual"/>
          <w:rPrChange w:id="5114" w:author="Andries Pandia" w:date="2025-08-26T08:27:00Z">
            <w:rPr/>
          </w:rPrChange>
        </w:rPr>
        <w:t>menyajikan perbandingan kuantitatif antara dua bentuk eksploitasi utama yang tercatat dalam dataset, yaitu eksploitasi seksual</w:t>
      </w:r>
      <w:ins w:id="5115" w:author="Andries Pandia" w:date="2025-08-22T10:53:00Z">
        <w:r w:rsidR="00C535B8" w:rsidRPr="00BB0106">
          <w:rPr>
            <w:lang w:val="en-ID"/>
            <w:rPrChange w:id="5116" w:author="Andries Pandia" w:date="2025-08-26T08:27:00Z">
              <w:rPr>
                <w:lang w:val="en-US"/>
              </w:rPr>
            </w:rPrChange>
          </w:rPr>
          <w:t xml:space="preserve"> </w:t>
        </w:r>
      </w:ins>
      <w:del w:id="5117" w:author="Andries Pandia" w:date="2025-08-22T10:53:00Z">
        <w:r w:rsidRPr="00BB0106" w:rsidDel="00C535B8">
          <w:rPr>
            <w:noProof/>
            <w:kern w:val="2"/>
            <w:lang w:val="id-ID"/>
            <w14:ligatures w14:val="standardContextual"/>
            <w:rPrChange w:id="5118" w:author="Andries Pandia" w:date="2025-08-26T08:27:00Z">
              <w:rPr/>
            </w:rPrChange>
          </w:rPr>
          <w:delText xml:space="preserve"> </w:delText>
        </w:r>
      </w:del>
      <w:r w:rsidRPr="00BB0106">
        <w:rPr>
          <w:noProof/>
          <w:kern w:val="2"/>
          <w:lang w:val="id-ID"/>
          <w14:ligatures w14:val="standardContextual"/>
          <w:rPrChange w:id="5119" w:author="Andries Pandia" w:date="2025-08-26T08:27:00Z">
            <w:rPr/>
          </w:rPrChange>
        </w:rPr>
        <w:t>(</w:t>
      </w:r>
    </w:p>
    <w:p w14:paraId="089B41FA" w14:textId="23A87639" w:rsidR="004C2070" w:rsidRPr="00BB0106" w:rsidDel="00C535B8" w:rsidRDefault="004C2070">
      <w:pPr>
        <w:contextualSpacing/>
        <w:rPr>
          <w:del w:id="5120" w:author="Andries Pandia" w:date="2025-08-22T10:52:00Z"/>
          <w:noProof/>
          <w:kern w:val="2"/>
          <w:lang w:val="id-ID"/>
          <w14:ligatures w14:val="standardContextual"/>
          <w:rPrChange w:id="5121" w:author="Andries Pandia" w:date="2025-08-26T08:27:00Z">
            <w:rPr>
              <w:del w:id="5122" w:author="Andries Pandia" w:date="2025-08-22T10:52:00Z"/>
            </w:rPr>
          </w:rPrChange>
        </w:rPr>
        <w:pPrChange w:id="5123" w:author="Andries Pandia" w:date="2025-08-22T15:30:00Z">
          <w:pPr>
            <w:spacing w:before="100" w:beforeAutospacing="1" w:after="100" w:afterAutospacing="1"/>
          </w:pPr>
        </w:pPrChange>
      </w:pPr>
      <w:r w:rsidRPr="00BB0106">
        <w:rPr>
          <w:noProof/>
          <w:kern w:val="2"/>
          <w:lang w:val="id-ID"/>
          <w14:ligatures w14:val="standardContextual"/>
          <w:rPrChange w:id="5124" w:author="Andries Pandia" w:date="2025-08-26T08:27:00Z">
            <w:rPr/>
          </w:rPrChange>
        </w:rPr>
        <w:t>isSexualExploit)</w:t>
      </w:r>
      <w:ins w:id="5125" w:author="Andries Pandia" w:date="2025-08-22T10:53:00Z">
        <w:r w:rsidR="00C535B8" w:rsidRPr="00BB0106">
          <w:rPr>
            <w:noProof/>
            <w:lang w:val="id-ID"/>
            <w:rPrChange w:id="5126" w:author="Andries Pandia" w:date="2025-08-26T08:27:00Z">
              <w:rPr>
                <w:lang w:val="en-US"/>
              </w:rPr>
            </w:rPrChange>
          </w:rPr>
          <w:t xml:space="preserve"> </w:t>
        </w:r>
      </w:ins>
      <w:del w:id="5127" w:author="Andries Pandia" w:date="2025-08-22T10:53:00Z">
        <w:r w:rsidRPr="00BB0106" w:rsidDel="00C535B8">
          <w:rPr>
            <w:noProof/>
            <w:kern w:val="2"/>
            <w:lang w:val="id-ID"/>
            <w14:ligatures w14:val="standardContextual"/>
            <w:rPrChange w:id="5128" w:author="Andries Pandia" w:date="2025-08-26T08:27:00Z">
              <w:rPr/>
            </w:rPrChange>
          </w:rPr>
          <w:delText xml:space="preserve"> </w:delText>
        </w:r>
      </w:del>
      <w:r w:rsidRPr="00BB0106">
        <w:rPr>
          <w:noProof/>
          <w:kern w:val="2"/>
          <w:lang w:val="id-ID"/>
          <w14:ligatures w14:val="standardContextual"/>
          <w:rPrChange w:id="5129" w:author="Andries Pandia" w:date="2025-08-26T08:27:00Z">
            <w:rPr/>
          </w:rPrChange>
        </w:rPr>
        <w:t>dan kerja paksa (isForcedLabour).</w:t>
      </w:r>
    </w:p>
    <w:p w14:paraId="473EC3C6" w14:textId="271C1E6E" w:rsidR="004C2070" w:rsidRPr="00BB0106" w:rsidDel="00C535B8" w:rsidRDefault="00C535B8">
      <w:pPr>
        <w:contextualSpacing/>
        <w:rPr>
          <w:del w:id="5130" w:author="Andries Pandia" w:date="2025-08-22T10:52:00Z"/>
          <w:noProof/>
          <w:kern w:val="2"/>
          <w:lang w:val="id-ID"/>
          <w14:ligatures w14:val="standardContextual"/>
          <w:rPrChange w:id="5131" w:author="Andries Pandia" w:date="2025-08-26T08:27:00Z">
            <w:rPr>
              <w:del w:id="5132" w:author="Andries Pandia" w:date="2025-08-22T10:52:00Z"/>
            </w:rPr>
          </w:rPrChange>
        </w:rPr>
        <w:pPrChange w:id="5133" w:author="Andries Pandia" w:date="2025-08-22T15:30:00Z">
          <w:pPr>
            <w:spacing w:before="100" w:beforeAutospacing="1" w:after="100" w:afterAutospacing="1"/>
          </w:pPr>
        </w:pPrChange>
      </w:pPr>
      <w:ins w:id="5134" w:author="Andries Pandia" w:date="2025-08-22T10:52:00Z">
        <w:r w:rsidRPr="00BB0106">
          <w:rPr>
            <w:noProof/>
            <w:lang w:val="id-ID"/>
            <w:rPrChange w:id="5135" w:author="Andries Pandia" w:date="2025-08-26T08:27:00Z">
              <w:rPr>
                <w:lang w:val="en-US"/>
              </w:rPr>
            </w:rPrChange>
          </w:rPr>
          <w:t xml:space="preserve"> </w:t>
        </w:r>
      </w:ins>
      <w:r w:rsidR="004C2070" w:rsidRPr="00BB0106">
        <w:rPr>
          <w:noProof/>
          <w:kern w:val="2"/>
          <w:lang w:val="id-ID"/>
          <w14:ligatures w14:val="standardContextual"/>
          <w:rPrChange w:id="5136" w:author="Andries Pandia" w:date="2025-08-26T08:27:00Z">
            <w:rPr/>
          </w:rPrChange>
        </w:rPr>
        <w:t>Berdasarkan diagram batang tersebut, terlihat bahwa jumlah kasus</w:t>
      </w:r>
      <w:ins w:id="5137" w:author="Andries Pandia" w:date="2025-08-22T10:52:00Z">
        <w:r w:rsidRPr="00BB0106">
          <w:rPr>
            <w:lang w:val="en-ID"/>
            <w:rPrChange w:id="5138" w:author="Andries Pandia" w:date="2025-08-26T08:27:00Z">
              <w:rPr>
                <w:lang w:val="en-US"/>
              </w:rPr>
            </w:rPrChange>
          </w:rPr>
          <w:t xml:space="preserve"> </w:t>
        </w:r>
      </w:ins>
      <w:del w:id="5139" w:author="Andries Pandia" w:date="2025-08-22T10:52:00Z">
        <w:r w:rsidR="004C2070" w:rsidRPr="00BB0106" w:rsidDel="00C535B8">
          <w:rPr>
            <w:noProof/>
            <w:kern w:val="2"/>
            <w:lang w:val="id-ID"/>
            <w14:ligatures w14:val="standardContextual"/>
            <w:rPrChange w:id="5140" w:author="Andries Pandia" w:date="2025-08-26T08:27:00Z">
              <w:rPr/>
            </w:rPrChange>
          </w:rPr>
          <w:delText xml:space="preserve"> </w:delText>
        </w:r>
      </w:del>
    </w:p>
    <w:p w14:paraId="2079886D" w14:textId="77777777" w:rsidR="00A870BE" w:rsidRPr="00BB0106" w:rsidRDefault="004C2070">
      <w:pPr>
        <w:contextualSpacing/>
        <w:rPr>
          <w:ins w:id="5141" w:author="Andries Pandia" w:date="2025-08-22T14:47:00Z"/>
          <w:noProof/>
          <w:kern w:val="2"/>
          <w:lang w:val="id-ID"/>
          <w14:ligatures w14:val="standardContextual"/>
          <w:rPrChange w:id="5142" w:author="Andries Pandia" w:date="2025-08-26T08:27:00Z">
            <w:rPr>
              <w:ins w:id="5143" w:author="Andries Pandia" w:date="2025-08-22T14:47:00Z"/>
              <w:lang w:val="en-US"/>
            </w:rPr>
          </w:rPrChange>
        </w:rPr>
        <w:pPrChange w:id="5144" w:author="Andries Pandia" w:date="2025-08-22T15:30:00Z">
          <w:pPr>
            <w:spacing w:before="100" w:beforeAutospacing="1" w:after="100" w:afterAutospacing="1"/>
          </w:pPr>
        </w:pPrChange>
      </w:pPr>
      <w:r w:rsidRPr="00BB0106">
        <w:rPr>
          <w:noProof/>
          <w:kern w:val="2"/>
          <w:lang w:val="id-ID"/>
          <w14:ligatures w14:val="standardContextual"/>
          <w:rPrChange w:id="5145" w:author="Andries Pandia" w:date="2025-08-26T08:27:00Z">
            <w:rPr/>
          </w:rPrChange>
        </w:rPr>
        <w:t>eksploitasi seksual secara signifikan lebih dominan, dengan total tercatat lebih dari 6.000 kasus.</w:t>
      </w:r>
      <w:del w:id="5146" w:author="Andries Pandia" w:date="2025-08-22T14:47:00Z">
        <w:r w:rsidRPr="00BB0106" w:rsidDel="00A870BE">
          <w:rPr>
            <w:noProof/>
            <w:kern w:val="2"/>
            <w:lang w:val="id-ID"/>
            <w14:ligatures w14:val="standardContextual"/>
            <w:rPrChange w:id="5147" w:author="Andries Pandia" w:date="2025-08-26T08:27:00Z">
              <w:rPr/>
            </w:rPrChange>
          </w:rPr>
          <w:delText xml:space="preserve"> </w:delText>
        </w:r>
      </w:del>
    </w:p>
    <w:p w14:paraId="4DE9665C" w14:textId="71737F75" w:rsidR="004C2070" w:rsidRPr="00BB0106" w:rsidDel="00C535B8" w:rsidRDefault="004C2070">
      <w:pPr>
        <w:contextualSpacing/>
        <w:rPr>
          <w:del w:id="5148" w:author="Andries Pandia" w:date="2025-08-22T10:52:00Z"/>
          <w:noProof/>
          <w:kern w:val="2"/>
          <w:lang w:val="id-ID"/>
          <w14:ligatures w14:val="standardContextual"/>
          <w:rPrChange w:id="5149" w:author="Andries Pandia" w:date="2025-08-26T08:27:00Z">
            <w:rPr>
              <w:del w:id="5150" w:author="Andries Pandia" w:date="2025-08-22T10:52:00Z"/>
            </w:rPr>
          </w:rPrChange>
        </w:rPr>
        <w:pPrChange w:id="5151" w:author="Andries Pandia" w:date="2025-08-22T15:30:00Z">
          <w:pPr>
            <w:spacing w:before="100" w:beforeAutospacing="1" w:after="100" w:afterAutospacing="1"/>
          </w:pPr>
        </w:pPrChange>
      </w:pPr>
      <w:r w:rsidRPr="00BB0106">
        <w:rPr>
          <w:noProof/>
          <w:kern w:val="2"/>
          <w:lang w:val="id-ID"/>
          <w14:ligatures w14:val="standardContextual"/>
          <w:rPrChange w:id="5152" w:author="Andries Pandia" w:date="2025-08-26T08:27:00Z">
            <w:rPr/>
          </w:rPrChange>
        </w:rPr>
        <w:t xml:space="preserve">Di sisi lain, jumlah </w:t>
      </w:r>
      <w:del w:id="5153" w:author="Andries Pandia" w:date="2025-08-22T14:44:00Z">
        <w:r w:rsidRPr="00BB0106" w:rsidDel="00A870BE">
          <w:rPr>
            <w:noProof/>
            <w:kern w:val="2"/>
            <w:lang w:val="id-ID"/>
            <w14:ligatures w14:val="standardContextual"/>
            <w:rPrChange w:id="5154" w:author="Andries Pandia" w:date="2025-08-26T08:27:00Z">
              <w:rPr/>
            </w:rPrChange>
          </w:rPr>
          <w:delText>kasus</w:delText>
        </w:r>
      </w:del>
      <w:proofErr w:type="spellStart"/>
      <w:ins w:id="5155" w:author="Andries Pandia" w:date="2025-08-22T14:44:00Z">
        <w:r w:rsidR="00A870BE" w:rsidRPr="00BB0106">
          <w:t>kasus</w:t>
        </w:r>
        <w:proofErr w:type="spellEnd"/>
        <w:r w:rsidR="00A870BE" w:rsidRPr="00BB0106">
          <w:t xml:space="preserve"> </w:t>
        </w:r>
      </w:ins>
      <w:del w:id="5156" w:author="Andries Pandia" w:date="2025-08-22T10:55:00Z">
        <w:r w:rsidRPr="00BB0106" w:rsidDel="00C535B8">
          <w:delText xml:space="preserve"> </w:delText>
        </w:r>
      </w:del>
    </w:p>
    <w:p w14:paraId="0E08B2B0" w14:textId="5EB9760B" w:rsidR="004C2070" w:rsidRPr="00BB0106" w:rsidDel="00C535B8" w:rsidRDefault="004C2070">
      <w:pPr>
        <w:contextualSpacing/>
        <w:rPr>
          <w:del w:id="5157" w:author="Andries Pandia" w:date="2025-08-22T10:56:00Z"/>
          <w:noProof/>
          <w:kern w:val="2"/>
          <w:lang w:val="id-ID"/>
          <w14:ligatures w14:val="standardContextual"/>
          <w:rPrChange w:id="5158" w:author="Andries Pandia" w:date="2025-08-26T08:27:00Z">
            <w:rPr>
              <w:del w:id="5159" w:author="Andries Pandia" w:date="2025-08-22T10:56:00Z"/>
            </w:rPr>
          </w:rPrChange>
        </w:rPr>
        <w:pPrChange w:id="5160" w:author="Andries Pandia" w:date="2025-08-22T15:30:00Z">
          <w:pPr>
            <w:spacing w:before="100" w:beforeAutospacing="1" w:after="100" w:afterAutospacing="1"/>
          </w:pPr>
        </w:pPrChange>
      </w:pPr>
      <w:r w:rsidRPr="00BB0106">
        <w:rPr>
          <w:noProof/>
          <w:kern w:val="2"/>
          <w:lang w:val="id-ID"/>
          <w14:ligatures w14:val="standardContextual"/>
          <w:rPrChange w:id="5161" w:author="Andries Pandia" w:date="2025-08-26T08:27:00Z">
            <w:rPr/>
          </w:rPrChange>
        </w:rPr>
        <w:t>kerja paksa tercatat pada angka yang lebih rendah, yaitu sekitar 2.000 kasus.</w:t>
      </w:r>
      <w:ins w:id="5162" w:author="Andries Pandia" w:date="2025-08-22T14:47:00Z">
        <w:r w:rsidR="00A870BE" w:rsidRPr="00BB0106">
          <w:rPr>
            <w:noProof/>
            <w:lang w:val="id-ID"/>
            <w:rPrChange w:id="5163" w:author="Andries Pandia" w:date="2025-08-26T08:27:00Z">
              <w:rPr>
                <w:lang w:val="en-US"/>
              </w:rPr>
            </w:rPrChange>
          </w:rPr>
          <w:t xml:space="preserve"> </w:t>
        </w:r>
      </w:ins>
    </w:p>
    <w:p w14:paraId="7EBBC68D" w14:textId="59A6C4E9" w:rsidR="004C2070" w:rsidRPr="00BB0106" w:rsidDel="00543FDB" w:rsidRDefault="004C2070">
      <w:pPr>
        <w:contextualSpacing/>
        <w:rPr>
          <w:del w:id="5164" w:author="Andries Pandia" w:date="2025-08-22T17:42:00Z"/>
          <w:noProof/>
          <w:kern w:val="2"/>
          <w:lang w:val="id-ID"/>
          <w14:ligatures w14:val="standardContextual"/>
          <w:rPrChange w:id="5165" w:author="Andries Pandia" w:date="2025-08-26T08:27:00Z">
            <w:rPr>
              <w:del w:id="5166" w:author="Andries Pandia" w:date="2025-08-22T17:42:00Z"/>
            </w:rPr>
          </w:rPrChange>
        </w:rPr>
        <w:pPrChange w:id="5167" w:author="Andries Pandia" w:date="2025-08-22T17:42:00Z">
          <w:pPr>
            <w:spacing w:before="100" w:beforeAutospacing="1" w:after="100" w:afterAutospacing="1"/>
          </w:pPr>
        </w:pPrChange>
      </w:pPr>
      <w:r w:rsidRPr="00BB0106">
        <w:rPr>
          <w:noProof/>
          <w:kern w:val="2"/>
          <w:lang w:val="id-ID"/>
          <w14:ligatures w14:val="standardContextual"/>
          <w:rPrChange w:id="5168" w:author="Andries Pandia" w:date="2025-08-26T08:27:00Z">
            <w:rPr/>
          </w:rPrChange>
        </w:rPr>
        <w:t>Perbedaan yang mencolok ini mengindikasikan bahwa eksploitasi untuk tujuan seksual merupakan bentuk perdagangan manusia yang paling banyak dilaporkan atau teridentifikasi dalam lingkup data ini. Temuan ini memberikan penekanan pada urgensi dan skala permasalahan eksploitasi seksual sebagai komponen utama dalam kejahatan perdagangan manusia secara global. Dengan demikian, analisis ini memvalidasi bahwa meskipun kerja paksa merupakan isu yang serius, eksploitasi seksual menempati proporsi yang jauh lebih besar dari kasus yang terdata.</w:t>
      </w:r>
    </w:p>
    <w:p w14:paraId="450BE9DF" w14:textId="6DDD0405" w:rsidR="004C2070" w:rsidRPr="00BB0106" w:rsidDel="00543FDB" w:rsidRDefault="004C2070">
      <w:pPr>
        <w:rPr>
          <w:del w:id="5169" w:author="Andries Pandia" w:date="2025-08-22T17:42:00Z"/>
          <w:noProof/>
          <w:lang w:val="id-ID"/>
          <w:rPrChange w:id="5170" w:author="Andries Pandia" w:date="2025-08-26T08:27:00Z">
            <w:rPr>
              <w:del w:id="5171" w:author="Andries Pandia" w:date="2025-08-22T17:42:00Z"/>
            </w:rPr>
          </w:rPrChange>
        </w:rPr>
      </w:pPr>
    </w:p>
    <w:p w14:paraId="28D26562" w14:textId="39339B9B" w:rsidR="00130C3D" w:rsidRPr="00BB0106" w:rsidDel="00543FDB" w:rsidRDefault="000C43C3">
      <w:pPr>
        <w:rPr>
          <w:del w:id="5172" w:author="Andries Pandia" w:date="2025-08-22T17:42:00Z"/>
          <w:noProof/>
          <w:lang w:val="id-ID"/>
          <w:rPrChange w:id="5173" w:author="Andries Pandia" w:date="2025-08-26T08:27:00Z">
            <w:rPr>
              <w:del w:id="5174" w:author="Andries Pandia" w:date="2025-08-22T17:42:00Z"/>
            </w:rPr>
          </w:rPrChange>
        </w:rPr>
        <w:pPrChange w:id="5175" w:author="Andries Pandia" w:date="2025-08-22T17:42:00Z">
          <w:pPr>
            <w:keepNext/>
            <w:jc w:val="center"/>
          </w:pPr>
        </w:pPrChange>
      </w:pPr>
      <w:del w:id="5176" w:author="Andries Pandia" w:date="2025-08-22T17:42:00Z">
        <w:r w:rsidRPr="00BB0106" w:rsidDel="00543FDB">
          <w:rPr>
            <w:noProof/>
            <w:color w:val="000000" w:themeColor="text1"/>
            <w:lang w:val="id-ID"/>
            <w:rPrChange w:id="5177" w:author="Andries Pandia" w:date="2025-08-26T08:27:00Z">
              <w:rPr>
                <w:lang w:val="en-US"/>
              </w:rPr>
            </w:rPrChange>
          </w:rPr>
          <w:drawing>
            <wp:inline distT="0" distB="0" distL="0" distR="0" wp14:anchorId="582590BF" wp14:editId="3CE38C8D">
              <wp:extent cx="2839085" cy="690663"/>
              <wp:effectExtent l="0" t="0" r="0" b="0"/>
              <wp:docPr id="7172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08" name="Picture 7172408"/>
                      <pic:cNvPicPr/>
                    </pic:nvPicPr>
                    <pic:blipFill rotWithShape="1">
                      <a:blip r:embed="rId32" cstate="print">
                        <a:extLst>
                          <a:ext uri="{28A0092B-C50C-407E-A947-70E740481C1C}">
                            <a14:useLocalDpi xmlns:a14="http://schemas.microsoft.com/office/drawing/2010/main" val="0"/>
                          </a:ext>
                        </a:extLst>
                      </a:blip>
                      <a:srcRect b="74263"/>
                      <a:stretch>
                        <a:fillRect/>
                      </a:stretch>
                    </pic:blipFill>
                    <pic:spPr bwMode="auto">
                      <a:xfrm>
                        <a:off x="0" y="0"/>
                        <a:ext cx="2861628" cy="696147"/>
                      </a:xfrm>
                      <a:prstGeom prst="rect">
                        <a:avLst/>
                      </a:prstGeom>
                      <a:ln>
                        <a:noFill/>
                      </a:ln>
                      <a:extLst>
                        <a:ext uri="{53640926-AAD7-44D8-BBD7-CCE9431645EC}">
                          <a14:shadowObscured xmlns:a14="http://schemas.microsoft.com/office/drawing/2010/main"/>
                        </a:ext>
                      </a:extLst>
                    </pic:spPr>
                  </pic:pic>
                </a:graphicData>
              </a:graphic>
            </wp:inline>
          </w:drawing>
        </w:r>
      </w:del>
    </w:p>
    <w:p w14:paraId="77519D56" w14:textId="77C9551D" w:rsidR="002B2F58" w:rsidRPr="00BB0106" w:rsidDel="00543FDB" w:rsidRDefault="002B2F58">
      <w:pPr>
        <w:rPr>
          <w:del w:id="5178" w:author="Andries Pandia" w:date="2025-08-22T17:42:00Z"/>
          <w:noProof/>
          <w:lang w:val="id-ID"/>
          <w:rPrChange w:id="5179" w:author="Andries Pandia" w:date="2025-08-26T08:27:00Z">
            <w:rPr>
              <w:del w:id="5180" w:author="Andries Pandia" w:date="2025-08-22T17:42:00Z"/>
            </w:rPr>
          </w:rPrChange>
        </w:rPr>
        <w:pPrChange w:id="5181" w:author="Andries Pandia" w:date="2025-08-22T17:42:00Z">
          <w:pPr>
            <w:keepNext/>
            <w:jc w:val="center"/>
          </w:pPr>
        </w:pPrChange>
      </w:pPr>
      <w:del w:id="5182" w:author="Andries Pandia" w:date="2025-08-22T17:42:00Z">
        <w:r w:rsidRPr="00BB0106" w:rsidDel="00543FDB">
          <w:rPr>
            <w:noProof/>
            <w:color w:val="000000" w:themeColor="text1"/>
            <w:lang w:val="id-ID"/>
            <w:rPrChange w:id="5183" w:author="Andries Pandia" w:date="2025-08-26T08:27:00Z">
              <w:rPr>
                <w:lang w:val="en-US"/>
              </w:rPr>
            </w:rPrChange>
          </w:rPr>
          <w:drawing>
            <wp:inline distT="0" distB="0" distL="0" distR="0" wp14:anchorId="5AC22ACA" wp14:editId="72CB0B1D">
              <wp:extent cx="2839085" cy="2002548"/>
              <wp:effectExtent l="0" t="0" r="5715" b="4445"/>
              <wp:docPr id="458738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08" name="Picture 7172408"/>
                      <pic:cNvPicPr/>
                    </pic:nvPicPr>
                    <pic:blipFill rotWithShape="1">
                      <a:blip r:embed="rId33" cstate="print">
                        <a:extLst>
                          <a:ext uri="{28A0092B-C50C-407E-A947-70E740481C1C}">
                            <a14:useLocalDpi xmlns:a14="http://schemas.microsoft.com/office/drawing/2010/main" val="0"/>
                          </a:ext>
                        </a:extLst>
                      </a:blip>
                      <a:srcRect t="25375"/>
                      <a:stretch>
                        <a:fillRect/>
                      </a:stretch>
                    </pic:blipFill>
                    <pic:spPr bwMode="auto">
                      <a:xfrm>
                        <a:off x="0" y="0"/>
                        <a:ext cx="2861628" cy="2018449"/>
                      </a:xfrm>
                      <a:prstGeom prst="rect">
                        <a:avLst/>
                      </a:prstGeom>
                      <a:ln>
                        <a:noFill/>
                      </a:ln>
                      <a:extLst>
                        <a:ext uri="{53640926-AAD7-44D8-BBD7-CCE9431645EC}">
                          <a14:shadowObscured xmlns:a14="http://schemas.microsoft.com/office/drawing/2010/main"/>
                        </a:ext>
                      </a:extLst>
                    </pic:spPr>
                  </pic:pic>
                </a:graphicData>
              </a:graphic>
            </wp:inline>
          </w:drawing>
        </w:r>
      </w:del>
    </w:p>
    <w:p w14:paraId="65F75724" w14:textId="0B59515B" w:rsidR="000C43C3" w:rsidRPr="00A96BCD" w:rsidRDefault="00130C3D">
      <w:pPr>
        <w:pPrChange w:id="5184" w:author="Andries Pandia" w:date="2025-08-22T17:42:00Z">
          <w:pPr>
            <w:pStyle w:val="Caption"/>
            <w:spacing w:after="0"/>
            <w:jc w:val="center"/>
          </w:pPr>
        </w:pPrChange>
      </w:pPr>
      <w:del w:id="5185" w:author="Andries Pandia" w:date="2025-08-22T17:42:00Z">
        <w:r w:rsidRPr="00BB0106" w:rsidDel="00543FDB">
          <w:rPr>
            <w:noProof/>
            <w:lang w:val="id-ID"/>
            <w:rPrChange w:id="5186" w:author="Andries Pandia" w:date="2025-08-26T08:27:00Z">
              <w:rPr>
                <w:i w:val="0"/>
                <w:iCs w:val="0"/>
              </w:rPr>
            </w:rPrChange>
          </w:rPr>
          <w:delText>Gambar 3.8 Visualisasi Bentuk Eksploitas</w:delText>
        </w:r>
      </w:del>
      <w:r w:rsidRPr="00BB0106">
        <w:rPr>
          <w:noProof/>
          <w:lang w:val="id-ID"/>
          <w:rPrChange w:id="5187" w:author="Andries Pandia" w:date="2025-08-26T08:27:00Z">
            <w:rPr>
              <w:i w:val="0"/>
              <w:iCs w:val="0"/>
            </w:rPr>
          </w:rPrChange>
        </w:rPr>
        <w:t xml:space="preserve"> </w:t>
      </w:r>
    </w:p>
    <w:p w14:paraId="0FB5217B" w14:textId="4F2CD9BC" w:rsidR="00925D55" w:rsidRPr="00BB0106" w:rsidDel="00543FDB" w:rsidRDefault="00925D55">
      <w:pPr>
        <w:pStyle w:val="Heading3"/>
        <w:rPr>
          <w:del w:id="5188" w:author="Andries Pandia" w:date="2025-08-22T17:43:00Z"/>
          <w:lang w:val="id-ID"/>
          <w:rPrChange w:id="5189" w:author="Andries Pandia" w:date="2025-08-26T08:27:00Z">
            <w:rPr>
              <w:del w:id="5190" w:author="Andries Pandia" w:date="2025-08-22T17:43:00Z"/>
            </w:rPr>
          </w:rPrChange>
        </w:rPr>
      </w:pPr>
    </w:p>
    <w:p w14:paraId="06A9E747" w14:textId="77777777" w:rsidR="00543FDB" w:rsidRPr="00BB0106" w:rsidRDefault="00543FDB">
      <w:pPr>
        <w:rPr>
          <w:ins w:id="5191" w:author="Andries Pandia" w:date="2025-08-22T17:43:00Z"/>
          <w:lang w:val="id-ID"/>
          <w:rPrChange w:id="5192" w:author="Andries Pandia" w:date="2025-08-26T08:27:00Z">
            <w:rPr>
              <w:ins w:id="5193" w:author="Andries Pandia" w:date="2025-08-22T17:43:00Z"/>
            </w:rPr>
          </w:rPrChange>
        </w:rPr>
        <w:pPrChange w:id="5194" w:author="Andries Pandia" w:date="2025-08-22T17:43:00Z">
          <w:pPr>
            <w:pStyle w:val="Heading3"/>
          </w:pPr>
        </w:pPrChange>
      </w:pPr>
    </w:p>
    <w:p w14:paraId="41869F21" w14:textId="067E258E" w:rsidR="00925D55" w:rsidRPr="00BB0106" w:rsidDel="00C535B8" w:rsidRDefault="00925D55">
      <w:pPr>
        <w:pStyle w:val="Heading3"/>
        <w:rPr>
          <w:del w:id="5195" w:author="Andries Pandia" w:date="2025-08-22T10:56:00Z"/>
          <w:lang w:val="id-ID"/>
          <w:rPrChange w:id="5196" w:author="Andries Pandia" w:date="2025-08-26T08:27:00Z">
            <w:rPr>
              <w:del w:id="5197" w:author="Andries Pandia" w:date="2025-08-22T10:56:00Z"/>
            </w:rPr>
          </w:rPrChange>
        </w:rPr>
      </w:pPr>
    </w:p>
    <w:p w14:paraId="59ED691B" w14:textId="7BE8F588" w:rsidR="009F77F7" w:rsidRPr="00BB0106" w:rsidRDefault="00357BE3">
      <w:pPr>
        <w:pStyle w:val="Heading3"/>
        <w:rPr>
          <w:lang w:val="id-ID"/>
          <w:rPrChange w:id="5198" w:author="Andries Pandia" w:date="2025-08-26T08:27:00Z">
            <w:rPr>
              <w:rStyle w:val="s6"/>
              <w:rFonts w:cs="Times New Roman"/>
              <w:b w:val="0"/>
              <w:noProof w:val="0"/>
              <w:spacing w:val="0"/>
              <w:kern w:val="0"/>
              <w:lang w:val="en-ID"/>
              <w14:ligatures w14:val="none"/>
            </w:rPr>
          </w:rPrChange>
        </w:rPr>
      </w:pPr>
      <w:del w:id="5199" w:author="Andries Pandia" w:date="2025-08-22T10:56:00Z">
        <w:r w:rsidRPr="00BB0106" w:rsidDel="00C535B8">
          <w:rPr>
            <w:lang w:val="id-ID"/>
            <w:rPrChange w:id="5200" w:author="Andries Pandia" w:date="2025-08-26T08:27:00Z">
              <w:rPr/>
            </w:rPrChange>
          </w:rPr>
          <w:br/>
        </w:r>
      </w:del>
      <w:del w:id="5201" w:author="Andries Pandia" w:date="2025-08-22T10:57:00Z">
        <w:r w:rsidRPr="00BB0106" w:rsidDel="00C535B8">
          <w:rPr>
            <w:lang w:val="id-ID"/>
            <w:rPrChange w:id="5202" w:author="Andries Pandia" w:date="2025-08-26T08:27:00Z">
              <w:rPr/>
            </w:rPrChange>
          </w:rPr>
          <w:br/>
        </w:r>
      </w:del>
      <w:bookmarkStart w:id="5203" w:name="_Toc205823124"/>
      <w:bookmarkStart w:id="5204" w:name="_Toc205823196"/>
      <w:bookmarkStart w:id="5205" w:name="_Toc205823359"/>
      <w:bookmarkStart w:id="5206" w:name="_Toc205823465"/>
      <w:bookmarkStart w:id="5207" w:name="_Toc206166278"/>
      <w:bookmarkStart w:id="5208" w:name="_Toc206780708"/>
      <w:r w:rsidR="009F77F7" w:rsidRPr="00BB0106">
        <w:rPr>
          <w:lang w:val="id-ID"/>
          <w:rPrChange w:id="5209" w:author="Andries Pandia" w:date="2025-08-26T08:27:00Z">
            <w:rPr>
              <w:rStyle w:val="s6"/>
            </w:rPr>
          </w:rPrChange>
        </w:rPr>
        <w:t>3.</w:t>
      </w:r>
      <w:del w:id="5210" w:author="Andries Pandia" w:date="2025-08-22T10:57:00Z">
        <w:r w:rsidR="00B1210E" w:rsidRPr="00BB0106" w:rsidDel="00C535B8">
          <w:rPr>
            <w:lang w:val="id-ID"/>
            <w:rPrChange w:id="5211" w:author="Andries Pandia" w:date="2025-08-26T08:27:00Z">
              <w:rPr>
                <w:rStyle w:val="s6"/>
              </w:rPr>
            </w:rPrChange>
          </w:rPr>
          <w:delText>3</w:delText>
        </w:r>
      </w:del>
      <w:ins w:id="5212" w:author="Andries Pandia" w:date="2025-08-22T15:47:00Z">
        <w:r w:rsidR="00FA6D1C" w:rsidRPr="00BB0106">
          <w:rPr>
            <w:lang w:val="id-ID"/>
            <w:rPrChange w:id="5213" w:author="Andries Pandia" w:date="2025-08-26T08:27:00Z">
              <w:rPr/>
            </w:rPrChange>
          </w:rPr>
          <w:t>3</w:t>
        </w:r>
      </w:ins>
      <w:r w:rsidR="009F77F7" w:rsidRPr="00BB0106">
        <w:rPr>
          <w:lang w:val="id-ID"/>
          <w:rPrChange w:id="5214" w:author="Andries Pandia" w:date="2025-08-26T08:27:00Z">
            <w:rPr>
              <w:rStyle w:val="s6"/>
            </w:rPr>
          </w:rPrChange>
        </w:rPr>
        <w:t>.</w:t>
      </w:r>
      <w:del w:id="5215" w:author="Andries Pandia" w:date="2025-08-22T15:27:00Z">
        <w:r w:rsidRPr="00BB0106" w:rsidDel="00063021">
          <w:rPr>
            <w:lang w:val="id-ID"/>
            <w:rPrChange w:id="5216" w:author="Andries Pandia" w:date="2025-08-26T08:27:00Z">
              <w:rPr>
                <w:rStyle w:val="s6"/>
              </w:rPr>
            </w:rPrChange>
          </w:rPr>
          <w:delText xml:space="preserve">6 </w:delText>
        </w:r>
        <w:r w:rsidR="009F77F7" w:rsidRPr="00BB0106" w:rsidDel="00063021">
          <w:rPr>
            <w:lang w:val="id-ID"/>
            <w:rPrChange w:id="5217" w:author="Andries Pandia" w:date="2025-08-26T08:27:00Z">
              <w:rPr>
                <w:rStyle w:val="s6"/>
              </w:rPr>
            </w:rPrChange>
          </w:rPr>
          <w:delText xml:space="preserve"> </w:delText>
        </w:r>
      </w:del>
      <w:ins w:id="5218" w:author="Andries Pandia" w:date="2025-08-22T18:50:00Z">
        <w:r w:rsidR="0099148D" w:rsidRPr="00BB0106">
          <w:rPr>
            <w:lang w:val="id-ID"/>
            <w:rPrChange w:id="5219" w:author="Andries Pandia" w:date="2025-08-26T08:27:00Z">
              <w:rPr/>
            </w:rPrChange>
          </w:rPr>
          <w:t>2</w:t>
        </w:r>
      </w:ins>
      <w:ins w:id="5220" w:author="Andries Pandia" w:date="2025-08-22T15:27:00Z">
        <w:r w:rsidR="00063021" w:rsidRPr="00BB0106">
          <w:rPr>
            <w:lang w:val="id-ID"/>
            <w:rPrChange w:id="5221" w:author="Andries Pandia" w:date="2025-08-26T08:27:00Z">
              <w:rPr/>
            </w:rPrChange>
          </w:rPr>
          <w:t>.</w:t>
        </w:r>
      </w:ins>
      <w:ins w:id="5222" w:author="Andries Pandia" w:date="2025-08-22T18:50:00Z">
        <w:r w:rsidR="0099148D" w:rsidRPr="00BB0106">
          <w:rPr>
            <w:lang w:val="id-ID"/>
            <w:rPrChange w:id="5223" w:author="Andries Pandia" w:date="2025-08-26T08:27:00Z">
              <w:rPr/>
            </w:rPrChange>
          </w:rPr>
          <w:tab/>
        </w:r>
      </w:ins>
      <w:r w:rsidRPr="00BB0106">
        <w:rPr>
          <w:lang w:val="id-ID"/>
          <w:rPrChange w:id="5224" w:author="Andries Pandia" w:date="2025-08-26T08:27:00Z">
            <w:rPr>
              <w:rStyle w:val="s6"/>
            </w:rPr>
          </w:rPrChange>
        </w:rPr>
        <w:t>Negara Eksploitasi Terbanyak</w:t>
      </w:r>
      <w:bookmarkEnd w:id="5203"/>
      <w:bookmarkEnd w:id="5204"/>
      <w:bookmarkEnd w:id="5205"/>
      <w:bookmarkEnd w:id="5206"/>
      <w:bookmarkEnd w:id="5207"/>
      <w:bookmarkEnd w:id="5208"/>
    </w:p>
    <w:p w14:paraId="090B8FB8" w14:textId="5E9F5C2F" w:rsidR="000C43C3" w:rsidRPr="00A96BCD" w:rsidDel="00543FDB" w:rsidRDefault="00357BE3">
      <w:pPr>
        <w:rPr>
          <w:del w:id="5225" w:author="Andries Pandia" w:date="2025-08-22T10:58:00Z"/>
        </w:rPr>
        <w:pPrChange w:id="5226" w:author="Andries Pandia" w:date="2025-08-22T10:57:00Z">
          <w:pPr>
            <w:pStyle w:val="Caption"/>
            <w:tabs>
              <w:tab w:val="left" w:pos="567"/>
            </w:tabs>
            <w:spacing w:after="0"/>
          </w:pPr>
        </w:pPrChange>
      </w:pPr>
      <w:del w:id="5227" w:author="Andries Pandia" w:date="2025-08-22T10:57:00Z">
        <w:r w:rsidRPr="00BB0106" w:rsidDel="00C535B8">
          <w:rPr>
            <w:noProof/>
            <w:lang w:val="id-ID"/>
            <w:rPrChange w:id="5228" w:author="Andries Pandia" w:date="2025-08-26T08:27:00Z">
              <w:rPr>
                <w:i w:val="0"/>
                <w:iCs w:val="0"/>
                <w:color w:val="000000"/>
              </w:rPr>
            </w:rPrChange>
          </w:rPr>
          <w:br/>
          <w:delText xml:space="preserve">  </w:delText>
        </w:r>
        <w:r w:rsidR="00EB7B28" w:rsidRPr="00BB0106" w:rsidDel="00C535B8">
          <w:rPr>
            <w:rPrChange w:id="5229" w:author="Andries Pandia" w:date="2025-08-26T08:27:00Z">
              <w:rPr>
                <w:rStyle w:val="s6"/>
                <w:color w:val="000000"/>
              </w:rPr>
            </w:rPrChange>
          </w:rPr>
          <w:tab/>
        </w:r>
      </w:del>
      <w:proofErr w:type="spellStart"/>
      <w:r w:rsidRPr="00BB0106">
        <w:rPr>
          <w:rPrChange w:id="5230" w:author="Andries Pandia" w:date="2025-08-26T08:27:00Z">
            <w:rPr>
              <w:rStyle w:val="s6"/>
              <w:color w:val="000000"/>
            </w:rPr>
          </w:rPrChange>
        </w:rPr>
        <w:t>Membuat</w:t>
      </w:r>
      <w:proofErr w:type="spellEnd"/>
      <w:r w:rsidRPr="00BB0106">
        <w:rPr>
          <w:rPrChange w:id="5231" w:author="Andries Pandia" w:date="2025-08-26T08:27:00Z">
            <w:rPr>
              <w:rStyle w:val="s6"/>
              <w:color w:val="000000"/>
            </w:rPr>
          </w:rPrChange>
        </w:rPr>
        <w:t xml:space="preserve"> </w:t>
      </w:r>
      <w:proofErr w:type="spellStart"/>
      <w:r w:rsidRPr="00BB0106">
        <w:rPr>
          <w:rPrChange w:id="5232" w:author="Andries Pandia" w:date="2025-08-26T08:27:00Z">
            <w:rPr>
              <w:rStyle w:val="s6"/>
              <w:color w:val="000000"/>
            </w:rPr>
          </w:rPrChange>
        </w:rPr>
        <w:t>grafik</w:t>
      </w:r>
      <w:proofErr w:type="spellEnd"/>
      <w:r w:rsidRPr="00BB0106">
        <w:rPr>
          <w:rPrChange w:id="5233" w:author="Andries Pandia" w:date="2025-08-26T08:27:00Z">
            <w:rPr>
              <w:rStyle w:val="s6"/>
              <w:color w:val="000000"/>
            </w:rPr>
          </w:rPrChange>
        </w:rPr>
        <w:t xml:space="preserve"> horizontal (</w:t>
      </w:r>
      <w:proofErr w:type="spellStart"/>
      <w:r w:rsidRPr="00BB0106">
        <w:rPr>
          <w:rPrChange w:id="5234" w:author="Andries Pandia" w:date="2025-08-26T08:27:00Z">
            <w:rPr>
              <w:rStyle w:val="s6"/>
              <w:color w:val="000000"/>
            </w:rPr>
          </w:rPrChange>
        </w:rPr>
        <w:t>barh</w:t>
      </w:r>
      <w:proofErr w:type="spellEnd"/>
      <w:r w:rsidRPr="00BB0106">
        <w:rPr>
          <w:rPrChange w:id="5235" w:author="Andries Pandia" w:date="2025-08-26T08:27:00Z">
            <w:rPr>
              <w:rStyle w:val="s6"/>
              <w:color w:val="000000"/>
            </w:rPr>
          </w:rPrChange>
        </w:rPr>
        <w:t xml:space="preserve">) </w:t>
      </w:r>
      <w:proofErr w:type="spellStart"/>
      <w:r w:rsidRPr="00BB0106">
        <w:rPr>
          <w:rPrChange w:id="5236" w:author="Andries Pandia" w:date="2025-08-26T08:27:00Z">
            <w:rPr>
              <w:rStyle w:val="s6"/>
              <w:color w:val="000000"/>
            </w:rPr>
          </w:rPrChange>
        </w:rPr>
        <w:t>untuk</w:t>
      </w:r>
      <w:proofErr w:type="spellEnd"/>
      <w:r w:rsidRPr="00BB0106">
        <w:rPr>
          <w:rPrChange w:id="5237" w:author="Andries Pandia" w:date="2025-08-26T08:27:00Z">
            <w:rPr>
              <w:rStyle w:val="s6"/>
              <w:color w:val="000000"/>
            </w:rPr>
          </w:rPrChange>
        </w:rPr>
        <w:t xml:space="preserve"> </w:t>
      </w:r>
      <w:proofErr w:type="spellStart"/>
      <w:r w:rsidRPr="00BB0106">
        <w:rPr>
          <w:rPrChange w:id="5238" w:author="Andries Pandia" w:date="2025-08-26T08:27:00Z">
            <w:rPr>
              <w:rStyle w:val="s6"/>
              <w:color w:val="000000"/>
            </w:rPr>
          </w:rPrChange>
        </w:rPr>
        <w:t>menampilkan</w:t>
      </w:r>
      <w:proofErr w:type="spellEnd"/>
      <w:r w:rsidRPr="00BB0106">
        <w:rPr>
          <w:rPrChange w:id="5239" w:author="Andries Pandia" w:date="2025-08-26T08:27:00Z">
            <w:rPr>
              <w:rStyle w:val="s6"/>
              <w:color w:val="000000"/>
            </w:rPr>
          </w:rPrChange>
        </w:rPr>
        <w:t xml:space="preserve"> 10 negara </w:t>
      </w:r>
      <w:proofErr w:type="spellStart"/>
      <w:r w:rsidRPr="00BB0106">
        <w:rPr>
          <w:rPrChange w:id="5240" w:author="Andries Pandia" w:date="2025-08-26T08:27:00Z">
            <w:rPr>
              <w:rStyle w:val="s6"/>
              <w:color w:val="000000"/>
            </w:rPr>
          </w:rPrChange>
        </w:rPr>
        <w:t>dengan</w:t>
      </w:r>
      <w:proofErr w:type="spellEnd"/>
      <w:r w:rsidRPr="00BB0106">
        <w:rPr>
          <w:rPrChange w:id="5241" w:author="Andries Pandia" w:date="2025-08-26T08:27:00Z">
            <w:rPr>
              <w:rStyle w:val="s6"/>
              <w:color w:val="000000"/>
            </w:rPr>
          </w:rPrChange>
        </w:rPr>
        <w:t xml:space="preserve"> </w:t>
      </w:r>
      <w:proofErr w:type="spellStart"/>
      <w:r w:rsidRPr="00BB0106">
        <w:rPr>
          <w:rPrChange w:id="5242" w:author="Andries Pandia" w:date="2025-08-26T08:27:00Z">
            <w:rPr>
              <w:rStyle w:val="s6"/>
              <w:color w:val="000000"/>
            </w:rPr>
          </w:rPrChange>
        </w:rPr>
        <w:t>jumlah</w:t>
      </w:r>
      <w:proofErr w:type="spellEnd"/>
      <w:r w:rsidRPr="00BB0106">
        <w:rPr>
          <w:rPrChange w:id="5243" w:author="Andries Pandia" w:date="2025-08-26T08:27:00Z">
            <w:rPr>
              <w:rStyle w:val="s6"/>
              <w:color w:val="000000"/>
            </w:rPr>
          </w:rPrChange>
        </w:rPr>
        <w:t xml:space="preserve"> </w:t>
      </w:r>
      <w:proofErr w:type="spellStart"/>
      <w:r w:rsidRPr="00BB0106">
        <w:rPr>
          <w:rPrChange w:id="5244" w:author="Andries Pandia" w:date="2025-08-26T08:27:00Z">
            <w:rPr>
              <w:rStyle w:val="s6"/>
              <w:color w:val="000000"/>
            </w:rPr>
          </w:rPrChange>
        </w:rPr>
        <w:t>kasus</w:t>
      </w:r>
      <w:proofErr w:type="spellEnd"/>
      <w:r w:rsidRPr="00BB0106">
        <w:rPr>
          <w:rPrChange w:id="5245" w:author="Andries Pandia" w:date="2025-08-26T08:27:00Z">
            <w:rPr>
              <w:rStyle w:val="s6"/>
              <w:color w:val="000000"/>
            </w:rPr>
          </w:rPrChange>
        </w:rPr>
        <w:t xml:space="preserve"> </w:t>
      </w:r>
      <w:proofErr w:type="spellStart"/>
      <w:r w:rsidRPr="00BB0106">
        <w:rPr>
          <w:rPrChange w:id="5246" w:author="Andries Pandia" w:date="2025-08-26T08:27:00Z">
            <w:rPr>
              <w:rStyle w:val="s6"/>
              <w:color w:val="000000"/>
            </w:rPr>
          </w:rPrChange>
        </w:rPr>
        <w:t>eksploitasi</w:t>
      </w:r>
      <w:proofErr w:type="spellEnd"/>
      <w:r w:rsidRPr="00BB0106">
        <w:rPr>
          <w:rPrChange w:id="5247" w:author="Andries Pandia" w:date="2025-08-26T08:27:00Z">
            <w:rPr>
              <w:rStyle w:val="s6"/>
              <w:color w:val="000000"/>
            </w:rPr>
          </w:rPrChange>
        </w:rPr>
        <w:t xml:space="preserve"> </w:t>
      </w:r>
      <w:proofErr w:type="spellStart"/>
      <w:r w:rsidRPr="00BB0106">
        <w:rPr>
          <w:rPrChange w:id="5248" w:author="Andries Pandia" w:date="2025-08-26T08:27:00Z">
            <w:rPr>
              <w:rStyle w:val="s6"/>
              <w:color w:val="000000"/>
            </w:rPr>
          </w:rPrChange>
        </w:rPr>
        <w:t>tertinggi</w:t>
      </w:r>
      <w:proofErr w:type="spellEnd"/>
      <w:r w:rsidRPr="00BB0106">
        <w:rPr>
          <w:rPrChange w:id="5249" w:author="Andries Pandia" w:date="2025-08-26T08:27:00Z">
            <w:rPr>
              <w:rStyle w:val="s6"/>
              <w:color w:val="000000"/>
            </w:rPr>
          </w:rPrChange>
        </w:rPr>
        <w:t>.</w:t>
      </w:r>
    </w:p>
    <w:p w14:paraId="2C09AA48" w14:textId="77777777" w:rsidR="00543FDB" w:rsidRPr="00BB0106" w:rsidRDefault="00543FDB">
      <w:pPr>
        <w:contextualSpacing/>
        <w:rPr>
          <w:ins w:id="5250" w:author="Andries Pandia" w:date="2025-08-22T17:41:00Z"/>
          <w:noProof/>
          <w:lang w:val="id-ID"/>
          <w:rPrChange w:id="5251" w:author="Andries Pandia" w:date="2025-08-26T08:27:00Z">
            <w:rPr>
              <w:ins w:id="5252" w:author="Andries Pandia" w:date="2025-08-22T17:41:00Z"/>
            </w:rPr>
          </w:rPrChange>
        </w:rPr>
        <w:pPrChange w:id="5253" w:author="Andries Pandia" w:date="2025-08-22T10:57:00Z">
          <w:pPr>
            <w:spacing w:before="100" w:beforeAutospacing="1" w:after="100" w:afterAutospacing="1"/>
          </w:pPr>
        </w:pPrChange>
      </w:pPr>
    </w:p>
    <w:p w14:paraId="46D5DE6D" w14:textId="77777777" w:rsidR="00543FDB" w:rsidRPr="00A96BCD" w:rsidRDefault="00543FDB">
      <w:pPr>
        <w:rPr>
          <w:ins w:id="5254" w:author="Andries Pandia" w:date="2025-08-22T17:40:00Z"/>
        </w:rPr>
        <w:pPrChange w:id="5255" w:author="Andries Pandia" w:date="2025-08-22T10:57:00Z">
          <w:pPr>
            <w:pStyle w:val="Caption"/>
            <w:tabs>
              <w:tab w:val="left" w:pos="567"/>
            </w:tabs>
            <w:spacing w:after="0"/>
          </w:pPr>
        </w:pPrChange>
      </w:pPr>
    </w:p>
    <w:p w14:paraId="299C6FFB" w14:textId="77777777" w:rsidR="00C10682" w:rsidRPr="00BB0106" w:rsidRDefault="00543FDB" w:rsidP="00C10682">
      <w:pPr>
        <w:pStyle w:val="Caption"/>
        <w:keepNext/>
        <w:spacing w:after="0"/>
        <w:ind w:firstLine="0"/>
        <w:jc w:val="center"/>
      </w:pPr>
      <w:ins w:id="5256" w:author="Andries Pandia" w:date="2025-08-22T17:40:00Z">
        <w:r w:rsidRPr="00BB0106">
          <w:rPr>
            <w:color w:val="000000" w:themeColor="text1"/>
            <w:sz w:val="24"/>
            <w:szCs w:val="24"/>
            <w:rPrChange w:id="5257" w:author="Andries Pandia" w:date="2025-08-26T08:27:00Z">
              <w:rPr>
                <w:lang w:val="en-US"/>
              </w:rPr>
            </w:rPrChange>
          </w:rPr>
          <w:drawing>
            <wp:inline distT="0" distB="0" distL="0" distR="0" wp14:anchorId="5F271ADE" wp14:editId="7A3E9A73">
              <wp:extent cx="2986141" cy="457200"/>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5960" name="Picture 1332465960"/>
                      <pic:cNvPicPr/>
                    </pic:nvPicPr>
                    <pic:blipFill rotWithShape="1">
                      <a:blip r:embed="rId34" cstate="print">
                        <a:extLst>
                          <a:ext uri="{28A0092B-C50C-407E-A947-70E740481C1C}">
                            <a14:useLocalDpi xmlns:a14="http://schemas.microsoft.com/office/drawing/2010/main" val="0"/>
                          </a:ext>
                        </a:extLst>
                      </a:blip>
                      <a:srcRect b="79983"/>
                      <a:stretch>
                        <a:fillRect/>
                      </a:stretch>
                    </pic:blipFill>
                    <pic:spPr bwMode="auto">
                      <a:xfrm>
                        <a:off x="0" y="0"/>
                        <a:ext cx="3014255" cy="461504"/>
                      </a:xfrm>
                      <a:prstGeom prst="rect">
                        <a:avLst/>
                      </a:prstGeom>
                      <a:ln>
                        <a:noFill/>
                      </a:ln>
                      <a:extLst>
                        <a:ext uri="{53640926-AAD7-44D8-BBD7-CCE9431645EC}">
                          <a14:shadowObscured xmlns:a14="http://schemas.microsoft.com/office/drawing/2010/main"/>
                        </a:ext>
                      </a:extLst>
                    </pic:spPr>
                  </pic:pic>
                </a:graphicData>
              </a:graphic>
            </wp:inline>
          </w:drawing>
        </w:r>
      </w:ins>
    </w:p>
    <w:p w14:paraId="6CEACDB9" w14:textId="7445B26A" w:rsidR="00543FDB" w:rsidRPr="00BB0106" w:rsidRDefault="00C10682">
      <w:pPr>
        <w:pStyle w:val="TOF"/>
        <w:rPr>
          <w:ins w:id="5258" w:author="Andries Pandia" w:date="2025-08-26T08:27:00Z"/>
        </w:rPr>
        <w:pPrChange w:id="5259" w:author="Andries Pandia" w:date="2025-08-26T08:27:00Z">
          <w:pPr>
            <w:pStyle w:val="Caption"/>
            <w:jc w:val="center"/>
          </w:pPr>
        </w:pPrChange>
      </w:pPr>
      <w:bookmarkStart w:id="5260" w:name="_Toc207091023"/>
      <w:r w:rsidRPr="00A96BCD">
        <w:t>Gambar 3.16 Codingan Eksploitasi negara terbanyak</w:t>
      </w:r>
      <w:ins w:id="5261" w:author="Andries Pandia" w:date="2025-08-26T08:27:00Z">
        <w:r w:rsidR="00210BE1" w:rsidRPr="00BB0106">
          <w:t>.</w:t>
        </w:r>
        <w:bookmarkEnd w:id="5260"/>
      </w:ins>
    </w:p>
    <w:p w14:paraId="26A984C1" w14:textId="77777777" w:rsidR="00210BE1" w:rsidRPr="00BB0106" w:rsidRDefault="00210BE1">
      <w:pPr>
        <w:pStyle w:val="TOF"/>
        <w:rPr>
          <w:ins w:id="5262" w:author="Andries Pandia" w:date="2025-08-22T17:40:00Z"/>
          <w:rStyle w:val="s6"/>
          <w:i/>
          <w:iCs w:val="0"/>
          <w:color w:val="000000"/>
          <w:rPrChange w:id="5263" w:author="Andries Pandia" w:date="2025-08-26T08:27:00Z">
            <w:rPr>
              <w:ins w:id="5264" w:author="Andries Pandia" w:date="2025-08-22T17:40:00Z"/>
              <w:rStyle w:val="s6"/>
              <w:i w:val="0"/>
              <w:iCs w:val="0"/>
              <w:color w:val="000000"/>
              <w:sz w:val="24"/>
              <w:szCs w:val="24"/>
            </w:rPr>
          </w:rPrChange>
        </w:rPr>
        <w:pPrChange w:id="5265" w:author="Andries Pandia" w:date="2025-08-26T08:27:00Z">
          <w:pPr>
            <w:pStyle w:val="Caption"/>
            <w:jc w:val="center"/>
          </w:pPr>
        </w:pPrChange>
      </w:pPr>
    </w:p>
    <w:p w14:paraId="53FCDB20" w14:textId="77777777" w:rsidR="00C10682" w:rsidRPr="00BB0106" w:rsidRDefault="00543FDB" w:rsidP="00210BE1">
      <w:pPr>
        <w:keepNext/>
        <w:ind w:firstLine="0"/>
        <w:jc w:val="center"/>
        <w:rPr>
          <w:noProof/>
          <w:lang w:val="id-ID"/>
          <w:rPrChange w:id="5266" w:author="Andries Pandia" w:date="2025-08-26T08:27:00Z">
            <w:rPr/>
          </w:rPrChange>
        </w:rPr>
      </w:pPr>
      <w:ins w:id="5267" w:author="Andries Pandia" w:date="2025-08-22T17:40:00Z">
        <w:r w:rsidRPr="00BB0106">
          <w:rPr>
            <w:noProof/>
            <w:color w:val="000000" w:themeColor="text1"/>
            <w:lang w:val="id-ID"/>
            <w:rPrChange w:id="5268" w:author="Andries Pandia" w:date="2025-08-26T08:27:00Z">
              <w:rPr>
                <w:i/>
                <w:iCs/>
                <w:color w:val="44546A" w:themeColor="text2"/>
                <w:sz w:val="18"/>
                <w:szCs w:val="18"/>
                <w:lang w:val="en-US"/>
              </w:rPr>
            </w:rPrChange>
          </w:rPr>
          <w:lastRenderedPageBreak/>
          <w:drawing>
            <wp:inline distT="0" distB="0" distL="0" distR="0" wp14:anchorId="4EB83758" wp14:editId="0C3017B1">
              <wp:extent cx="2986141" cy="1865806"/>
              <wp:effectExtent l="0" t="0" r="0" b="127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5960" name="Picture 1332465960"/>
                      <pic:cNvPicPr/>
                    </pic:nvPicPr>
                    <pic:blipFill rotWithShape="1">
                      <a:blip r:embed="rId34" cstate="print">
                        <a:extLst>
                          <a:ext uri="{28A0092B-C50C-407E-A947-70E740481C1C}">
                            <a14:useLocalDpi xmlns:a14="http://schemas.microsoft.com/office/drawing/2010/main" val="0"/>
                          </a:ext>
                        </a:extLst>
                      </a:blip>
                      <a:srcRect t="18313"/>
                      <a:stretch>
                        <a:fillRect/>
                      </a:stretch>
                    </pic:blipFill>
                    <pic:spPr bwMode="auto">
                      <a:xfrm>
                        <a:off x="0" y="0"/>
                        <a:ext cx="3014255" cy="1883372"/>
                      </a:xfrm>
                      <a:prstGeom prst="rect">
                        <a:avLst/>
                      </a:prstGeom>
                      <a:ln>
                        <a:noFill/>
                      </a:ln>
                      <a:extLst>
                        <a:ext uri="{53640926-AAD7-44D8-BBD7-CCE9431645EC}">
                          <a14:shadowObscured xmlns:a14="http://schemas.microsoft.com/office/drawing/2010/main"/>
                        </a:ext>
                      </a:extLst>
                    </pic:spPr>
                  </pic:pic>
                </a:graphicData>
              </a:graphic>
            </wp:inline>
          </w:drawing>
        </w:r>
      </w:ins>
    </w:p>
    <w:p w14:paraId="50B66A12" w14:textId="46A99F01" w:rsidR="00543FDB" w:rsidRPr="00BB0106" w:rsidRDefault="00C10682">
      <w:pPr>
        <w:pStyle w:val="TOF"/>
        <w:rPr>
          <w:ins w:id="5269" w:author="Andries Pandia" w:date="2025-08-22T17:40:00Z"/>
          <w:i/>
          <w:rPrChange w:id="5270" w:author="Andries Pandia" w:date="2025-08-26T08:27:00Z">
            <w:rPr>
              <w:ins w:id="5271" w:author="Andries Pandia" w:date="2025-08-22T17:40:00Z"/>
              <w:i w:val="0"/>
              <w:iCs w:val="0"/>
              <w:sz w:val="24"/>
              <w:szCs w:val="24"/>
            </w:rPr>
          </w:rPrChange>
        </w:rPr>
        <w:pPrChange w:id="5272" w:author="Andries Pandia" w:date="2025-08-26T08:27:00Z">
          <w:pPr>
            <w:pStyle w:val="Caption"/>
            <w:jc w:val="center"/>
          </w:pPr>
        </w:pPrChange>
      </w:pPr>
      <w:bookmarkStart w:id="5273" w:name="_Toc207091024"/>
      <w:r w:rsidRPr="00BB0106">
        <w:t>Gambar 3.17</w:t>
      </w:r>
      <w:ins w:id="5274" w:author="Andries Pandia" w:date="2025-08-26T08:27:00Z">
        <w:r w:rsidR="00210BE1" w:rsidRPr="00BB0106">
          <w:t>.</w:t>
        </w:r>
      </w:ins>
      <w:r w:rsidRPr="00BB0106">
        <w:t xml:space="preserve"> Hasil  Eksploitasi negara terbanyak</w:t>
      </w:r>
      <w:ins w:id="5275" w:author="Andries Pandia" w:date="2025-08-26T08:27:00Z">
        <w:r w:rsidR="00210BE1" w:rsidRPr="00BB0106">
          <w:t>.</w:t>
        </w:r>
      </w:ins>
      <w:bookmarkEnd w:id="5273"/>
    </w:p>
    <w:p w14:paraId="28D84672" w14:textId="77777777" w:rsidR="00210BE1" w:rsidRPr="00BB0106" w:rsidRDefault="00210BE1">
      <w:pPr>
        <w:contextualSpacing/>
        <w:rPr>
          <w:ins w:id="5276" w:author="Andries Pandia" w:date="2025-08-26T08:27:00Z"/>
          <w:noProof/>
          <w:kern w:val="2"/>
          <w:lang w:val="id-ID"/>
          <w14:ligatures w14:val="standardContextual"/>
        </w:rPr>
        <w:pPrChange w:id="5277" w:author="Andries Pandia" w:date="2025-08-22T10:57:00Z">
          <w:pPr>
            <w:spacing w:before="100" w:beforeAutospacing="1" w:after="100" w:afterAutospacing="1"/>
          </w:pPr>
        </w:pPrChange>
      </w:pPr>
    </w:p>
    <w:p w14:paraId="61723FAC" w14:textId="2CF0DCBB" w:rsidR="003701CC" w:rsidRPr="00BB0106" w:rsidRDefault="003701CC">
      <w:pPr>
        <w:contextualSpacing/>
        <w:rPr>
          <w:noProof/>
          <w:kern w:val="2"/>
          <w:lang w:val="id-ID"/>
          <w14:ligatures w14:val="standardContextual"/>
          <w:rPrChange w:id="5278" w:author="Andries Pandia" w:date="2025-08-26T08:27:00Z">
            <w:rPr/>
          </w:rPrChange>
        </w:rPr>
        <w:pPrChange w:id="5279" w:author="Andries Pandia" w:date="2025-08-22T10:57:00Z">
          <w:pPr>
            <w:spacing w:before="100" w:beforeAutospacing="1" w:after="100" w:afterAutospacing="1"/>
          </w:pPr>
        </w:pPrChange>
      </w:pPr>
      <w:r w:rsidRPr="00BB0106">
        <w:rPr>
          <w:noProof/>
          <w:kern w:val="2"/>
          <w:lang w:val="id-ID"/>
          <w14:ligatures w14:val="standardContextual"/>
          <w:rPrChange w:id="5280" w:author="Andries Pandia" w:date="2025-08-26T08:27:00Z">
            <w:rPr/>
          </w:rPrChange>
        </w:rPr>
        <w:t xml:space="preserve">Visualisasi pada Gambar </w:t>
      </w:r>
      <w:del w:id="5281" w:author="Andries Pandia" w:date="2025-08-22T13:50:00Z">
        <w:r w:rsidRPr="00BB0106" w:rsidDel="00865AC2">
          <w:rPr>
            <w:noProof/>
            <w:lang w:val="id-ID"/>
            <w:rPrChange w:id="5282" w:author="Andries Pandia" w:date="2025-08-26T08:27:00Z">
              <w:rPr/>
            </w:rPrChange>
          </w:rPr>
          <w:delText>[masukkan nomor gambar Anda]</w:delText>
        </w:r>
      </w:del>
      <w:ins w:id="5283" w:author="Andries Pandia" w:date="2025-08-22T13:50:00Z">
        <w:r w:rsidR="00865AC2" w:rsidRPr="00BB0106">
          <w:rPr>
            <w:lang w:val="en-ID"/>
            <w:rPrChange w:id="5284" w:author="Andries Pandia" w:date="2025-08-26T08:27:00Z">
              <w:rPr>
                <w:lang w:val="en-US"/>
              </w:rPr>
            </w:rPrChange>
          </w:rPr>
          <w:t>3.</w:t>
        </w:r>
      </w:ins>
      <w:ins w:id="5285" w:author="Andries Pandia" w:date="2025-08-26T08:27:00Z">
        <w:r w:rsidR="00210BE1" w:rsidRPr="00BB0106">
          <w:rPr>
            <w:lang w:val="en-ID"/>
            <w:rPrChange w:id="5286" w:author="Andries Pandia" w:date="2025-08-26T08:27:00Z">
              <w:rPr>
                <w:lang w:val="en-US"/>
              </w:rPr>
            </w:rPrChange>
          </w:rPr>
          <w:t>17</w:t>
        </w:r>
      </w:ins>
      <w:r w:rsidRPr="00BB0106">
        <w:t xml:space="preserve"> </w:t>
      </w:r>
      <w:proofErr w:type="spellStart"/>
      <w:r w:rsidRPr="00BB0106">
        <w:t>menyajikan</w:t>
      </w:r>
      <w:proofErr w:type="spellEnd"/>
      <w:r w:rsidRPr="00BB0106">
        <w:t xml:space="preserve"> </w:t>
      </w:r>
      <w:proofErr w:type="spellStart"/>
      <w:r w:rsidRPr="00BB0106">
        <w:t>peringkat</w:t>
      </w:r>
      <w:proofErr w:type="spellEnd"/>
      <w:r w:rsidRPr="00BB0106">
        <w:t xml:space="preserve"> 10 negara </w:t>
      </w:r>
      <w:proofErr w:type="spellStart"/>
      <w:r w:rsidRPr="00BB0106">
        <w:t>teratas</w:t>
      </w:r>
      <w:proofErr w:type="spellEnd"/>
      <w:r w:rsidRPr="00BB0106">
        <w:t xml:space="preserve"> yang </w:t>
      </w:r>
      <w:proofErr w:type="spellStart"/>
      <w:r w:rsidRPr="00BB0106">
        <w:t>menjadi</w:t>
      </w:r>
      <w:proofErr w:type="spellEnd"/>
      <w:r w:rsidRPr="00BB0106">
        <w:t xml:space="preserve"> </w:t>
      </w:r>
      <w:proofErr w:type="spellStart"/>
      <w:r w:rsidRPr="00BB0106">
        <w:t>lokasi</w:t>
      </w:r>
      <w:proofErr w:type="spellEnd"/>
      <w:r w:rsidRPr="00BB0106">
        <w:t xml:space="preserve"> </w:t>
      </w:r>
      <w:proofErr w:type="spellStart"/>
      <w:r w:rsidRPr="00BB0106">
        <w:t>terjadinya</w:t>
      </w:r>
      <w:proofErr w:type="spellEnd"/>
      <w:r w:rsidRPr="00BB0106">
        <w:t xml:space="preserve"> </w:t>
      </w:r>
      <w:proofErr w:type="spellStart"/>
      <w:r w:rsidRPr="00BB0106">
        <w:t>eksploitasi</w:t>
      </w:r>
      <w:proofErr w:type="spellEnd"/>
      <w:r w:rsidRPr="00BB0106">
        <w:t xml:space="preserve"> (</w:t>
      </w:r>
      <w:r w:rsidRPr="00BB0106">
        <w:rPr>
          <w:i/>
          <w:rPrChange w:id="5287" w:author="Andries Pandia" w:date="2025-08-26T08:27:00Z">
            <w:rPr/>
          </w:rPrChange>
        </w:rPr>
        <w:t>Country of Exploitation</w:t>
      </w:r>
      <w:r w:rsidRPr="00BB0106">
        <w:t xml:space="preserve">), </w:t>
      </w:r>
      <w:proofErr w:type="spellStart"/>
      <w:r w:rsidRPr="00BB0106">
        <w:t>berdasarkan</w:t>
      </w:r>
      <w:proofErr w:type="spellEnd"/>
      <w:r w:rsidRPr="00BB0106">
        <w:t xml:space="preserve"> </w:t>
      </w:r>
      <w:proofErr w:type="spellStart"/>
      <w:r w:rsidRPr="00BB0106">
        <w:t>jumlah</w:t>
      </w:r>
      <w:proofErr w:type="spellEnd"/>
      <w:r w:rsidRPr="00BB0106">
        <w:t xml:space="preserve"> </w:t>
      </w:r>
      <w:proofErr w:type="spellStart"/>
      <w:r w:rsidRPr="00BB0106">
        <w:t>kasus</w:t>
      </w:r>
      <w:proofErr w:type="spellEnd"/>
      <w:r w:rsidRPr="00BB0106">
        <w:t xml:space="preserve"> yang </w:t>
      </w:r>
      <w:proofErr w:type="spellStart"/>
      <w:r w:rsidRPr="00BB0106">
        <w:t>tercatat</w:t>
      </w:r>
      <w:proofErr w:type="spellEnd"/>
      <w:r w:rsidRPr="00BB0106">
        <w:t xml:space="preserve"> </w:t>
      </w:r>
      <w:proofErr w:type="spellStart"/>
      <w:r w:rsidRPr="00BB0106">
        <w:t>dalam</w:t>
      </w:r>
      <w:proofErr w:type="spellEnd"/>
      <w:r w:rsidRPr="00BB0106">
        <w:t xml:space="preserve"> dataset. </w:t>
      </w:r>
      <w:proofErr w:type="spellStart"/>
      <w:r w:rsidRPr="00BB0106">
        <w:t>Grafik</w:t>
      </w:r>
      <w:proofErr w:type="spellEnd"/>
      <w:r w:rsidRPr="00BB0106">
        <w:t xml:space="preserve"> </w:t>
      </w:r>
      <w:proofErr w:type="spellStart"/>
      <w:r w:rsidRPr="00BB0106">
        <w:t>ini</w:t>
      </w:r>
      <w:proofErr w:type="spellEnd"/>
      <w:r w:rsidRPr="00BB0106">
        <w:t xml:space="preserve"> </w:t>
      </w:r>
      <w:proofErr w:type="spellStart"/>
      <w:r w:rsidRPr="00BB0106">
        <w:t>menggunakan</w:t>
      </w:r>
      <w:proofErr w:type="spellEnd"/>
      <w:r w:rsidRPr="00BB0106">
        <w:t xml:space="preserve"> format diagram </w:t>
      </w:r>
      <w:proofErr w:type="spellStart"/>
      <w:r w:rsidRPr="00BB0106">
        <w:t>batang</w:t>
      </w:r>
      <w:proofErr w:type="spellEnd"/>
      <w:r w:rsidRPr="00BB0106">
        <w:t xml:space="preserve"> horizontal (</w:t>
      </w:r>
      <w:proofErr w:type="spellStart"/>
      <w:r w:rsidRPr="00BB0106">
        <w:t>barh</w:t>
      </w:r>
      <w:proofErr w:type="spellEnd"/>
      <w:r w:rsidRPr="00BB0106">
        <w:t xml:space="preserve">) </w:t>
      </w:r>
      <w:proofErr w:type="spellStart"/>
      <w:r w:rsidRPr="00BB0106">
        <w:t>untuk</w:t>
      </w:r>
      <w:proofErr w:type="spellEnd"/>
      <w:r w:rsidRPr="00BB0106">
        <w:t xml:space="preserve"> </w:t>
      </w:r>
      <w:proofErr w:type="spellStart"/>
      <w:r w:rsidRPr="00BB0106">
        <w:t>mempermudah</w:t>
      </w:r>
      <w:proofErr w:type="spellEnd"/>
      <w:r w:rsidRPr="00BB0106">
        <w:t xml:space="preserve"> </w:t>
      </w:r>
      <w:proofErr w:type="spellStart"/>
      <w:r w:rsidRPr="00BB0106">
        <w:t>pembacaan</w:t>
      </w:r>
      <w:proofErr w:type="spellEnd"/>
      <w:r w:rsidRPr="00BB0106">
        <w:t xml:space="preserve"> nama negara dan </w:t>
      </w:r>
      <w:proofErr w:type="spellStart"/>
      <w:r w:rsidRPr="00BB0106">
        <w:t>perbandingan</w:t>
      </w:r>
      <w:proofErr w:type="spellEnd"/>
      <w:r w:rsidRPr="00BB0106">
        <w:t xml:space="preserve"> </w:t>
      </w:r>
      <w:proofErr w:type="spellStart"/>
      <w:r w:rsidRPr="00BB0106">
        <w:t>kuantitas</w:t>
      </w:r>
      <w:proofErr w:type="spellEnd"/>
      <w:r w:rsidRPr="00BB0106">
        <w:t xml:space="preserve"> </w:t>
      </w:r>
      <w:proofErr w:type="spellStart"/>
      <w:r w:rsidRPr="00BB0106">
        <w:t>kasus</w:t>
      </w:r>
      <w:proofErr w:type="spellEnd"/>
      <w:r w:rsidRPr="00BB0106">
        <w:t>.</w:t>
      </w:r>
    </w:p>
    <w:p w14:paraId="7A7A4A3E" w14:textId="77777777" w:rsidR="00E3363A" w:rsidRPr="00BB0106" w:rsidRDefault="00E3363A">
      <w:pPr>
        <w:contextualSpacing/>
        <w:rPr>
          <w:ins w:id="5288" w:author="Andries Pandia" w:date="2025-08-22T16:21:00Z"/>
          <w:b/>
          <w:noProof/>
          <w:lang w:val="id-ID"/>
          <w:rPrChange w:id="5289" w:author="Andries Pandia" w:date="2025-08-26T08:27:00Z">
            <w:rPr>
              <w:ins w:id="5290" w:author="Andries Pandia" w:date="2025-08-22T16:21:00Z"/>
              <w:b/>
            </w:rPr>
          </w:rPrChange>
        </w:rPr>
        <w:pPrChange w:id="5291" w:author="Andries Pandia" w:date="2025-08-22T15:44:00Z">
          <w:pPr>
            <w:spacing w:before="100" w:beforeAutospacing="1" w:after="100" w:afterAutospacing="1"/>
          </w:pPr>
        </w:pPrChange>
      </w:pPr>
    </w:p>
    <w:p w14:paraId="770184BE" w14:textId="4D2D8CB1" w:rsidR="003701CC" w:rsidRPr="00BB0106" w:rsidRDefault="00FA6D1C">
      <w:pPr>
        <w:ind w:firstLine="0"/>
        <w:contextualSpacing/>
        <w:rPr>
          <w:bCs/>
          <w:noProof/>
          <w:kern w:val="2"/>
          <w:lang w:val="id-ID"/>
          <w14:ligatures w14:val="standardContextual"/>
          <w:rPrChange w:id="5292" w:author="Andries Pandia" w:date="2025-08-26T08:27:00Z">
            <w:rPr/>
          </w:rPrChange>
        </w:rPr>
        <w:pPrChange w:id="5293" w:author="Andries Pandia" w:date="2025-08-26T08:28:00Z">
          <w:pPr>
            <w:spacing w:before="100" w:beforeAutospacing="1" w:after="100" w:afterAutospacing="1"/>
          </w:pPr>
        </w:pPrChange>
      </w:pPr>
      <w:ins w:id="5294" w:author="Andries Pandia" w:date="2025-08-22T15:45:00Z">
        <w:r w:rsidRPr="00BB0106">
          <w:rPr>
            <w:bCs/>
            <w:noProof/>
            <w:lang w:val="id-ID"/>
            <w:rPrChange w:id="5295" w:author="Andries Pandia" w:date="2025-08-26T08:27:00Z">
              <w:rPr>
                <w:bCs/>
              </w:rPr>
            </w:rPrChange>
          </w:rPr>
          <w:t xml:space="preserve">A. </w:t>
        </w:r>
      </w:ins>
      <w:r w:rsidR="003701CC" w:rsidRPr="00BB0106">
        <w:rPr>
          <w:bCs/>
          <w:noProof/>
          <w:kern w:val="2"/>
          <w:lang w:val="id-ID"/>
          <w14:ligatures w14:val="standardContextual"/>
          <w:rPrChange w:id="5296" w:author="Andries Pandia" w:date="2025-08-26T08:27:00Z">
            <w:rPr/>
          </w:rPrChange>
        </w:rPr>
        <w:t>Temuan Utama:</w:t>
      </w:r>
    </w:p>
    <w:p w14:paraId="104E765F" w14:textId="09D662DA" w:rsidR="003701CC" w:rsidRPr="00BB0106" w:rsidDel="00543FDB" w:rsidRDefault="003701CC">
      <w:pPr>
        <w:contextualSpacing/>
        <w:rPr>
          <w:del w:id="5297" w:author="Andries Pandia" w:date="2025-08-22T17:41:00Z"/>
          <w:noProof/>
          <w:kern w:val="2"/>
          <w:lang w:val="id-ID"/>
          <w14:ligatures w14:val="standardContextual"/>
          <w:rPrChange w:id="5298" w:author="Andries Pandia" w:date="2025-08-26T08:27:00Z">
            <w:rPr>
              <w:del w:id="5299" w:author="Andries Pandia" w:date="2025-08-22T17:41:00Z"/>
            </w:rPr>
          </w:rPrChange>
        </w:rPr>
        <w:pPrChange w:id="5300" w:author="Andries Pandia" w:date="2025-08-22T13:44:00Z">
          <w:pPr>
            <w:spacing w:before="100" w:beforeAutospacing="1" w:after="100" w:afterAutospacing="1"/>
          </w:pPr>
        </w:pPrChange>
      </w:pPr>
      <w:r w:rsidRPr="00BB0106">
        <w:rPr>
          <w:noProof/>
          <w:kern w:val="2"/>
          <w:lang w:val="id-ID"/>
          <w14:ligatures w14:val="standardContextual"/>
          <w:rPrChange w:id="5301" w:author="Andries Pandia" w:date="2025-08-26T08:27:00Z">
            <w:rPr/>
          </w:rPrChange>
        </w:rPr>
        <w:t>Hasil analisis menunjukkan adanya konsentrasi kasus yang sangat tinggi di beberapa negara tertentu. Amerika Serikat (US) menempati peringkat pertama dengan jumlah kasus yang jauh melampaui negara lain, yaitu lebih dari 6.000 kasus. Peringkat kedua ditempati oleh Rusia (RU) dengan jumlah kasus sekitar 1.000, diikuti oleh Ukraina (UA) dan Indonesia (ID) dengan jumlah yang lebih rendah namun tetap signifikan.</w:t>
      </w:r>
    </w:p>
    <w:p w14:paraId="407F1A12" w14:textId="77777777" w:rsidR="00E3363A" w:rsidRPr="00BB0106" w:rsidRDefault="00E3363A">
      <w:pPr>
        <w:contextualSpacing/>
        <w:rPr>
          <w:ins w:id="5302" w:author="Andries Pandia" w:date="2025-08-22T16:21:00Z"/>
          <w:b/>
          <w:noProof/>
          <w:lang w:val="id-ID"/>
          <w:rPrChange w:id="5303" w:author="Andries Pandia" w:date="2025-08-26T08:27:00Z">
            <w:rPr>
              <w:ins w:id="5304" w:author="Andries Pandia" w:date="2025-08-22T16:21:00Z"/>
              <w:b/>
            </w:rPr>
          </w:rPrChange>
        </w:rPr>
        <w:pPrChange w:id="5305" w:author="Andries Pandia" w:date="2025-08-22T17:41:00Z">
          <w:pPr>
            <w:spacing w:before="100" w:beforeAutospacing="1" w:after="100" w:afterAutospacing="1"/>
          </w:pPr>
        </w:pPrChange>
      </w:pPr>
    </w:p>
    <w:p w14:paraId="6717ED71" w14:textId="77777777" w:rsidR="00E3363A" w:rsidRPr="00BB0106" w:rsidRDefault="00E3363A">
      <w:pPr>
        <w:contextualSpacing/>
        <w:rPr>
          <w:ins w:id="5306" w:author="Andries Pandia" w:date="2025-08-22T16:21:00Z"/>
          <w:b/>
          <w:noProof/>
          <w:lang w:val="id-ID"/>
          <w:rPrChange w:id="5307" w:author="Andries Pandia" w:date="2025-08-26T08:27:00Z">
            <w:rPr>
              <w:ins w:id="5308" w:author="Andries Pandia" w:date="2025-08-22T16:21:00Z"/>
              <w:b/>
            </w:rPr>
          </w:rPrChange>
        </w:rPr>
        <w:pPrChange w:id="5309" w:author="Andries Pandia" w:date="2025-08-22T15:44:00Z">
          <w:pPr>
            <w:spacing w:before="100" w:beforeAutospacing="1" w:after="100" w:afterAutospacing="1"/>
          </w:pPr>
        </w:pPrChange>
      </w:pPr>
    </w:p>
    <w:p w14:paraId="2D1FCC0A" w14:textId="7D43684F" w:rsidR="003701CC" w:rsidRPr="00BB0106" w:rsidRDefault="00FA6D1C">
      <w:pPr>
        <w:ind w:firstLine="0"/>
        <w:contextualSpacing/>
        <w:rPr>
          <w:noProof/>
          <w:kern w:val="2"/>
          <w:lang w:val="id-ID"/>
          <w14:ligatures w14:val="standardContextual"/>
          <w:rPrChange w:id="5310" w:author="Andries Pandia" w:date="2025-08-26T08:28:00Z">
            <w:rPr/>
          </w:rPrChange>
        </w:rPr>
        <w:pPrChange w:id="5311" w:author="Andries Pandia" w:date="2025-08-26T08:28:00Z">
          <w:pPr>
            <w:spacing w:before="100" w:beforeAutospacing="1" w:after="100" w:afterAutospacing="1"/>
          </w:pPr>
        </w:pPrChange>
      </w:pPr>
      <w:ins w:id="5312" w:author="Andries Pandia" w:date="2025-08-22T15:45:00Z">
        <w:r w:rsidRPr="00BB0106">
          <w:rPr>
            <w:noProof/>
            <w:lang w:val="id-ID"/>
            <w:rPrChange w:id="5313" w:author="Andries Pandia" w:date="2025-08-26T08:28:00Z">
              <w:rPr>
                <w:b/>
              </w:rPr>
            </w:rPrChange>
          </w:rPr>
          <w:t>B</w:t>
        </w:r>
        <w:r w:rsidRPr="00BB0106">
          <w:rPr>
            <w:bCs/>
            <w:noProof/>
            <w:lang w:val="id-ID"/>
            <w:rPrChange w:id="5314" w:author="Andries Pandia" w:date="2025-08-26T08:28:00Z">
              <w:rPr>
                <w:bCs/>
              </w:rPr>
            </w:rPrChange>
          </w:rPr>
          <w:t xml:space="preserve">. </w:t>
        </w:r>
      </w:ins>
      <w:proofErr w:type="spellStart"/>
      <w:r w:rsidR="003701CC" w:rsidRPr="00A96BCD">
        <w:rPr>
          <w:bCs/>
        </w:rPr>
        <w:t>Interpretasi</w:t>
      </w:r>
      <w:proofErr w:type="spellEnd"/>
      <w:r w:rsidR="003701CC" w:rsidRPr="00A96BCD">
        <w:rPr>
          <w:bCs/>
        </w:rPr>
        <w:t xml:space="preserve"> Hasil:</w:t>
      </w:r>
    </w:p>
    <w:p w14:paraId="37E377F2" w14:textId="009AFEBF" w:rsidR="003701CC" w:rsidRPr="00BB0106" w:rsidDel="00543FDB" w:rsidRDefault="003701CC">
      <w:pPr>
        <w:contextualSpacing/>
        <w:rPr>
          <w:del w:id="5315" w:author="Andries Pandia" w:date="2025-08-22T17:41:00Z"/>
          <w:noProof/>
          <w:kern w:val="2"/>
          <w:lang w:val="id-ID"/>
          <w14:ligatures w14:val="standardContextual"/>
          <w:rPrChange w:id="5316" w:author="Andries Pandia" w:date="2025-08-26T08:27:00Z">
            <w:rPr>
              <w:del w:id="5317" w:author="Andries Pandia" w:date="2025-08-22T17:41:00Z"/>
            </w:rPr>
          </w:rPrChange>
        </w:rPr>
        <w:pPrChange w:id="5318" w:author="Andries Pandia" w:date="2025-08-22T17:41:00Z">
          <w:pPr>
            <w:spacing w:before="100" w:beforeAutospacing="1" w:after="100" w:afterAutospacing="1"/>
          </w:pPr>
        </w:pPrChange>
      </w:pPr>
      <w:r w:rsidRPr="00BB0106">
        <w:rPr>
          <w:noProof/>
          <w:kern w:val="2"/>
          <w:lang w:val="id-ID"/>
          <w14:ligatures w14:val="standardContextual"/>
          <w:rPrChange w:id="5319" w:author="Andries Pandia" w:date="2025-08-26T08:27:00Z">
            <w:rPr/>
          </w:rPrChange>
        </w:rPr>
        <w:t xml:space="preserve">Data ini mengindikasikan bahwa negara-negara maju dan negara dengan populasi besar, seperti Amerika Serikat dan Rusia, menjadi lokasi utama di mana kasus perdagangan manusia teridentifikasi atau dilaporkan. Tingginya angka di Amerika Serikat bisa mencerminkan dua kemungkinan: tingginya prevalensi kasus di negara tersebut, atau sistem pelaporan dan pencatatan data yang lebih baik dibandingkan negara lain. Kehadiran Indonesia dalam 10 besar juga menyoroti </w:t>
      </w:r>
      <w:r w:rsidRPr="00BB0106">
        <w:rPr>
          <w:noProof/>
          <w:kern w:val="2"/>
          <w:lang w:val="id-ID"/>
          <w14:ligatures w14:val="standardContextual"/>
          <w:rPrChange w:id="5320" w:author="Andries Pandia" w:date="2025-08-26T08:27:00Z">
            <w:rPr/>
          </w:rPrChange>
        </w:rPr>
        <w:lastRenderedPageBreak/>
        <w:t>relevansi isu ini dalam konteks nasional. Analisis geografis ini penting untuk memetakan wilayah-wilayah prioritas yang memerlukan perhatian khusus dalam upaya penegakan hukum dan perlindungan korban.</w:t>
      </w:r>
    </w:p>
    <w:p w14:paraId="1E95AAC0" w14:textId="53FC44DF" w:rsidR="003701CC" w:rsidRPr="00BB0106" w:rsidDel="00543FDB" w:rsidRDefault="003701CC">
      <w:pPr>
        <w:rPr>
          <w:del w:id="5321" w:author="Andries Pandia" w:date="2025-08-22T17:41:00Z"/>
          <w:noProof/>
          <w:lang w:val="id-ID"/>
          <w:rPrChange w:id="5322" w:author="Andries Pandia" w:date="2025-08-26T08:27:00Z">
            <w:rPr>
              <w:del w:id="5323" w:author="Andries Pandia" w:date="2025-08-22T17:41:00Z"/>
            </w:rPr>
          </w:rPrChange>
        </w:rPr>
      </w:pPr>
    </w:p>
    <w:p w14:paraId="47770871" w14:textId="70824DFE" w:rsidR="000C43C3" w:rsidRPr="00BB0106" w:rsidDel="00543FDB" w:rsidRDefault="00865AC2">
      <w:pPr>
        <w:rPr>
          <w:del w:id="5324" w:author="Andries Pandia" w:date="2025-08-22T17:40:00Z"/>
          <w:rStyle w:val="s6"/>
          <w:i/>
          <w:iCs/>
          <w:noProof/>
          <w:color w:val="000000"/>
          <w:lang w:val="id-ID"/>
          <w:rPrChange w:id="5325" w:author="Andries Pandia" w:date="2025-08-26T08:27:00Z">
            <w:rPr>
              <w:del w:id="5326" w:author="Andries Pandia" w:date="2025-08-22T17:40:00Z"/>
              <w:rStyle w:val="s6"/>
              <w:i w:val="0"/>
              <w:iCs w:val="0"/>
              <w:noProof w:val="0"/>
              <w:color w:val="000000"/>
              <w:kern w:val="0"/>
              <w:sz w:val="24"/>
              <w:szCs w:val="24"/>
              <w:lang w:val="en-ID"/>
              <w14:ligatures w14:val="none"/>
            </w:rPr>
          </w:rPrChange>
        </w:rPr>
        <w:pPrChange w:id="5327" w:author="Andries Pandia" w:date="2025-08-22T17:41:00Z">
          <w:pPr>
            <w:pStyle w:val="Caption"/>
            <w:spacing w:after="0"/>
          </w:pPr>
        </w:pPrChange>
      </w:pPr>
      <w:moveToRangeStart w:id="5328" w:author="Andries Pandia" w:date="2025-08-22T13:47:00Z" w:name="move206762850"/>
      <w:moveTo w:id="5329" w:author="Andries Pandia" w:date="2025-08-22T13:47:00Z">
        <w:del w:id="5330" w:author="Andries Pandia" w:date="2025-08-22T17:40:00Z">
          <w:r w:rsidRPr="00BB0106" w:rsidDel="00543FDB">
            <w:rPr>
              <w:noProof/>
              <w:color w:val="000000" w:themeColor="text1"/>
              <w:lang w:val="id-ID"/>
              <w:rPrChange w:id="5331" w:author="Andries Pandia" w:date="2025-08-26T08:27:00Z">
                <w:rPr>
                  <w:lang w:val="en-US"/>
                </w:rPr>
              </w:rPrChange>
            </w:rPr>
            <w:drawing>
              <wp:inline distT="0" distB="0" distL="0" distR="0" wp14:anchorId="73E7F9D9" wp14:editId="2568E641">
                <wp:extent cx="2986141" cy="45720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5960" name="Picture 1332465960"/>
                        <pic:cNvPicPr/>
                      </pic:nvPicPr>
                      <pic:blipFill rotWithShape="1">
                        <a:blip r:embed="rId34" cstate="print">
                          <a:extLst>
                            <a:ext uri="{28A0092B-C50C-407E-A947-70E740481C1C}">
                              <a14:useLocalDpi xmlns:a14="http://schemas.microsoft.com/office/drawing/2010/main" val="0"/>
                            </a:ext>
                          </a:extLst>
                        </a:blip>
                        <a:srcRect b="79983"/>
                        <a:stretch>
                          <a:fillRect/>
                        </a:stretch>
                      </pic:blipFill>
                      <pic:spPr bwMode="auto">
                        <a:xfrm>
                          <a:off x="0" y="0"/>
                          <a:ext cx="3014255" cy="461504"/>
                        </a:xfrm>
                        <a:prstGeom prst="rect">
                          <a:avLst/>
                        </a:prstGeom>
                        <a:ln>
                          <a:noFill/>
                        </a:ln>
                        <a:extLst>
                          <a:ext uri="{53640926-AAD7-44D8-BBD7-CCE9431645EC}">
                            <a14:shadowObscured xmlns:a14="http://schemas.microsoft.com/office/drawing/2010/main"/>
                          </a:ext>
                        </a:extLst>
                      </pic:spPr>
                    </pic:pic>
                  </a:graphicData>
                </a:graphic>
              </wp:inline>
            </w:drawing>
          </w:r>
        </w:del>
      </w:moveTo>
      <w:moveToRangeEnd w:id="5328"/>
    </w:p>
    <w:p w14:paraId="02A55F5E" w14:textId="09C98663" w:rsidR="00130C3D" w:rsidRPr="00A96BCD" w:rsidDel="00543FDB" w:rsidRDefault="000C43C3">
      <w:pPr>
        <w:rPr>
          <w:del w:id="5332" w:author="Andries Pandia" w:date="2025-08-22T17:40:00Z"/>
        </w:rPr>
        <w:pPrChange w:id="5333" w:author="Andries Pandia" w:date="2025-08-22T17:41:00Z">
          <w:pPr>
            <w:pStyle w:val="Caption"/>
            <w:keepNext/>
            <w:spacing w:after="0"/>
            <w:jc w:val="center"/>
          </w:pPr>
        </w:pPrChange>
      </w:pPr>
      <w:moveFromRangeStart w:id="5334" w:author="Andries Pandia" w:date="2025-08-22T13:47:00Z" w:name="move206762850"/>
      <w:moveFrom w:id="5335" w:author="Andries Pandia" w:date="2025-08-22T13:47:00Z">
        <w:del w:id="5336" w:author="Andries Pandia" w:date="2025-08-22T17:40:00Z">
          <w:r w:rsidRPr="00BB0106" w:rsidDel="00543FDB">
            <w:rPr>
              <w:i/>
              <w:iCs/>
              <w:noProof/>
              <w:color w:val="000000" w:themeColor="text1"/>
              <w:lang w:val="id-ID"/>
              <w:rPrChange w:id="5337" w:author="Andries Pandia" w:date="2025-08-26T08:27:00Z">
                <w:rPr>
                  <w:color w:val="000000" w:themeColor="text1"/>
                  <w:lang w:val="en-US"/>
                </w:rPr>
              </w:rPrChange>
            </w:rPr>
            <w:drawing>
              <wp:inline distT="0" distB="0" distL="0" distR="0" wp14:anchorId="4D6C4185" wp14:editId="64352173">
                <wp:extent cx="2986141" cy="457200"/>
                <wp:effectExtent l="0" t="0" r="0" b="0"/>
                <wp:docPr id="13324659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5960" name="Picture 1332465960"/>
                        <pic:cNvPicPr/>
                      </pic:nvPicPr>
                      <pic:blipFill rotWithShape="1">
                        <a:blip r:embed="rId34" cstate="print">
                          <a:extLst>
                            <a:ext uri="{28A0092B-C50C-407E-A947-70E740481C1C}">
                              <a14:useLocalDpi xmlns:a14="http://schemas.microsoft.com/office/drawing/2010/main" val="0"/>
                            </a:ext>
                          </a:extLst>
                        </a:blip>
                        <a:srcRect b="79983"/>
                        <a:stretch>
                          <a:fillRect/>
                        </a:stretch>
                      </pic:blipFill>
                      <pic:spPr bwMode="auto">
                        <a:xfrm>
                          <a:off x="0" y="0"/>
                          <a:ext cx="3014255" cy="461504"/>
                        </a:xfrm>
                        <a:prstGeom prst="rect">
                          <a:avLst/>
                        </a:prstGeom>
                        <a:ln>
                          <a:noFill/>
                        </a:ln>
                        <a:extLst>
                          <a:ext uri="{53640926-AAD7-44D8-BBD7-CCE9431645EC}">
                            <a14:shadowObscured xmlns:a14="http://schemas.microsoft.com/office/drawing/2010/main"/>
                          </a:ext>
                        </a:extLst>
                      </pic:spPr>
                    </pic:pic>
                  </a:graphicData>
                </a:graphic>
              </wp:inline>
            </w:drawing>
          </w:r>
        </w:del>
      </w:moveFrom>
      <w:moveFromRangeEnd w:id="5334"/>
    </w:p>
    <w:p w14:paraId="37B12E9D" w14:textId="01AA1A0E" w:rsidR="003701CC" w:rsidRPr="00BB0106" w:rsidDel="00865AC2" w:rsidRDefault="003701CC">
      <w:pPr>
        <w:contextualSpacing/>
        <w:rPr>
          <w:del w:id="5338" w:author="Andries Pandia" w:date="2025-08-22T13:52:00Z"/>
          <w:noProof/>
          <w:kern w:val="2"/>
          <w:lang w:val="id-ID"/>
          <w14:ligatures w14:val="standardContextual"/>
          <w:rPrChange w:id="5339" w:author="Andries Pandia" w:date="2025-08-26T08:27:00Z">
            <w:rPr>
              <w:del w:id="5340" w:author="Andries Pandia" w:date="2025-08-22T13:52:00Z"/>
            </w:rPr>
          </w:rPrChange>
        </w:rPr>
        <w:pPrChange w:id="5341" w:author="Andries Pandia" w:date="2025-08-22T17:41:00Z">
          <w:pPr>
            <w:spacing w:before="100" w:beforeAutospacing="1" w:after="100" w:afterAutospacing="1"/>
          </w:pPr>
        </w:pPrChange>
      </w:pPr>
      <w:del w:id="5342" w:author="Andries Pandia" w:date="2025-08-22T13:52:00Z">
        <w:r w:rsidRPr="00BB0106" w:rsidDel="00865AC2">
          <w:rPr>
            <w:noProof/>
            <w:kern w:val="2"/>
            <w:lang w:val="id-ID"/>
            <w14:ligatures w14:val="standardContextual"/>
            <w:rPrChange w:id="5343" w:author="Andries Pandia" w:date="2025-08-26T08:27:00Z">
              <w:rPr/>
            </w:rPrChange>
          </w:rPr>
          <w:delText>Visualisasi pada Gambar [masukkan nomor gambar Anda] menyajikan analisis tren temporal mengenai jumlah korban anak perempuan di bawah usia 18 tahun yang tercatat dari tahun 2007 hingga 2022. Grafik garis (</w:delText>
        </w:r>
        <w:r w:rsidRPr="00BB0106" w:rsidDel="00865AC2">
          <w:rPr>
            <w:i/>
            <w:iCs/>
            <w:noProof/>
            <w:kern w:val="2"/>
            <w:lang w:val="id-ID"/>
            <w14:ligatures w14:val="standardContextual"/>
            <w:rPrChange w:id="5344" w:author="Andries Pandia" w:date="2025-08-26T08:27:00Z">
              <w:rPr>
                <w:i/>
                <w:iCs/>
              </w:rPr>
            </w:rPrChange>
          </w:rPr>
          <w:delText>line chart</w:delText>
        </w:r>
        <w:r w:rsidRPr="00BB0106" w:rsidDel="00865AC2">
          <w:delText>) ini digunakan untuk mengidentifikasi pola, fluktuasi, dan perubahan signifikan dalam jumlah kasus dari tahun ke tahun.</w:delText>
        </w:r>
      </w:del>
    </w:p>
    <w:p w14:paraId="23560B7D" w14:textId="78926AA3" w:rsidR="003701CC" w:rsidRPr="00BB0106" w:rsidDel="00865AC2" w:rsidRDefault="003701CC">
      <w:pPr>
        <w:contextualSpacing/>
        <w:rPr>
          <w:del w:id="5345" w:author="Andries Pandia" w:date="2025-08-22T13:52:00Z"/>
          <w:noProof/>
          <w:kern w:val="2"/>
          <w:lang w:val="id-ID"/>
          <w14:ligatures w14:val="standardContextual"/>
          <w:rPrChange w:id="5346" w:author="Andries Pandia" w:date="2025-08-26T08:27:00Z">
            <w:rPr>
              <w:del w:id="5347" w:author="Andries Pandia" w:date="2025-08-22T13:52:00Z"/>
            </w:rPr>
          </w:rPrChange>
        </w:rPr>
        <w:pPrChange w:id="5348" w:author="Andries Pandia" w:date="2025-08-22T17:41:00Z">
          <w:pPr>
            <w:spacing w:before="100" w:beforeAutospacing="1" w:after="100" w:afterAutospacing="1"/>
          </w:pPr>
        </w:pPrChange>
      </w:pPr>
      <w:del w:id="5349" w:author="Andries Pandia" w:date="2025-08-22T13:52:00Z">
        <w:r w:rsidRPr="00BB0106" w:rsidDel="00865AC2">
          <w:rPr>
            <w:b/>
            <w:bCs/>
            <w:noProof/>
            <w:kern w:val="2"/>
            <w:lang w:val="id-ID"/>
            <w14:ligatures w14:val="standardContextual"/>
            <w:rPrChange w:id="5350" w:author="Andries Pandia" w:date="2025-08-26T08:27:00Z">
              <w:rPr>
                <w:b/>
                <w:bCs/>
              </w:rPr>
            </w:rPrChange>
          </w:rPr>
          <w:delText>Deskripsi Tren</w:delText>
        </w:r>
      </w:del>
      <w:del w:id="5351" w:author="Andries Pandia" w:date="2025-08-22T13:49:00Z">
        <w:r w:rsidRPr="00BB0106" w:rsidDel="00865AC2">
          <w:rPr>
            <w:b/>
            <w:bCs/>
            <w:noProof/>
            <w:kern w:val="2"/>
            <w:lang w:val="id-ID"/>
            <w14:ligatures w14:val="standardContextual"/>
            <w:rPrChange w:id="5352" w:author="Andries Pandia" w:date="2025-08-26T08:27:00Z">
              <w:rPr>
                <w:b/>
                <w:bCs/>
              </w:rPr>
            </w:rPrChange>
          </w:rPr>
          <w:delText xml:space="preserve"> </w:delText>
        </w:r>
      </w:del>
      <w:del w:id="5353" w:author="Andries Pandia" w:date="2025-08-22T13:52:00Z">
        <w:r w:rsidRPr="00BB0106" w:rsidDel="00865AC2">
          <w:rPr>
            <w:b/>
            <w:bCs/>
            <w:noProof/>
            <w:kern w:val="2"/>
            <w:lang w:val="id-ID"/>
            <w14:ligatures w14:val="standardContextual"/>
            <w:rPrChange w:id="5354" w:author="Andries Pandia" w:date="2025-08-26T08:27:00Z">
              <w:rPr>
                <w:b/>
                <w:bCs/>
              </w:rPr>
            </w:rPrChange>
          </w:rPr>
          <w:delText>Data:</w:delText>
        </w:r>
        <w:r w:rsidRPr="00BB0106" w:rsidDel="00865AC2">
          <w:delText xml:space="preserve"> Grafik tersebut mengilustrasikan tiga fase yang berbeda</w:delText>
        </w:r>
      </w:del>
      <w:del w:id="5355" w:author="Andries Pandia" w:date="2025-08-22T13:49:00Z">
        <w:r w:rsidRPr="00BB0106" w:rsidDel="00865AC2">
          <w:delText>.</w:delText>
        </w:r>
      </w:del>
    </w:p>
    <w:p w14:paraId="370374B5" w14:textId="6285228D" w:rsidR="003701CC" w:rsidRPr="00BB0106" w:rsidDel="00865AC2" w:rsidRDefault="003701CC">
      <w:pPr>
        <w:contextualSpacing/>
        <w:rPr>
          <w:del w:id="5356" w:author="Andries Pandia" w:date="2025-08-22T13:52:00Z"/>
          <w:noProof/>
          <w:kern w:val="2"/>
          <w:lang w:val="id-ID"/>
          <w14:ligatures w14:val="standardContextual"/>
          <w:rPrChange w:id="5357" w:author="Andries Pandia" w:date="2025-08-26T08:27:00Z">
            <w:rPr>
              <w:del w:id="5358" w:author="Andries Pandia" w:date="2025-08-22T13:52:00Z"/>
            </w:rPr>
          </w:rPrChange>
        </w:rPr>
        <w:pPrChange w:id="5359" w:author="Andries Pandia" w:date="2025-08-22T17:41:00Z">
          <w:pPr>
            <w:numPr>
              <w:numId w:val="18"/>
            </w:numPr>
            <w:tabs>
              <w:tab w:val="num" w:pos="720"/>
            </w:tabs>
            <w:spacing w:before="100" w:beforeAutospacing="1" w:after="100" w:afterAutospacing="1"/>
            <w:ind w:left="720" w:hanging="360"/>
          </w:pPr>
        </w:pPrChange>
      </w:pPr>
      <w:del w:id="5360" w:author="Andries Pandia" w:date="2025-08-22T13:52:00Z">
        <w:r w:rsidRPr="00BB0106" w:rsidDel="00865AC2">
          <w:rPr>
            <w:b/>
            <w:bCs/>
            <w:noProof/>
            <w:kern w:val="2"/>
            <w:lang w:val="id-ID"/>
            <w14:ligatures w14:val="standardContextual"/>
            <w:rPrChange w:id="5361" w:author="Andries Pandia" w:date="2025-08-26T08:27:00Z">
              <w:rPr>
                <w:b/>
                <w:bCs/>
              </w:rPr>
            </w:rPrChange>
          </w:rPr>
          <w:delText>Periode 2007–2016:</w:delText>
        </w:r>
        <w:r w:rsidRPr="00BB0106" w:rsidDel="00865AC2">
          <w:rPr>
            <w:noProof/>
            <w:kern w:val="2"/>
            <w:lang w:val="id-ID"/>
            <w14:ligatures w14:val="standardContextual"/>
            <w:rPrChange w:id="5362" w:author="Andries Pandia" w:date="2025-08-26T08:27:00Z">
              <w:rPr/>
            </w:rPrChange>
          </w:rPr>
          <w:delText xml:space="preserve"> Fase ini menunjukkan jumlah kasus yang relatif stabil dan rendah, berfluktuasi di bawah 2.000 korban per tahun.</w:delText>
        </w:r>
      </w:del>
    </w:p>
    <w:p w14:paraId="1AA1035F" w14:textId="77DF0423" w:rsidR="003701CC" w:rsidRPr="00BB0106" w:rsidDel="00865AC2" w:rsidRDefault="003701CC">
      <w:pPr>
        <w:contextualSpacing/>
        <w:rPr>
          <w:del w:id="5363" w:author="Andries Pandia" w:date="2025-08-22T13:52:00Z"/>
          <w:noProof/>
          <w:kern w:val="2"/>
          <w:lang w:val="id-ID"/>
          <w14:ligatures w14:val="standardContextual"/>
          <w:rPrChange w:id="5364" w:author="Andries Pandia" w:date="2025-08-26T08:27:00Z">
            <w:rPr>
              <w:del w:id="5365" w:author="Andries Pandia" w:date="2025-08-22T13:52:00Z"/>
            </w:rPr>
          </w:rPrChange>
        </w:rPr>
        <w:pPrChange w:id="5366" w:author="Andries Pandia" w:date="2025-08-22T17:41:00Z">
          <w:pPr>
            <w:numPr>
              <w:numId w:val="18"/>
            </w:numPr>
            <w:tabs>
              <w:tab w:val="num" w:pos="720"/>
            </w:tabs>
            <w:spacing w:before="100" w:beforeAutospacing="1" w:after="100" w:afterAutospacing="1"/>
            <w:ind w:left="720" w:hanging="360"/>
          </w:pPr>
        </w:pPrChange>
      </w:pPr>
      <w:del w:id="5367" w:author="Andries Pandia" w:date="2025-08-22T13:52:00Z">
        <w:r w:rsidRPr="00BB0106" w:rsidDel="00865AC2">
          <w:rPr>
            <w:b/>
            <w:bCs/>
            <w:noProof/>
            <w:kern w:val="2"/>
            <w:lang w:val="id-ID"/>
            <w14:ligatures w14:val="standardContextual"/>
            <w:rPrChange w:id="5368" w:author="Andries Pandia" w:date="2025-08-26T08:27:00Z">
              <w:rPr>
                <w:b/>
                <w:bCs/>
              </w:rPr>
            </w:rPrChange>
          </w:rPr>
          <w:delText>Periode 2017–2021:</w:delText>
        </w:r>
        <w:r w:rsidRPr="00BB0106" w:rsidDel="00865AC2">
          <w:rPr>
            <w:noProof/>
            <w:kern w:val="2"/>
            <w:lang w:val="id-ID"/>
            <w14:ligatures w14:val="standardContextual"/>
            <w:rPrChange w:id="5369" w:author="Andries Pandia" w:date="2025-08-26T08:27:00Z">
              <w:rPr/>
            </w:rPrChange>
          </w:rPr>
          <w:delText xml:space="preserve"> Terjadi lonjakan kasus yang sangat drastis pada tahun 2017, di mana jumlah korban meningkat hingga mendekati 6.000. Tren peningkatan ini terus berlanjut secara signifikan hingga mencapai puncaknya pada tahun 2021 dengan lebih dari 10.000 kasus tercatat.</w:delText>
        </w:r>
      </w:del>
    </w:p>
    <w:p w14:paraId="2E0B0F28" w14:textId="21D79A2F" w:rsidR="003701CC" w:rsidRPr="00BB0106" w:rsidDel="00865AC2" w:rsidRDefault="003701CC">
      <w:pPr>
        <w:contextualSpacing/>
        <w:rPr>
          <w:del w:id="5370" w:author="Andries Pandia" w:date="2025-08-22T13:52:00Z"/>
          <w:noProof/>
          <w:kern w:val="2"/>
          <w:lang w:val="id-ID"/>
          <w14:ligatures w14:val="standardContextual"/>
          <w:rPrChange w:id="5371" w:author="Andries Pandia" w:date="2025-08-26T08:27:00Z">
            <w:rPr>
              <w:del w:id="5372" w:author="Andries Pandia" w:date="2025-08-22T13:52:00Z"/>
            </w:rPr>
          </w:rPrChange>
        </w:rPr>
        <w:pPrChange w:id="5373" w:author="Andries Pandia" w:date="2025-08-22T17:41:00Z">
          <w:pPr>
            <w:numPr>
              <w:numId w:val="18"/>
            </w:numPr>
            <w:tabs>
              <w:tab w:val="num" w:pos="720"/>
            </w:tabs>
            <w:spacing w:before="100" w:beforeAutospacing="1" w:after="100" w:afterAutospacing="1"/>
            <w:ind w:left="720" w:hanging="360"/>
          </w:pPr>
        </w:pPrChange>
      </w:pPr>
      <w:del w:id="5374" w:author="Andries Pandia" w:date="2025-08-22T13:52:00Z">
        <w:r w:rsidRPr="00BB0106" w:rsidDel="00865AC2">
          <w:rPr>
            <w:b/>
            <w:bCs/>
            <w:noProof/>
            <w:kern w:val="2"/>
            <w:lang w:val="id-ID"/>
            <w14:ligatures w14:val="standardContextual"/>
            <w:rPrChange w:id="5375" w:author="Andries Pandia" w:date="2025-08-26T08:27:00Z">
              <w:rPr>
                <w:b/>
                <w:bCs/>
              </w:rPr>
            </w:rPrChange>
          </w:rPr>
          <w:delText>Periode 2022:</w:delText>
        </w:r>
        <w:r w:rsidRPr="00BB0106" w:rsidDel="00865AC2">
          <w:rPr>
            <w:noProof/>
            <w:kern w:val="2"/>
            <w:lang w:val="id-ID"/>
            <w14:ligatures w14:val="standardContextual"/>
            <w:rPrChange w:id="5376" w:author="Andries Pandia" w:date="2025-08-26T08:27:00Z">
              <w:rPr/>
            </w:rPrChange>
          </w:rPr>
          <w:delText xml:space="preserve"> Data menunjukkan adanya penurunan tajam pada tahun 2022 dibandingkan dengan puncak di tahun sebelumnya.</w:delText>
        </w:r>
      </w:del>
    </w:p>
    <w:p w14:paraId="79513B7B" w14:textId="34BC92C2" w:rsidR="003701CC" w:rsidRPr="00BB0106" w:rsidDel="00865AC2" w:rsidRDefault="003701CC">
      <w:pPr>
        <w:contextualSpacing/>
        <w:rPr>
          <w:del w:id="5377" w:author="Andries Pandia" w:date="2025-08-22T13:52:00Z"/>
          <w:noProof/>
          <w:kern w:val="2"/>
          <w:lang w:val="id-ID"/>
          <w14:ligatures w14:val="standardContextual"/>
          <w:rPrChange w:id="5378" w:author="Andries Pandia" w:date="2025-08-26T08:27:00Z">
            <w:rPr>
              <w:del w:id="5379" w:author="Andries Pandia" w:date="2025-08-22T13:52:00Z"/>
            </w:rPr>
          </w:rPrChange>
        </w:rPr>
        <w:pPrChange w:id="5380" w:author="Andries Pandia" w:date="2025-08-22T17:41:00Z">
          <w:pPr>
            <w:spacing w:before="100" w:beforeAutospacing="1" w:after="100" w:afterAutospacing="1"/>
          </w:pPr>
        </w:pPrChange>
      </w:pPr>
      <w:del w:id="5381" w:author="Andries Pandia" w:date="2025-08-22T13:52:00Z">
        <w:r w:rsidRPr="00BB0106" w:rsidDel="00865AC2">
          <w:rPr>
            <w:b/>
            <w:bCs/>
            <w:noProof/>
            <w:kern w:val="2"/>
            <w:lang w:val="id-ID"/>
            <w14:ligatures w14:val="standardContextual"/>
            <w:rPrChange w:id="5382" w:author="Andries Pandia" w:date="2025-08-26T08:27:00Z">
              <w:rPr>
                <w:b/>
                <w:bCs/>
              </w:rPr>
            </w:rPrChange>
          </w:rPr>
          <w:delText>Interpretasi Hasil:</w:delText>
        </w:r>
        <w:r w:rsidRPr="00BB0106" w:rsidDel="00865AC2">
          <w:rPr>
            <w:noProof/>
            <w:kern w:val="2"/>
            <w:lang w:val="id-ID"/>
            <w14:ligatures w14:val="standardContextual"/>
            <w:rPrChange w:id="5383" w:author="Andries Pandia" w:date="2025-08-26T08:27:00Z">
              <w:rPr/>
            </w:rPrChange>
          </w:rPr>
          <w:delText xml:space="preserve"> Peningkatan eksponensial yang dimulai pada tahun 2017 dapat mengindikasikan beberapa kemungkinan: adanya eskalasi nyata dalam kasus eksploitasi anak perempuan, peningkatan kapasitas sistem dalam mendeteksi dan melaporkan kasus, atau kombinasi dari kedua faktor tersebut. Peningkatan pelaporan ini bisa jadi didorong oleh meningkatnya kesadaran publik dan penguatan kecerdasan digital di kalangan perempuan muda.</w:delText>
        </w:r>
      </w:del>
    </w:p>
    <w:p w14:paraId="3C63E89A" w14:textId="417EE43A" w:rsidR="003701CC" w:rsidRPr="00BB0106" w:rsidDel="00865AC2" w:rsidRDefault="003701CC">
      <w:pPr>
        <w:contextualSpacing/>
        <w:rPr>
          <w:del w:id="5384" w:author="Andries Pandia" w:date="2025-08-22T13:52:00Z"/>
          <w:noProof/>
          <w:kern w:val="2"/>
          <w:lang w:val="id-ID"/>
          <w14:ligatures w14:val="standardContextual"/>
          <w:rPrChange w:id="5385" w:author="Andries Pandia" w:date="2025-08-26T08:27:00Z">
            <w:rPr>
              <w:del w:id="5386" w:author="Andries Pandia" w:date="2025-08-22T13:52:00Z"/>
            </w:rPr>
          </w:rPrChange>
        </w:rPr>
        <w:pPrChange w:id="5387" w:author="Andries Pandia" w:date="2025-08-22T17:41:00Z">
          <w:pPr>
            <w:spacing w:before="100" w:beforeAutospacing="1" w:after="100" w:afterAutospacing="1"/>
          </w:pPr>
        </w:pPrChange>
      </w:pPr>
      <w:del w:id="5388" w:author="Andries Pandia" w:date="2025-08-22T13:52:00Z">
        <w:r w:rsidRPr="00BB0106" w:rsidDel="00865AC2">
          <w:rPr>
            <w:noProof/>
            <w:kern w:val="2"/>
            <w:lang w:val="id-ID"/>
            <w14:ligatures w14:val="standardContextual"/>
            <w:rPrChange w:id="5389" w:author="Andries Pandia" w:date="2025-08-26T08:27:00Z">
              <w:rPr/>
            </w:rPrChange>
          </w:rPr>
          <w:delText>Fluktuasi tajam pada akhir periode, khususnya puncak di tahun 2021 dan penurunan di 2022, mungkin dipengaruhi oleh faktor eksternal seperti dampak pandemi global terhadap proses pelaporan data. Secara keseluruhan, tren ini menyoroti meningkatnya kerentanan anak perempuan secara drastis dalam dekade terakhir, sebuah kelompok yang sangat berisiko tinggi untuk diperdagangkan.</w:delText>
        </w:r>
      </w:del>
    </w:p>
    <w:p w14:paraId="5FDF2CA4" w14:textId="595A5A80" w:rsidR="003701CC" w:rsidRPr="00BB0106" w:rsidDel="00865AC2" w:rsidRDefault="003701CC">
      <w:pPr>
        <w:contextualSpacing/>
        <w:rPr>
          <w:del w:id="5390" w:author="Andries Pandia" w:date="2025-08-22T13:52:00Z"/>
          <w:noProof/>
          <w:kern w:val="2"/>
          <w:lang w:val="id-ID"/>
          <w14:ligatures w14:val="standardContextual"/>
          <w:rPrChange w:id="5391" w:author="Andries Pandia" w:date="2025-08-26T08:27:00Z">
            <w:rPr>
              <w:del w:id="5392" w:author="Andries Pandia" w:date="2025-08-22T13:52:00Z"/>
            </w:rPr>
          </w:rPrChange>
        </w:rPr>
        <w:pPrChange w:id="5393" w:author="Andries Pandia" w:date="2025-08-22T17:41:00Z">
          <w:pPr>
            <w:spacing w:before="100" w:beforeAutospacing="1" w:after="100" w:afterAutospacing="1"/>
          </w:pPr>
        </w:pPrChange>
      </w:pPr>
      <w:del w:id="5394" w:author="Andries Pandia" w:date="2025-08-22T13:52:00Z">
        <w:r w:rsidRPr="00BB0106" w:rsidDel="00865AC2">
          <w:rPr>
            <w:noProof/>
            <w:kern w:val="2"/>
            <w:lang w:val="id-ID"/>
            <w14:ligatures w14:val="standardContextual"/>
            <w:rPrChange w:id="5395" w:author="Andries Pandia" w:date="2025-08-26T08:27:00Z">
              <w:rPr/>
            </w:rPrChange>
          </w:rPr>
          <w:delText>Dengan demikian, analisis longitudinal ini memberikan bukti kuat mengenai eskalasi darurat perlindungan anak perempuan dari kejahatan perdagangan manusia yang memerlukan perhatian kebijakan yang serius.</w:delText>
        </w:r>
      </w:del>
    </w:p>
    <w:p w14:paraId="23075CFA" w14:textId="7A4EBD42" w:rsidR="003701CC" w:rsidRPr="00BB0106" w:rsidDel="00865AC2" w:rsidRDefault="003701CC">
      <w:pPr>
        <w:rPr>
          <w:del w:id="5396" w:author="Andries Pandia" w:date="2025-08-22T13:52:00Z"/>
          <w:noProof/>
          <w:lang w:val="id-ID"/>
          <w:rPrChange w:id="5397" w:author="Andries Pandia" w:date="2025-08-26T08:27:00Z">
            <w:rPr>
              <w:del w:id="5398" w:author="Andries Pandia" w:date="2025-08-22T13:52:00Z"/>
            </w:rPr>
          </w:rPrChange>
        </w:rPr>
      </w:pPr>
    </w:p>
    <w:p w14:paraId="651C330C" w14:textId="7A9CE73B" w:rsidR="002B2F58" w:rsidRPr="00BB0106" w:rsidDel="00543FDB" w:rsidRDefault="002B2F58">
      <w:pPr>
        <w:rPr>
          <w:del w:id="5399" w:author="Andries Pandia" w:date="2025-08-22T17:40:00Z"/>
          <w:noProof/>
          <w:lang w:val="id-ID"/>
          <w:rPrChange w:id="5400" w:author="Andries Pandia" w:date="2025-08-26T08:27:00Z">
            <w:rPr>
              <w:del w:id="5401" w:author="Andries Pandia" w:date="2025-08-22T17:40:00Z"/>
            </w:rPr>
          </w:rPrChange>
        </w:rPr>
        <w:pPrChange w:id="5402" w:author="Andries Pandia" w:date="2025-08-22T17:41:00Z">
          <w:pPr>
            <w:jc w:val="center"/>
          </w:pPr>
        </w:pPrChange>
      </w:pPr>
      <w:del w:id="5403" w:author="Andries Pandia" w:date="2025-08-22T17:40:00Z">
        <w:r w:rsidRPr="00BB0106" w:rsidDel="00543FDB">
          <w:rPr>
            <w:noProof/>
            <w:color w:val="000000" w:themeColor="text1"/>
            <w:lang w:val="id-ID"/>
            <w:rPrChange w:id="5404" w:author="Andries Pandia" w:date="2025-08-26T08:27:00Z">
              <w:rPr>
                <w:lang w:val="en-US"/>
              </w:rPr>
            </w:rPrChange>
          </w:rPr>
          <w:drawing>
            <wp:inline distT="0" distB="0" distL="0" distR="0" wp14:anchorId="61CD8370" wp14:editId="2A5D385F">
              <wp:extent cx="2986141" cy="1865806"/>
              <wp:effectExtent l="0" t="0" r="0" b="1270"/>
              <wp:docPr id="13074166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5960" name="Picture 1332465960"/>
                      <pic:cNvPicPr/>
                    </pic:nvPicPr>
                    <pic:blipFill rotWithShape="1">
                      <a:blip r:embed="rId34" cstate="print">
                        <a:extLst>
                          <a:ext uri="{28A0092B-C50C-407E-A947-70E740481C1C}">
                            <a14:useLocalDpi xmlns:a14="http://schemas.microsoft.com/office/drawing/2010/main" val="0"/>
                          </a:ext>
                        </a:extLst>
                      </a:blip>
                      <a:srcRect t="18313"/>
                      <a:stretch>
                        <a:fillRect/>
                      </a:stretch>
                    </pic:blipFill>
                    <pic:spPr bwMode="auto">
                      <a:xfrm>
                        <a:off x="0" y="0"/>
                        <a:ext cx="3014255" cy="1883372"/>
                      </a:xfrm>
                      <a:prstGeom prst="rect">
                        <a:avLst/>
                      </a:prstGeom>
                      <a:ln>
                        <a:noFill/>
                      </a:ln>
                      <a:extLst>
                        <a:ext uri="{53640926-AAD7-44D8-BBD7-CCE9431645EC}">
                          <a14:shadowObscured xmlns:a14="http://schemas.microsoft.com/office/drawing/2010/main"/>
                        </a:ext>
                      </a:extLst>
                    </pic:spPr>
                  </pic:pic>
                </a:graphicData>
              </a:graphic>
            </wp:inline>
          </w:drawing>
        </w:r>
      </w:del>
    </w:p>
    <w:p w14:paraId="641D3843" w14:textId="3CDC8900" w:rsidR="002B2F58" w:rsidRPr="00BB0106" w:rsidDel="00865AC2" w:rsidRDefault="002B2F58">
      <w:pPr>
        <w:rPr>
          <w:del w:id="5405" w:author="Andries Pandia" w:date="2025-08-22T13:49:00Z"/>
          <w:noProof/>
          <w:lang w:val="id-ID"/>
          <w:rPrChange w:id="5406" w:author="Andries Pandia" w:date="2025-08-26T08:27:00Z">
            <w:rPr>
              <w:del w:id="5407" w:author="Andries Pandia" w:date="2025-08-22T13:49:00Z"/>
            </w:rPr>
          </w:rPrChange>
        </w:rPr>
      </w:pPr>
    </w:p>
    <w:p w14:paraId="54A8B115" w14:textId="77777777" w:rsidR="00543FDB" w:rsidRPr="00A96BCD" w:rsidRDefault="00130C3D">
      <w:pPr>
        <w:rPr>
          <w:ins w:id="5408" w:author="Andries Pandia" w:date="2025-08-22T17:41:00Z"/>
          <w:color w:val="000000" w:themeColor="text1"/>
        </w:rPr>
        <w:pPrChange w:id="5409" w:author="Andries Pandia" w:date="2025-08-22T17:41:00Z">
          <w:pPr>
            <w:pStyle w:val="Caption"/>
            <w:spacing w:after="0"/>
            <w:jc w:val="center"/>
          </w:pPr>
        </w:pPrChange>
      </w:pPr>
      <w:del w:id="5410" w:author="Andries Pandia" w:date="2025-08-22T17:40:00Z">
        <w:r w:rsidRPr="00BB0106" w:rsidDel="00543FDB">
          <w:rPr>
            <w:noProof/>
            <w:color w:val="000000" w:themeColor="text1"/>
            <w:lang w:val="id-ID"/>
            <w:rPrChange w:id="5411" w:author="Andries Pandia" w:date="2025-08-26T08:27:00Z">
              <w:rPr>
                <w:i w:val="0"/>
                <w:iCs w:val="0"/>
                <w:color w:val="000000" w:themeColor="text1"/>
              </w:rPr>
            </w:rPrChange>
          </w:rPr>
          <w:delText>Gambar 3.9 Visualisasi Negara Eksploitas</w:delText>
        </w:r>
      </w:del>
    </w:p>
    <w:p w14:paraId="715FED34" w14:textId="3DD4C534" w:rsidR="000C43C3" w:rsidRPr="00A96BCD" w:rsidDel="00543FDB" w:rsidRDefault="00130C3D">
      <w:pPr>
        <w:rPr>
          <w:del w:id="5412" w:author="Andries Pandia" w:date="2025-08-22T17:41:00Z"/>
          <w:color w:val="000000" w:themeColor="text1"/>
        </w:rPr>
        <w:pPrChange w:id="5413" w:author="Andries Pandia" w:date="2025-08-22T17:41:00Z">
          <w:pPr>
            <w:pStyle w:val="Caption"/>
            <w:spacing w:after="0"/>
            <w:jc w:val="center"/>
          </w:pPr>
        </w:pPrChange>
      </w:pPr>
      <w:del w:id="5414" w:author="Andries Pandia" w:date="2025-08-22T17:41:00Z">
        <w:r w:rsidRPr="00BB0106" w:rsidDel="00543FDB">
          <w:rPr>
            <w:i/>
            <w:noProof/>
            <w:color w:val="000000" w:themeColor="text1"/>
            <w:lang w:val="id-ID"/>
            <w:rPrChange w:id="5415" w:author="Andries Pandia" w:date="2025-08-26T08:27:00Z">
              <w:rPr>
                <w:iCs w:val="0"/>
                <w:color w:val="000000" w:themeColor="text1"/>
              </w:rPr>
            </w:rPrChange>
          </w:rPr>
          <w:delText xml:space="preserve"> </w:delText>
        </w:r>
      </w:del>
    </w:p>
    <w:p w14:paraId="11F781E4" w14:textId="77777777" w:rsidR="00130C3D" w:rsidRPr="00BB0106" w:rsidRDefault="000C43C3">
      <w:pPr>
        <w:rPr>
          <w:lang w:val="id-ID"/>
          <w:rPrChange w:id="5416" w:author="Andries Pandia" w:date="2025-08-26T08:27:00Z">
            <w:rPr/>
          </w:rPrChange>
        </w:rPr>
        <w:pPrChange w:id="5417" w:author="Andries Pandia" w:date="2025-08-22T17:41:00Z">
          <w:pPr>
            <w:pStyle w:val="Heading3"/>
          </w:pPr>
        </w:pPrChange>
      </w:pPr>
      <w:r w:rsidRPr="00BB0106">
        <w:rPr>
          <w:noProof/>
          <w:lang w:val="id-ID"/>
          <w:rPrChange w:id="5418" w:author="Andries Pandia" w:date="2025-08-26T08:27:00Z">
            <w:rPr>
              <w:b w:val="0"/>
              <w:color w:val="000000"/>
              <w:lang w:val="en-US"/>
            </w:rPr>
          </w:rPrChange>
        </w:rPr>
        <w:t xml:space="preserve"> </w:t>
      </w:r>
    </w:p>
    <w:p w14:paraId="3762EC8C" w14:textId="17D6196F" w:rsidR="009F77F7" w:rsidRPr="00BB0106" w:rsidRDefault="00357BE3">
      <w:pPr>
        <w:pStyle w:val="Heading3"/>
        <w:rPr>
          <w:rStyle w:val="s6"/>
          <w:lang w:val="id-ID"/>
          <w:rPrChange w:id="5419" w:author="Andries Pandia" w:date="2025-08-26T08:27:00Z">
            <w:rPr>
              <w:rStyle w:val="s6"/>
              <w:rFonts w:cs="Times New Roman"/>
              <w:b w:val="0"/>
              <w:noProof w:val="0"/>
              <w:spacing w:val="0"/>
              <w:kern w:val="0"/>
              <w:lang w:val="en-ID"/>
              <w14:ligatures w14:val="none"/>
            </w:rPr>
          </w:rPrChange>
        </w:rPr>
      </w:pPr>
      <w:del w:id="5420" w:author="Andries Pandia" w:date="2025-08-22T13:52:00Z">
        <w:r w:rsidRPr="00BB0106" w:rsidDel="00865AC2">
          <w:rPr>
            <w:lang w:val="id-ID"/>
            <w:rPrChange w:id="5421" w:author="Andries Pandia" w:date="2025-08-26T08:27:00Z">
              <w:rPr/>
            </w:rPrChange>
          </w:rPr>
          <w:br/>
        </w:r>
      </w:del>
      <w:bookmarkStart w:id="5422" w:name="_Toc205823125"/>
      <w:bookmarkStart w:id="5423" w:name="_Toc205823197"/>
      <w:bookmarkStart w:id="5424" w:name="_Toc205823360"/>
      <w:bookmarkStart w:id="5425" w:name="_Toc205823466"/>
      <w:bookmarkStart w:id="5426" w:name="_Toc206166279"/>
      <w:bookmarkStart w:id="5427" w:name="_Toc206780709"/>
      <w:r w:rsidR="009F77F7" w:rsidRPr="00BB0106">
        <w:rPr>
          <w:rStyle w:val="s6"/>
          <w:lang w:val="id-ID"/>
          <w:rPrChange w:id="5428" w:author="Andries Pandia" w:date="2025-08-26T08:27:00Z">
            <w:rPr>
              <w:rStyle w:val="s6"/>
            </w:rPr>
          </w:rPrChange>
        </w:rPr>
        <w:t>3.</w:t>
      </w:r>
      <w:ins w:id="5429" w:author="Andries Pandia" w:date="2025-08-22T15:47:00Z">
        <w:r w:rsidR="00FA6D1C" w:rsidRPr="00BB0106">
          <w:rPr>
            <w:rStyle w:val="s6"/>
            <w:lang w:val="id-ID"/>
            <w:rPrChange w:id="5430" w:author="Andries Pandia" w:date="2025-08-26T08:27:00Z">
              <w:rPr>
                <w:rStyle w:val="s6"/>
              </w:rPr>
            </w:rPrChange>
          </w:rPr>
          <w:t>3</w:t>
        </w:r>
      </w:ins>
      <w:del w:id="5431" w:author="Andries Pandia" w:date="2025-08-22T13:52:00Z">
        <w:r w:rsidR="00B1210E" w:rsidRPr="00BB0106" w:rsidDel="00865AC2">
          <w:rPr>
            <w:rStyle w:val="s6"/>
            <w:lang w:val="id-ID"/>
            <w:rPrChange w:id="5432" w:author="Andries Pandia" w:date="2025-08-26T08:27:00Z">
              <w:rPr>
                <w:rStyle w:val="s6"/>
              </w:rPr>
            </w:rPrChange>
          </w:rPr>
          <w:delText>3</w:delText>
        </w:r>
      </w:del>
      <w:r w:rsidR="009F77F7" w:rsidRPr="00BB0106">
        <w:rPr>
          <w:rStyle w:val="s6"/>
          <w:lang w:val="id-ID"/>
          <w:rPrChange w:id="5433" w:author="Andries Pandia" w:date="2025-08-26T08:27:00Z">
            <w:rPr>
              <w:rStyle w:val="s6"/>
            </w:rPr>
          </w:rPrChange>
        </w:rPr>
        <w:t>.</w:t>
      </w:r>
      <w:del w:id="5434" w:author="Andries Pandia" w:date="2025-08-22T15:27:00Z">
        <w:r w:rsidRPr="00BB0106" w:rsidDel="00063021">
          <w:rPr>
            <w:rStyle w:val="s6"/>
            <w:lang w:val="id-ID"/>
            <w:rPrChange w:id="5435" w:author="Andries Pandia" w:date="2025-08-26T08:27:00Z">
              <w:rPr>
                <w:rStyle w:val="s6"/>
              </w:rPr>
            </w:rPrChange>
          </w:rPr>
          <w:delText xml:space="preserve">7 </w:delText>
        </w:r>
        <w:r w:rsidR="009F77F7" w:rsidRPr="00BB0106" w:rsidDel="00063021">
          <w:rPr>
            <w:rStyle w:val="s6"/>
            <w:lang w:val="id-ID"/>
            <w:rPrChange w:id="5436" w:author="Andries Pandia" w:date="2025-08-26T08:27:00Z">
              <w:rPr>
                <w:rStyle w:val="s6"/>
              </w:rPr>
            </w:rPrChange>
          </w:rPr>
          <w:delText xml:space="preserve"> </w:delText>
        </w:r>
      </w:del>
      <w:ins w:id="5437" w:author="Andries Pandia" w:date="2025-08-22T18:50:00Z">
        <w:r w:rsidR="0099148D" w:rsidRPr="00BB0106">
          <w:rPr>
            <w:rStyle w:val="s6"/>
            <w:lang w:val="id-ID"/>
            <w:rPrChange w:id="5438" w:author="Andries Pandia" w:date="2025-08-26T08:27:00Z">
              <w:rPr>
                <w:rStyle w:val="s6"/>
              </w:rPr>
            </w:rPrChange>
          </w:rPr>
          <w:t>3</w:t>
        </w:r>
      </w:ins>
      <w:ins w:id="5439" w:author="Andries Pandia" w:date="2025-08-22T15:27:00Z">
        <w:r w:rsidR="00063021" w:rsidRPr="00BB0106">
          <w:rPr>
            <w:rStyle w:val="s6"/>
            <w:lang w:val="id-ID"/>
            <w:rPrChange w:id="5440" w:author="Andries Pandia" w:date="2025-08-26T08:27:00Z">
              <w:rPr>
                <w:rStyle w:val="s6"/>
              </w:rPr>
            </w:rPrChange>
          </w:rPr>
          <w:t>.</w:t>
        </w:r>
      </w:ins>
      <w:ins w:id="5441" w:author="Andries Pandia" w:date="2025-08-22T18:50:00Z">
        <w:r w:rsidR="0099148D" w:rsidRPr="00BB0106">
          <w:rPr>
            <w:rStyle w:val="s6"/>
            <w:lang w:val="id-ID"/>
            <w:rPrChange w:id="5442" w:author="Andries Pandia" w:date="2025-08-26T08:27:00Z">
              <w:rPr>
                <w:rStyle w:val="s6"/>
              </w:rPr>
            </w:rPrChange>
          </w:rPr>
          <w:tab/>
        </w:r>
      </w:ins>
      <w:r w:rsidRPr="00BB0106">
        <w:rPr>
          <w:rStyle w:val="s6"/>
          <w:lang w:val="id-ID"/>
          <w:rPrChange w:id="5443" w:author="Andries Pandia" w:date="2025-08-26T08:27:00Z">
            <w:rPr>
              <w:rStyle w:val="s6"/>
            </w:rPr>
          </w:rPrChange>
        </w:rPr>
        <w:t>Tren Korban Anak Perempuan &lt; 18 Tahun</w:t>
      </w:r>
      <w:bookmarkEnd w:id="5422"/>
      <w:bookmarkEnd w:id="5423"/>
      <w:bookmarkEnd w:id="5424"/>
      <w:bookmarkEnd w:id="5425"/>
      <w:bookmarkEnd w:id="5426"/>
      <w:bookmarkEnd w:id="5427"/>
    </w:p>
    <w:p w14:paraId="29BD786B" w14:textId="78766126" w:rsidR="000C43C3" w:rsidRPr="00BB0106" w:rsidRDefault="00357BE3">
      <w:pPr>
        <w:rPr>
          <w:ins w:id="5444" w:author="Andries Pandia" w:date="2025-08-26T08:28:00Z"/>
        </w:rPr>
        <w:pPrChange w:id="5445" w:author="Andries Pandia" w:date="2025-08-22T15:28:00Z">
          <w:pPr>
            <w:pStyle w:val="Caption"/>
            <w:spacing w:after="0"/>
            <w:ind w:firstLine="567"/>
          </w:pPr>
        </w:pPrChange>
      </w:pPr>
      <w:del w:id="5446" w:author="Andries Pandia" w:date="2025-08-22T13:53:00Z">
        <w:r w:rsidRPr="00BB0106" w:rsidDel="00342CB0">
          <w:rPr>
            <w:noProof/>
            <w:lang w:val="id-ID"/>
            <w:rPrChange w:id="5447" w:author="Andries Pandia" w:date="2025-08-26T08:27:00Z">
              <w:rPr>
                <w:i w:val="0"/>
                <w:iCs w:val="0"/>
              </w:rPr>
            </w:rPrChange>
          </w:rPr>
          <w:br/>
          <w:delText> </w:delText>
        </w:r>
        <w:r w:rsidR="009F77F7" w:rsidRPr="00BB0106" w:rsidDel="00342CB0">
          <w:rPr>
            <w:rPrChange w:id="5448" w:author="Andries Pandia" w:date="2025-08-26T08:27:00Z">
              <w:rPr>
                <w:rStyle w:val="s6"/>
                <w:color w:val="000000"/>
              </w:rPr>
            </w:rPrChange>
          </w:rPr>
          <w:tab/>
        </w:r>
        <w:r w:rsidRPr="00BB0106" w:rsidDel="00342CB0">
          <w:rPr>
            <w:rPrChange w:id="5449" w:author="Andries Pandia" w:date="2025-08-26T08:27:00Z">
              <w:rPr>
                <w:rStyle w:val="s6"/>
                <w:color w:val="000000"/>
              </w:rPr>
            </w:rPrChange>
          </w:rPr>
          <w:delText>M</w:delText>
        </w:r>
      </w:del>
      <w:ins w:id="5450" w:author="Andries Pandia" w:date="2025-08-22T13:53:00Z">
        <w:r w:rsidR="00342CB0" w:rsidRPr="00BB0106">
          <w:rPr>
            <w:noProof/>
            <w:lang w:val="id-ID"/>
            <w:rPrChange w:id="5451" w:author="Andries Pandia" w:date="2025-08-26T08:27:00Z">
              <w:rPr>
                <w:i w:val="0"/>
                <w:iCs w:val="0"/>
              </w:rPr>
            </w:rPrChange>
          </w:rPr>
          <w:t>M</w:t>
        </w:r>
      </w:ins>
      <w:proofErr w:type="spellStart"/>
      <w:r w:rsidRPr="00BB0106">
        <w:rPr>
          <w:rPrChange w:id="5452" w:author="Andries Pandia" w:date="2025-08-26T08:27:00Z">
            <w:rPr>
              <w:rStyle w:val="s6"/>
              <w:color w:val="000000"/>
            </w:rPr>
          </w:rPrChange>
        </w:rPr>
        <w:t>enggunakan</w:t>
      </w:r>
      <w:proofErr w:type="spellEnd"/>
      <w:r w:rsidRPr="00BB0106">
        <w:rPr>
          <w:rPrChange w:id="5453" w:author="Andries Pandia" w:date="2025-08-26T08:27:00Z">
            <w:rPr>
              <w:rStyle w:val="s6"/>
              <w:color w:val="000000"/>
            </w:rPr>
          </w:rPrChange>
        </w:rPr>
        <w:t xml:space="preserve"> data </w:t>
      </w:r>
      <w:proofErr w:type="spellStart"/>
      <w:r w:rsidRPr="00BB0106">
        <w:rPr>
          <w:rPrChange w:id="5454" w:author="Andries Pandia" w:date="2025-08-26T08:27:00Z">
            <w:rPr>
              <w:rStyle w:val="s6"/>
              <w:color w:val="000000"/>
            </w:rPr>
          </w:rPrChange>
        </w:rPr>
        <w:t>df_victims</w:t>
      </w:r>
      <w:proofErr w:type="spellEnd"/>
      <w:r w:rsidRPr="00BB0106">
        <w:rPr>
          <w:rPrChange w:id="5455" w:author="Andries Pandia" w:date="2025-08-26T08:27:00Z">
            <w:rPr>
              <w:rStyle w:val="s6"/>
              <w:color w:val="000000"/>
            </w:rPr>
          </w:rPrChange>
        </w:rPr>
        <w:t xml:space="preserve"> </w:t>
      </w:r>
      <w:proofErr w:type="spellStart"/>
      <w:r w:rsidRPr="00BB0106">
        <w:rPr>
          <w:rPrChange w:id="5456" w:author="Andries Pandia" w:date="2025-08-26T08:27:00Z">
            <w:rPr>
              <w:rStyle w:val="s6"/>
              <w:color w:val="000000"/>
            </w:rPr>
          </w:rPrChange>
        </w:rPr>
        <w:t>untuk</w:t>
      </w:r>
      <w:proofErr w:type="spellEnd"/>
      <w:r w:rsidRPr="00BB0106">
        <w:rPr>
          <w:rPrChange w:id="5457" w:author="Andries Pandia" w:date="2025-08-26T08:27:00Z">
            <w:rPr>
              <w:rStyle w:val="s6"/>
              <w:color w:val="000000"/>
            </w:rPr>
          </w:rPrChange>
        </w:rPr>
        <w:t xml:space="preserve"> </w:t>
      </w:r>
      <w:proofErr w:type="spellStart"/>
      <w:r w:rsidRPr="00BB0106">
        <w:rPr>
          <w:rPrChange w:id="5458" w:author="Andries Pandia" w:date="2025-08-26T08:27:00Z">
            <w:rPr>
              <w:rStyle w:val="s6"/>
              <w:color w:val="000000"/>
            </w:rPr>
          </w:rPrChange>
        </w:rPr>
        <w:t>memvisualisasikan</w:t>
      </w:r>
      <w:proofErr w:type="spellEnd"/>
      <w:r w:rsidRPr="00BB0106">
        <w:rPr>
          <w:rPrChange w:id="5459" w:author="Andries Pandia" w:date="2025-08-26T08:27:00Z">
            <w:rPr>
              <w:rStyle w:val="s6"/>
              <w:color w:val="000000"/>
            </w:rPr>
          </w:rPrChange>
        </w:rPr>
        <w:t xml:space="preserve"> </w:t>
      </w:r>
      <w:proofErr w:type="spellStart"/>
      <w:r w:rsidRPr="00BB0106">
        <w:rPr>
          <w:rPrChange w:id="5460" w:author="Andries Pandia" w:date="2025-08-26T08:27:00Z">
            <w:rPr>
              <w:rStyle w:val="s6"/>
              <w:color w:val="000000"/>
            </w:rPr>
          </w:rPrChange>
        </w:rPr>
        <w:t>tren</w:t>
      </w:r>
      <w:proofErr w:type="spellEnd"/>
      <w:r w:rsidRPr="00BB0106">
        <w:rPr>
          <w:rPrChange w:id="5461" w:author="Andries Pandia" w:date="2025-08-26T08:27:00Z">
            <w:rPr>
              <w:rStyle w:val="s6"/>
              <w:color w:val="000000"/>
            </w:rPr>
          </w:rPrChange>
        </w:rPr>
        <w:t xml:space="preserve"> </w:t>
      </w:r>
      <w:proofErr w:type="spellStart"/>
      <w:r w:rsidRPr="00BB0106">
        <w:rPr>
          <w:rPrChange w:id="5462" w:author="Andries Pandia" w:date="2025-08-26T08:27:00Z">
            <w:rPr>
              <w:rStyle w:val="s6"/>
              <w:color w:val="000000"/>
            </w:rPr>
          </w:rPrChange>
        </w:rPr>
        <w:t>jumlah</w:t>
      </w:r>
      <w:proofErr w:type="spellEnd"/>
      <w:r w:rsidRPr="00BB0106">
        <w:rPr>
          <w:rPrChange w:id="5463" w:author="Andries Pandia" w:date="2025-08-26T08:27:00Z">
            <w:rPr>
              <w:rStyle w:val="s6"/>
              <w:color w:val="000000"/>
            </w:rPr>
          </w:rPrChange>
        </w:rPr>
        <w:t xml:space="preserve"> korban </w:t>
      </w:r>
      <w:proofErr w:type="spellStart"/>
      <w:r w:rsidRPr="00BB0106">
        <w:rPr>
          <w:rPrChange w:id="5464" w:author="Andries Pandia" w:date="2025-08-26T08:27:00Z">
            <w:rPr>
              <w:rStyle w:val="s6"/>
              <w:color w:val="000000"/>
            </w:rPr>
          </w:rPrChange>
        </w:rPr>
        <w:t>anak</w:t>
      </w:r>
      <w:proofErr w:type="spellEnd"/>
      <w:r w:rsidRPr="00BB0106">
        <w:rPr>
          <w:rPrChange w:id="5465" w:author="Andries Pandia" w:date="2025-08-26T08:27:00Z">
            <w:rPr>
              <w:rStyle w:val="s6"/>
              <w:color w:val="000000"/>
            </w:rPr>
          </w:rPrChange>
        </w:rPr>
        <w:t xml:space="preserve"> </w:t>
      </w:r>
      <w:proofErr w:type="spellStart"/>
      <w:r w:rsidRPr="00BB0106">
        <w:rPr>
          <w:rPrChange w:id="5466" w:author="Andries Pandia" w:date="2025-08-26T08:27:00Z">
            <w:rPr>
              <w:rStyle w:val="s6"/>
              <w:color w:val="000000"/>
            </w:rPr>
          </w:rPrChange>
        </w:rPr>
        <w:t>perempuan</w:t>
      </w:r>
      <w:proofErr w:type="spellEnd"/>
      <w:r w:rsidRPr="00BB0106">
        <w:rPr>
          <w:rPrChange w:id="5467" w:author="Andries Pandia" w:date="2025-08-26T08:27:00Z">
            <w:rPr>
              <w:rStyle w:val="s6"/>
              <w:color w:val="000000"/>
            </w:rPr>
          </w:rPrChange>
        </w:rPr>
        <w:t xml:space="preserve"> di </w:t>
      </w:r>
      <w:proofErr w:type="spellStart"/>
      <w:r w:rsidRPr="00BB0106">
        <w:rPr>
          <w:rPrChange w:id="5468" w:author="Andries Pandia" w:date="2025-08-26T08:27:00Z">
            <w:rPr>
              <w:rStyle w:val="s6"/>
              <w:color w:val="000000"/>
            </w:rPr>
          </w:rPrChange>
        </w:rPr>
        <w:t>bawah</w:t>
      </w:r>
      <w:proofErr w:type="spellEnd"/>
      <w:r w:rsidRPr="00BB0106">
        <w:rPr>
          <w:rPrChange w:id="5469" w:author="Andries Pandia" w:date="2025-08-26T08:27:00Z">
            <w:rPr>
              <w:rStyle w:val="s6"/>
              <w:color w:val="000000"/>
            </w:rPr>
          </w:rPrChange>
        </w:rPr>
        <w:t xml:space="preserve"> 18 </w:t>
      </w:r>
      <w:proofErr w:type="spellStart"/>
      <w:r w:rsidRPr="00BB0106">
        <w:rPr>
          <w:rPrChange w:id="5470" w:author="Andries Pandia" w:date="2025-08-26T08:27:00Z">
            <w:rPr>
              <w:rStyle w:val="s6"/>
              <w:color w:val="000000"/>
            </w:rPr>
          </w:rPrChange>
        </w:rPr>
        <w:t>tahun</w:t>
      </w:r>
      <w:proofErr w:type="spellEnd"/>
      <w:r w:rsidRPr="00BB0106">
        <w:rPr>
          <w:rPrChange w:id="5471" w:author="Andries Pandia" w:date="2025-08-26T08:27:00Z">
            <w:rPr>
              <w:rStyle w:val="s6"/>
              <w:color w:val="000000"/>
            </w:rPr>
          </w:rPrChange>
        </w:rPr>
        <w:t xml:space="preserve"> per </w:t>
      </w:r>
      <w:proofErr w:type="spellStart"/>
      <w:r w:rsidRPr="00BB0106">
        <w:rPr>
          <w:rPrChange w:id="5472" w:author="Andries Pandia" w:date="2025-08-26T08:27:00Z">
            <w:rPr>
              <w:rStyle w:val="s6"/>
              <w:color w:val="000000"/>
            </w:rPr>
          </w:rPrChange>
        </w:rPr>
        <w:t>tahun</w:t>
      </w:r>
      <w:proofErr w:type="spellEnd"/>
      <w:r w:rsidRPr="00BB0106">
        <w:rPr>
          <w:rPrChange w:id="5473" w:author="Andries Pandia" w:date="2025-08-26T08:27:00Z">
            <w:rPr>
              <w:rStyle w:val="s6"/>
              <w:color w:val="000000"/>
            </w:rPr>
          </w:rPrChange>
        </w:rPr>
        <w:t>.</w:t>
      </w:r>
    </w:p>
    <w:p w14:paraId="30DA9088" w14:textId="77777777" w:rsidR="00210BE1" w:rsidRPr="00A96BCD" w:rsidRDefault="00210BE1">
      <w:pPr>
        <w:rPr>
          <w:ins w:id="5474" w:author="Andries Pandia" w:date="2025-08-22T17:39:00Z"/>
        </w:rPr>
        <w:pPrChange w:id="5475" w:author="Andries Pandia" w:date="2025-08-22T15:28:00Z">
          <w:pPr>
            <w:pStyle w:val="Caption"/>
            <w:spacing w:after="0"/>
            <w:ind w:firstLine="567"/>
          </w:pPr>
        </w:pPrChange>
      </w:pPr>
    </w:p>
    <w:p w14:paraId="653522E9" w14:textId="77777777" w:rsidR="009446F1" w:rsidRPr="00BB0106" w:rsidRDefault="00543FDB" w:rsidP="00210BE1">
      <w:pPr>
        <w:keepNext/>
        <w:ind w:firstLine="0"/>
        <w:jc w:val="center"/>
        <w:rPr>
          <w:noProof/>
          <w:lang w:val="id-ID"/>
          <w:rPrChange w:id="5476" w:author="Andries Pandia" w:date="2025-08-26T08:27:00Z">
            <w:rPr/>
          </w:rPrChange>
        </w:rPr>
      </w:pPr>
      <w:ins w:id="5477" w:author="Andries Pandia" w:date="2025-08-22T17:40:00Z">
        <w:r w:rsidRPr="00BB0106">
          <w:rPr>
            <w:i/>
            <w:iCs/>
            <w:noProof/>
            <w:color w:val="000000" w:themeColor="text1"/>
            <w:lang w:val="id-ID"/>
            <w:rPrChange w:id="5478" w:author="Andries Pandia" w:date="2025-08-26T08:27:00Z">
              <w:rPr>
                <w:i/>
                <w:iCs/>
                <w:color w:val="44546A" w:themeColor="text2"/>
                <w:sz w:val="18"/>
                <w:szCs w:val="18"/>
                <w:lang w:val="en-US"/>
              </w:rPr>
            </w:rPrChange>
          </w:rPr>
          <w:drawing>
            <wp:inline distT="0" distB="0" distL="0" distR="0" wp14:anchorId="4521751A" wp14:editId="2F964395">
              <wp:extent cx="2970530" cy="749029"/>
              <wp:effectExtent l="0" t="0" r="1270" b="63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4751" name="Picture 759504751"/>
                      <pic:cNvPicPr/>
                    </pic:nvPicPr>
                    <pic:blipFill rotWithShape="1">
                      <a:blip r:embed="rId35" cstate="print">
                        <a:extLst>
                          <a:ext uri="{28A0092B-C50C-407E-A947-70E740481C1C}">
                            <a14:useLocalDpi xmlns:a14="http://schemas.microsoft.com/office/drawing/2010/main" val="0"/>
                          </a:ext>
                        </a:extLst>
                      </a:blip>
                      <a:srcRect b="72808"/>
                      <a:stretch>
                        <a:fillRect/>
                      </a:stretch>
                    </pic:blipFill>
                    <pic:spPr bwMode="auto">
                      <a:xfrm>
                        <a:off x="0" y="0"/>
                        <a:ext cx="2995745" cy="755387"/>
                      </a:xfrm>
                      <a:prstGeom prst="rect">
                        <a:avLst/>
                      </a:prstGeom>
                      <a:ln>
                        <a:noFill/>
                      </a:ln>
                      <a:extLst>
                        <a:ext uri="{53640926-AAD7-44D8-BBD7-CCE9431645EC}">
                          <a14:shadowObscured xmlns:a14="http://schemas.microsoft.com/office/drawing/2010/main"/>
                        </a:ext>
                      </a:extLst>
                    </pic:spPr>
                  </pic:pic>
                </a:graphicData>
              </a:graphic>
            </wp:inline>
          </w:drawing>
        </w:r>
      </w:ins>
    </w:p>
    <w:p w14:paraId="45305F11" w14:textId="0D207E33" w:rsidR="00543FDB" w:rsidRPr="00BB0106" w:rsidRDefault="009446F1">
      <w:pPr>
        <w:pStyle w:val="TOF"/>
        <w:rPr>
          <w:ins w:id="5479" w:author="Andries Pandia" w:date="2025-08-22T17:40:00Z"/>
          <w:i/>
          <w:rPrChange w:id="5480" w:author="Andries Pandia" w:date="2025-08-26T08:28:00Z">
            <w:rPr>
              <w:ins w:id="5481" w:author="Andries Pandia" w:date="2025-08-22T17:40:00Z"/>
              <w:i w:val="0"/>
              <w:iCs w:val="0"/>
              <w:sz w:val="24"/>
              <w:szCs w:val="24"/>
            </w:rPr>
          </w:rPrChange>
        </w:rPr>
        <w:pPrChange w:id="5482" w:author="Andries Pandia" w:date="2025-08-26T08:28:00Z">
          <w:pPr>
            <w:pStyle w:val="Caption"/>
            <w:jc w:val="center"/>
          </w:pPr>
        </w:pPrChange>
      </w:pPr>
      <w:bookmarkStart w:id="5483" w:name="_Toc207091025"/>
      <w:r w:rsidRPr="00BB0106">
        <w:t>Gambar 3.18</w:t>
      </w:r>
      <w:ins w:id="5484" w:author="Andries Pandia" w:date="2025-08-26T08:28:00Z">
        <w:r w:rsidR="00210BE1" w:rsidRPr="00BB0106">
          <w:t>.</w:t>
        </w:r>
      </w:ins>
      <w:r w:rsidRPr="00BB0106">
        <w:t xml:space="preserve"> Codingan ubah nama kolom menjadi </w:t>
      </w:r>
      <w:r w:rsidRPr="00BB0106">
        <w:rPr>
          <w:i/>
          <w:rPrChange w:id="5485" w:author="Andries Pandia" w:date="2025-08-26T08:28:00Z">
            <w:rPr>
              <w:iCs w:val="0"/>
            </w:rPr>
          </w:rPrChange>
        </w:rPr>
        <w:t>Victims</w:t>
      </w:r>
      <w:ins w:id="5486" w:author="Andries Pandia" w:date="2025-08-26T08:28:00Z">
        <w:r w:rsidR="00210BE1" w:rsidRPr="00BB0106">
          <w:t>.</w:t>
        </w:r>
      </w:ins>
      <w:bookmarkEnd w:id="5483"/>
    </w:p>
    <w:p w14:paraId="6BBBE7BD" w14:textId="77777777" w:rsidR="00543FDB" w:rsidRPr="00BB0106" w:rsidRDefault="00543FDB" w:rsidP="00543FDB">
      <w:pPr>
        <w:rPr>
          <w:ins w:id="5487" w:author="Andries Pandia" w:date="2025-08-22T17:40:00Z"/>
          <w:noProof/>
          <w:lang w:val="id-ID"/>
          <w:rPrChange w:id="5488" w:author="Andries Pandia" w:date="2025-08-26T08:27:00Z">
            <w:rPr>
              <w:ins w:id="5489" w:author="Andries Pandia" w:date="2025-08-22T17:40:00Z"/>
            </w:rPr>
          </w:rPrChange>
        </w:rPr>
      </w:pPr>
    </w:p>
    <w:p w14:paraId="0FD7C9E3" w14:textId="77777777" w:rsidR="009446F1" w:rsidRPr="00BB0106" w:rsidRDefault="00543FDB" w:rsidP="00210BE1">
      <w:pPr>
        <w:keepNext/>
        <w:ind w:firstLine="0"/>
        <w:jc w:val="center"/>
        <w:rPr>
          <w:noProof/>
          <w:lang w:val="id-ID"/>
          <w:rPrChange w:id="5490" w:author="Andries Pandia" w:date="2025-08-26T08:27:00Z">
            <w:rPr/>
          </w:rPrChange>
        </w:rPr>
      </w:pPr>
      <w:ins w:id="5491" w:author="Andries Pandia" w:date="2025-08-22T17:40:00Z">
        <w:r w:rsidRPr="00BB0106">
          <w:rPr>
            <w:noProof/>
            <w:color w:val="000000" w:themeColor="text1"/>
            <w:lang w:val="id-ID"/>
            <w:rPrChange w:id="5492" w:author="Andries Pandia" w:date="2025-08-26T08:27:00Z">
              <w:rPr>
                <w:i/>
                <w:iCs/>
                <w:color w:val="44546A" w:themeColor="text2"/>
                <w:sz w:val="18"/>
                <w:szCs w:val="18"/>
                <w:lang w:val="en-US"/>
              </w:rPr>
            </w:rPrChange>
          </w:rPr>
          <w:drawing>
            <wp:inline distT="0" distB="0" distL="0" distR="0" wp14:anchorId="32AB7C81" wp14:editId="77D41E60">
              <wp:extent cx="2970530" cy="2034733"/>
              <wp:effectExtent l="0" t="0" r="127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4751" name="Picture 759504751"/>
                      <pic:cNvPicPr/>
                    </pic:nvPicPr>
                    <pic:blipFill rotWithShape="1">
                      <a:blip r:embed="rId35" cstate="print">
                        <a:extLst>
                          <a:ext uri="{28A0092B-C50C-407E-A947-70E740481C1C}">
                            <a14:useLocalDpi xmlns:a14="http://schemas.microsoft.com/office/drawing/2010/main" val="0"/>
                          </a:ext>
                        </a:extLst>
                      </a:blip>
                      <a:srcRect t="26133"/>
                      <a:stretch>
                        <a:fillRect/>
                      </a:stretch>
                    </pic:blipFill>
                    <pic:spPr bwMode="auto">
                      <a:xfrm>
                        <a:off x="0" y="0"/>
                        <a:ext cx="2995745" cy="2052005"/>
                      </a:xfrm>
                      <a:prstGeom prst="rect">
                        <a:avLst/>
                      </a:prstGeom>
                      <a:ln>
                        <a:noFill/>
                      </a:ln>
                      <a:extLst>
                        <a:ext uri="{53640926-AAD7-44D8-BBD7-CCE9431645EC}">
                          <a14:shadowObscured xmlns:a14="http://schemas.microsoft.com/office/drawing/2010/main"/>
                        </a:ext>
                      </a:extLst>
                    </pic:spPr>
                  </pic:pic>
                </a:graphicData>
              </a:graphic>
            </wp:inline>
          </w:drawing>
        </w:r>
      </w:ins>
    </w:p>
    <w:p w14:paraId="243698EB" w14:textId="55729AE0" w:rsidR="009446F1" w:rsidRPr="00BB0106" w:rsidRDefault="009446F1">
      <w:pPr>
        <w:pStyle w:val="TOF"/>
        <w:rPr>
          <w:i/>
          <w:rPrChange w:id="5493" w:author="Andries Pandia" w:date="2025-08-26T08:27:00Z">
            <w:rPr>
              <w:i w:val="0"/>
              <w:iCs w:val="0"/>
              <w:sz w:val="24"/>
              <w:szCs w:val="24"/>
            </w:rPr>
          </w:rPrChange>
        </w:rPr>
        <w:pPrChange w:id="5494" w:author="Andries Pandia" w:date="2025-08-26T08:28:00Z">
          <w:pPr>
            <w:pStyle w:val="Caption"/>
            <w:jc w:val="center"/>
          </w:pPr>
        </w:pPrChange>
      </w:pPr>
      <w:bookmarkStart w:id="5495" w:name="_Toc207091026"/>
      <w:r w:rsidRPr="00BB0106">
        <w:t>Gambar 3.19</w:t>
      </w:r>
      <w:ins w:id="5496" w:author="Andries Pandia" w:date="2025-08-26T08:28:00Z">
        <w:r w:rsidR="00210BE1" w:rsidRPr="00BB0106">
          <w:t>.</w:t>
        </w:r>
      </w:ins>
      <w:r w:rsidRPr="00BB0106">
        <w:t xml:space="preserve"> Tren Korban Anak Perempuan &lt; </w:t>
      </w:r>
      <w:ins w:id="5497" w:author="Andries Pandia" w:date="2025-08-26T08:29:00Z">
        <w:r w:rsidR="00210BE1" w:rsidRPr="00BB0106">
          <w:t>18</w:t>
        </w:r>
      </w:ins>
      <w:del w:id="5498" w:author="Andries Pandia" w:date="2025-08-26T08:29:00Z">
        <w:r w:rsidRPr="00A96BCD" w:rsidDel="00210BE1">
          <w:fldChar w:fldCharType="begin"/>
        </w:r>
        <w:r w:rsidRPr="00A96BCD" w:rsidDel="00210BE1">
          <w:delInstrText xml:space="preserve"> SEQ Gambar_3.19_Tren_Korban_Anak_Perempuan_&lt; \* ARABIC </w:delInstrText>
        </w:r>
        <w:r w:rsidRPr="00A96BCD" w:rsidDel="00210BE1">
          <w:fldChar w:fldCharType="separate"/>
        </w:r>
        <w:r w:rsidRPr="00A96BCD" w:rsidDel="00210BE1">
          <w:delText>1</w:delText>
        </w:r>
        <w:r w:rsidRPr="00A96BCD" w:rsidDel="00210BE1">
          <w:fldChar w:fldCharType="end"/>
        </w:r>
        <w:r w:rsidRPr="00A96BCD" w:rsidDel="00210BE1">
          <w:delText>8</w:delText>
        </w:r>
      </w:del>
      <w:r w:rsidRPr="00A96BCD">
        <w:t xml:space="preserve"> Tahun</w:t>
      </w:r>
      <w:bookmarkEnd w:id="5495"/>
    </w:p>
    <w:p w14:paraId="1F9E4DF3" w14:textId="77777777" w:rsidR="00543FDB" w:rsidRPr="00BB0106" w:rsidRDefault="00543FDB">
      <w:pPr>
        <w:rPr>
          <w:rPrChange w:id="5499" w:author="Andries Pandia" w:date="2025-08-26T08:27:00Z">
            <w:rPr>
              <w:rStyle w:val="s6"/>
              <w:i w:val="0"/>
              <w:color w:val="000000"/>
              <w:sz w:val="24"/>
              <w:szCs w:val="24"/>
            </w:rPr>
          </w:rPrChange>
        </w:rPr>
        <w:pPrChange w:id="5500" w:author="Andries Pandia" w:date="2025-08-22T15:28:00Z">
          <w:pPr>
            <w:pStyle w:val="Caption"/>
            <w:spacing w:after="0"/>
            <w:ind w:firstLine="567"/>
          </w:pPr>
        </w:pPrChange>
      </w:pPr>
    </w:p>
    <w:p w14:paraId="6B1231DF" w14:textId="430B4486" w:rsidR="000C43C3" w:rsidRPr="00A96BCD" w:rsidDel="00063021" w:rsidRDefault="000C43C3">
      <w:pPr>
        <w:rPr>
          <w:del w:id="5501" w:author="Andries Pandia" w:date="2025-08-22T15:28:00Z"/>
          <w:rStyle w:val="s6"/>
          <w:color w:val="000000"/>
        </w:rPr>
        <w:pPrChange w:id="5502" w:author="Andries Pandia" w:date="2025-08-22T17:40:00Z">
          <w:pPr>
            <w:pStyle w:val="Caption"/>
            <w:spacing w:after="0"/>
          </w:pPr>
        </w:pPrChange>
      </w:pPr>
    </w:p>
    <w:p w14:paraId="18B287B0" w14:textId="5EDC0967" w:rsidR="00130C3D" w:rsidRPr="00A96BCD" w:rsidDel="00063021" w:rsidRDefault="00130C3D">
      <w:pPr>
        <w:rPr>
          <w:del w:id="5503" w:author="Andries Pandia" w:date="2025-08-22T15:28:00Z"/>
        </w:rPr>
        <w:pPrChange w:id="5504" w:author="Andries Pandia" w:date="2025-08-22T17:40:00Z">
          <w:pPr>
            <w:pStyle w:val="Caption"/>
            <w:keepNext/>
            <w:spacing w:after="0"/>
            <w:jc w:val="center"/>
          </w:pPr>
        </w:pPrChange>
      </w:pPr>
    </w:p>
    <w:p w14:paraId="73C507FE" w14:textId="0B7CD5CB" w:rsidR="003701CC" w:rsidRPr="00BB0106" w:rsidDel="00543FDB" w:rsidRDefault="003701CC">
      <w:pPr>
        <w:contextualSpacing/>
        <w:rPr>
          <w:del w:id="5505" w:author="Andries Pandia" w:date="2025-08-22T17:39:00Z"/>
          <w:noProof/>
          <w:kern w:val="2"/>
          <w:lang w:val="id-ID"/>
          <w14:ligatures w14:val="standardContextual"/>
          <w:rPrChange w:id="5506" w:author="Andries Pandia" w:date="2025-08-26T08:27:00Z">
            <w:rPr>
              <w:del w:id="5507" w:author="Andries Pandia" w:date="2025-08-22T17:39:00Z"/>
            </w:rPr>
          </w:rPrChange>
        </w:rPr>
        <w:pPrChange w:id="5508" w:author="Andries Pandia" w:date="2025-08-22T17:40:00Z">
          <w:pPr>
            <w:spacing w:before="100" w:beforeAutospacing="1" w:after="100" w:afterAutospacing="1"/>
          </w:pPr>
        </w:pPrChange>
      </w:pPr>
      <w:r w:rsidRPr="00BB0106">
        <w:rPr>
          <w:noProof/>
          <w:kern w:val="2"/>
          <w:lang w:val="id-ID"/>
          <w14:ligatures w14:val="standardContextual"/>
          <w:rPrChange w:id="5509" w:author="Andries Pandia" w:date="2025-08-26T08:27:00Z">
            <w:rPr/>
          </w:rPrChange>
        </w:rPr>
        <w:t xml:space="preserve">Visualisasi </w:t>
      </w:r>
      <w:r w:rsidRPr="00BB0106">
        <w:rPr>
          <w:noProof/>
          <w:kern w:val="2"/>
          <w:lang w:val="id-ID"/>
          <w14:ligatures w14:val="standardContextual"/>
          <w:rPrChange w:id="5510" w:author="Andries Pandia" w:date="2025-08-26T08:29:00Z">
            <w:rPr/>
          </w:rPrChange>
        </w:rPr>
        <w:t xml:space="preserve">pada </w:t>
      </w:r>
      <w:commentRangeStart w:id="5511"/>
      <w:r w:rsidRPr="00BB0106">
        <w:rPr>
          <w:noProof/>
          <w:kern w:val="2"/>
          <w:lang w:val="id-ID"/>
          <w14:ligatures w14:val="standardContextual"/>
          <w:rPrChange w:id="5512" w:author="Andries Pandia" w:date="2025-08-26T08:29:00Z">
            <w:rPr/>
          </w:rPrChange>
        </w:rPr>
        <w:t xml:space="preserve">Gambar </w:t>
      </w:r>
      <w:del w:id="5513" w:author="Andries Pandia" w:date="2025-08-22T13:53:00Z">
        <w:r w:rsidRPr="00BB0106" w:rsidDel="00342CB0">
          <w:delText>[masukkan nomor gambar Anda]</w:delText>
        </w:r>
      </w:del>
      <w:ins w:id="5514" w:author="Andries Pandia" w:date="2025-08-22T13:53:00Z">
        <w:r w:rsidR="00342CB0" w:rsidRPr="00BB0106">
          <w:rPr>
            <w:rPrChange w:id="5515" w:author="Andries Pandia" w:date="2025-08-26T08:29:00Z">
              <w:rPr>
                <w:lang w:val="en-US"/>
              </w:rPr>
            </w:rPrChange>
          </w:rPr>
          <w:t>3.1</w:t>
        </w:r>
      </w:ins>
      <w:ins w:id="5516" w:author="Andries Pandia" w:date="2025-08-26T08:28:00Z">
        <w:r w:rsidR="00210BE1" w:rsidRPr="00BB0106">
          <w:rPr>
            <w:lang w:val="en-ID"/>
            <w:rPrChange w:id="5517" w:author="Andries Pandia" w:date="2025-08-26T08:29:00Z">
              <w:rPr>
                <w:highlight w:val="yellow"/>
                <w:lang w:val="en-US"/>
              </w:rPr>
            </w:rPrChange>
          </w:rPr>
          <w:t>9</w:t>
        </w:r>
      </w:ins>
      <w:r w:rsidRPr="00BB0106">
        <w:rPr>
          <w:noProof/>
          <w:lang w:val="id-ID"/>
          <w:rPrChange w:id="5518" w:author="Andries Pandia" w:date="2025-08-26T08:29:00Z">
            <w:rPr/>
          </w:rPrChange>
        </w:rPr>
        <w:t xml:space="preserve"> </w:t>
      </w:r>
      <w:commentRangeEnd w:id="5511"/>
      <w:r w:rsidR="00342CB0" w:rsidRPr="00BB0106">
        <w:rPr>
          <w:rStyle w:val="CommentReference"/>
          <w:noProof/>
          <w:lang w:val="id-ID"/>
          <w:rPrChange w:id="5519" w:author="Andries Pandia" w:date="2025-08-26T08:29:00Z">
            <w:rPr>
              <w:rStyle w:val="CommentReference"/>
            </w:rPr>
          </w:rPrChange>
        </w:rPr>
        <w:commentReference w:id="5511"/>
      </w:r>
      <w:r w:rsidRPr="00BB0106">
        <w:rPr>
          <w:noProof/>
          <w:kern w:val="2"/>
          <w:lang w:val="id-ID"/>
          <w14:ligatures w14:val="standardContextual"/>
          <w:rPrChange w:id="5520" w:author="Andries Pandia" w:date="2025-08-26T08:29:00Z">
            <w:rPr/>
          </w:rPrChange>
        </w:rPr>
        <w:t>menyajikan</w:t>
      </w:r>
      <w:r w:rsidRPr="00BB0106">
        <w:t xml:space="preserve"> </w:t>
      </w:r>
      <w:proofErr w:type="spellStart"/>
      <w:r w:rsidRPr="00BB0106">
        <w:t>analisis</w:t>
      </w:r>
      <w:proofErr w:type="spellEnd"/>
      <w:r w:rsidRPr="00BB0106">
        <w:t xml:space="preserve"> </w:t>
      </w:r>
      <w:proofErr w:type="spellStart"/>
      <w:r w:rsidRPr="00BB0106">
        <w:t>tren</w:t>
      </w:r>
      <w:proofErr w:type="spellEnd"/>
      <w:r w:rsidRPr="00BB0106">
        <w:t xml:space="preserve"> temporal </w:t>
      </w:r>
      <w:proofErr w:type="spellStart"/>
      <w:r w:rsidRPr="00BB0106">
        <w:t>mengenai</w:t>
      </w:r>
      <w:proofErr w:type="spellEnd"/>
      <w:r w:rsidRPr="00BB0106">
        <w:t xml:space="preserve"> </w:t>
      </w:r>
      <w:proofErr w:type="spellStart"/>
      <w:r w:rsidRPr="00BB0106">
        <w:t>jumlah</w:t>
      </w:r>
      <w:proofErr w:type="spellEnd"/>
      <w:r w:rsidRPr="00BB0106">
        <w:t xml:space="preserve"> korban </w:t>
      </w:r>
      <w:proofErr w:type="spellStart"/>
      <w:r w:rsidRPr="00BB0106">
        <w:t>anak</w:t>
      </w:r>
      <w:proofErr w:type="spellEnd"/>
      <w:r w:rsidRPr="00BB0106">
        <w:t xml:space="preserve"> </w:t>
      </w:r>
      <w:proofErr w:type="spellStart"/>
      <w:r w:rsidRPr="00BB0106">
        <w:t>perempuan</w:t>
      </w:r>
      <w:proofErr w:type="spellEnd"/>
      <w:r w:rsidRPr="00BB0106">
        <w:t xml:space="preserve"> di </w:t>
      </w:r>
      <w:proofErr w:type="spellStart"/>
      <w:r w:rsidRPr="00BB0106">
        <w:t>bawah</w:t>
      </w:r>
      <w:proofErr w:type="spellEnd"/>
      <w:r w:rsidRPr="00BB0106">
        <w:t xml:space="preserve"> </w:t>
      </w:r>
      <w:proofErr w:type="spellStart"/>
      <w:r w:rsidRPr="00BB0106">
        <w:t>usia</w:t>
      </w:r>
      <w:proofErr w:type="spellEnd"/>
      <w:r w:rsidRPr="00BB0106">
        <w:t xml:space="preserve"> 18 </w:t>
      </w:r>
      <w:proofErr w:type="spellStart"/>
      <w:r w:rsidRPr="00BB0106">
        <w:t>tahun</w:t>
      </w:r>
      <w:proofErr w:type="spellEnd"/>
      <w:r w:rsidRPr="00BB0106">
        <w:t xml:space="preserve"> yang </w:t>
      </w:r>
      <w:proofErr w:type="spellStart"/>
      <w:r w:rsidRPr="00BB0106">
        <w:t>tercatat</w:t>
      </w:r>
      <w:proofErr w:type="spellEnd"/>
      <w:r w:rsidRPr="00BB0106">
        <w:t xml:space="preserve"> </w:t>
      </w:r>
      <w:proofErr w:type="spellStart"/>
      <w:r w:rsidRPr="00BB0106">
        <w:t>dari</w:t>
      </w:r>
      <w:proofErr w:type="spellEnd"/>
      <w:r w:rsidRPr="00BB0106">
        <w:t xml:space="preserve"> </w:t>
      </w:r>
      <w:proofErr w:type="spellStart"/>
      <w:r w:rsidRPr="00BB0106">
        <w:t>tahun</w:t>
      </w:r>
      <w:proofErr w:type="spellEnd"/>
      <w:r w:rsidRPr="00BB0106">
        <w:t xml:space="preserve"> 2007 </w:t>
      </w:r>
      <w:proofErr w:type="spellStart"/>
      <w:r w:rsidRPr="00BB0106">
        <w:t>hingga</w:t>
      </w:r>
      <w:proofErr w:type="spellEnd"/>
      <w:r w:rsidRPr="00BB0106">
        <w:t xml:space="preserve"> 2022. </w:t>
      </w:r>
      <w:proofErr w:type="spellStart"/>
      <w:r w:rsidRPr="00BB0106">
        <w:t>Grafik</w:t>
      </w:r>
      <w:proofErr w:type="spellEnd"/>
      <w:r w:rsidRPr="00BB0106">
        <w:t xml:space="preserve"> garis (</w:t>
      </w:r>
      <w:r w:rsidRPr="00BB0106">
        <w:rPr>
          <w:i/>
          <w:iCs/>
        </w:rPr>
        <w:t>line chart</w:t>
      </w:r>
      <w:r w:rsidRPr="00BB0106">
        <w:t xml:space="preserve">) </w:t>
      </w:r>
      <w:proofErr w:type="spellStart"/>
      <w:r w:rsidRPr="00BB0106">
        <w:t>ini</w:t>
      </w:r>
      <w:proofErr w:type="spellEnd"/>
      <w:r w:rsidRPr="00BB0106">
        <w:t xml:space="preserve"> </w:t>
      </w:r>
      <w:proofErr w:type="spellStart"/>
      <w:r w:rsidRPr="00BB0106">
        <w:t>digunakan</w:t>
      </w:r>
      <w:proofErr w:type="spellEnd"/>
      <w:r w:rsidRPr="00BB0106">
        <w:t xml:space="preserve"> </w:t>
      </w:r>
      <w:proofErr w:type="spellStart"/>
      <w:r w:rsidRPr="00BB0106">
        <w:t>untuk</w:t>
      </w:r>
      <w:proofErr w:type="spellEnd"/>
      <w:r w:rsidRPr="00BB0106">
        <w:t xml:space="preserve"> </w:t>
      </w:r>
      <w:proofErr w:type="spellStart"/>
      <w:r w:rsidRPr="00BB0106">
        <w:t>mengidentifikasi</w:t>
      </w:r>
      <w:proofErr w:type="spellEnd"/>
      <w:r w:rsidRPr="00BB0106">
        <w:t xml:space="preserve"> </w:t>
      </w:r>
      <w:proofErr w:type="spellStart"/>
      <w:r w:rsidRPr="00BB0106">
        <w:t>pola</w:t>
      </w:r>
      <w:proofErr w:type="spellEnd"/>
      <w:r w:rsidRPr="00BB0106">
        <w:t xml:space="preserve">, </w:t>
      </w:r>
      <w:proofErr w:type="spellStart"/>
      <w:r w:rsidRPr="00BB0106">
        <w:t>fluktuasi</w:t>
      </w:r>
      <w:proofErr w:type="spellEnd"/>
      <w:r w:rsidRPr="00BB0106">
        <w:t xml:space="preserve">, dan </w:t>
      </w:r>
      <w:proofErr w:type="spellStart"/>
      <w:r w:rsidRPr="00BB0106">
        <w:t>perubahan</w:t>
      </w:r>
      <w:proofErr w:type="spellEnd"/>
      <w:r w:rsidRPr="00BB0106">
        <w:t xml:space="preserve"> </w:t>
      </w:r>
      <w:proofErr w:type="spellStart"/>
      <w:r w:rsidRPr="00BB0106">
        <w:t>signifikan</w:t>
      </w:r>
      <w:proofErr w:type="spellEnd"/>
      <w:r w:rsidRPr="00BB0106">
        <w:t xml:space="preserve"> </w:t>
      </w:r>
      <w:proofErr w:type="spellStart"/>
      <w:r w:rsidRPr="00BB0106">
        <w:t>dalam</w:t>
      </w:r>
      <w:proofErr w:type="spellEnd"/>
      <w:r w:rsidRPr="00BB0106">
        <w:t xml:space="preserve"> </w:t>
      </w:r>
      <w:proofErr w:type="spellStart"/>
      <w:r w:rsidRPr="00BB0106">
        <w:t>jumlah</w:t>
      </w:r>
      <w:proofErr w:type="spellEnd"/>
      <w:r w:rsidRPr="00BB0106">
        <w:t xml:space="preserve"> </w:t>
      </w:r>
      <w:proofErr w:type="spellStart"/>
      <w:r w:rsidRPr="00BB0106">
        <w:t>kasus</w:t>
      </w:r>
      <w:proofErr w:type="spellEnd"/>
      <w:r w:rsidRPr="00BB0106">
        <w:t xml:space="preserve"> </w:t>
      </w:r>
      <w:proofErr w:type="spellStart"/>
      <w:r w:rsidRPr="00BB0106">
        <w:t>dari</w:t>
      </w:r>
      <w:proofErr w:type="spellEnd"/>
      <w:r w:rsidRPr="00BB0106">
        <w:t xml:space="preserve"> </w:t>
      </w:r>
      <w:proofErr w:type="spellStart"/>
      <w:r w:rsidRPr="00BB0106">
        <w:t>tahun</w:t>
      </w:r>
      <w:proofErr w:type="spellEnd"/>
      <w:r w:rsidRPr="00BB0106">
        <w:t xml:space="preserve"> </w:t>
      </w:r>
      <w:proofErr w:type="spellStart"/>
      <w:r w:rsidRPr="00BB0106">
        <w:t>ke</w:t>
      </w:r>
      <w:proofErr w:type="spellEnd"/>
      <w:r w:rsidRPr="00BB0106">
        <w:t xml:space="preserve"> </w:t>
      </w:r>
      <w:proofErr w:type="spellStart"/>
      <w:r w:rsidRPr="00BB0106">
        <w:t>tahun</w:t>
      </w:r>
      <w:proofErr w:type="spellEnd"/>
      <w:r w:rsidRPr="00BB0106">
        <w:t>.</w:t>
      </w:r>
    </w:p>
    <w:p w14:paraId="164F1DD1" w14:textId="77777777" w:rsidR="00E3363A" w:rsidRPr="00BB0106" w:rsidRDefault="00E3363A">
      <w:pPr>
        <w:contextualSpacing/>
        <w:rPr>
          <w:ins w:id="5521" w:author="Andries Pandia" w:date="2025-08-22T16:21:00Z"/>
          <w:b/>
          <w:bCs/>
          <w:noProof/>
          <w:lang w:val="id-ID"/>
          <w:rPrChange w:id="5522" w:author="Andries Pandia" w:date="2025-08-26T08:27:00Z">
            <w:rPr>
              <w:ins w:id="5523" w:author="Andries Pandia" w:date="2025-08-22T16:21:00Z"/>
              <w:b/>
              <w:bCs/>
            </w:rPr>
          </w:rPrChange>
        </w:rPr>
        <w:pPrChange w:id="5524" w:author="Andries Pandia" w:date="2025-08-22T17:40:00Z">
          <w:pPr>
            <w:spacing w:before="100" w:beforeAutospacing="1" w:after="100" w:afterAutospacing="1"/>
          </w:pPr>
        </w:pPrChange>
      </w:pPr>
    </w:p>
    <w:p w14:paraId="7437A840" w14:textId="77777777" w:rsidR="00E3363A" w:rsidRPr="00BB0106" w:rsidRDefault="00E3363A">
      <w:pPr>
        <w:contextualSpacing/>
        <w:rPr>
          <w:ins w:id="5525" w:author="Andries Pandia" w:date="2025-08-22T16:21:00Z"/>
          <w:b/>
          <w:bCs/>
          <w:noProof/>
          <w:lang w:val="id-ID"/>
          <w:rPrChange w:id="5526" w:author="Andries Pandia" w:date="2025-08-26T08:27:00Z">
            <w:rPr>
              <w:ins w:id="5527" w:author="Andries Pandia" w:date="2025-08-22T16:21:00Z"/>
              <w:b/>
              <w:bCs/>
            </w:rPr>
          </w:rPrChange>
        </w:rPr>
        <w:pPrChange w:id="5528" w:author="Andries Pandia" w:date="2025-08-22T15:44:00Z">
          <w:pPr>
            <w:spacing w:before="100" w:beforeAutospacing="1" w:after="100" w:afterAutospacing="1"/>
          </w:pPr>
        </w:pPrChange>
      </w:pPr>
    </w:p>
    <w:p w14:paraId="28AC738B" w14:textId="77777777" w:rsidR="00210BE1" w:rsidRPr="00BB0106" w:rsidRDefault="00FA6D1C">
      <w:pPr>
        <w:ind w:firstLine="0"/>
        <w:contextualSpacing/>
        <w:rPr>
          <w:ins w:id="5529" w:author="Andries Pandia" w:date="2025-08-26T08:29:00Z"/>
          <w:noProof/>
          <w:kern w:val="2"/>
          <w:lang w:val="id-ID"/>
          <w14:ligatures w14:val="standardContextual"/>
        </w:rPr>
        <w:pPrChange w:id="5530" w:author="Andries Pandia" w:date="2025-08-26T08:29:00Z">
          <w:pPr>
            <w:spacing w:before="100" w:beforeAutospacing="1" w:after="100" w:afterAutospacing="1"/>
          </w:pPr>
        </w:pPrChange>
      </w:pPr>
      <w:ins w:id="5531" w:author="Andries Pandia" w:date="2025-08-22T15:45:00Z">
        <w:r w:rsidRPr="00BB0106">
          <w:rPr>
            <w:b/>
            <w:bCs/>
            <w:noProof/>
            <w:lang w:val="id-ID"/>
            <w:rPrChange w:id="5532" w:author="Andries Pandia" w:date="2025-08-26T08:27:00Z">
              <w:rPr>
                <w:b/>
                <w:bCs/>
              </w:rPr>
            </w:rPrChange>
          </w:rPr>
          <w:t xml:space="preserve">A. </w:t>
        </w:r>
      </w:ins>
      <w:proofErr w:type="spellStart"/>
      <w:r w:rsidR="003701CC" w:rsidRPr="00BB0106">
        <w:rPr>
          <w:b/>
          <w:bCs/>
        </w:rPr>
        <w:t>Deskripsi</w:t>
      </w:r>
      <w:proofErr w:type="spellEnd"/>
      <w:r w:rsidR="003701CC" w:rsidRPr="00BB0106">
        <w:rPr>
          <w:b/>
          <w:bCs/>
        </w:rPr>
        <w:t xml:space="preserve"> Tren Data:</w:t>
      </w:r>
      <w:r w:rsidR="003701CC" w:rsidRPr="00BB0106">
        <w:t xml:space="preserve"> </w:t>
      </w:r>
    </w:p>
    <w:p w14:paraId="68D08F56" w14:textId="7AD9721C" w:rsidR="003701CC" w:rsidRPr="00BB0106" w:rsidRDefault="003701CC">
      <w:pPr>
        <w:rPr>
          <w:noProof/>
          <w:kern w:val="2"/>
          <w:lang w:val="id-ID"/>
          <w14:ligatures w14:val="standardContextual"/>
          <w:rPrChange w:id="5533" w:author="Andries Pandia" w:date="2025-08-26T08:27:00Z">
            <w:rPr/>
          </w:rPrChange>
        </w:rPr>
        <w:pPrChange w:id="5534" w:author="Andries Pandia" w:date="2025-08-26T08:29:00Z">
          <w:pPr>
            <w:spacing w:before="100" w:beforeAutospacing="1" w:after="100" w:afterAutospacing="1"/>
          </w:pPr>
        </w:pPrChange>
      </w:pPr>
      <w:r w:rsidRPr="00BB0106">
        <w:rPr>
          <w:noProof/>
          <w:lang w:val="id-ID"/>
          <w:rPrChange w:id="5535" w:author="Andries Pandia" w:date="2025-08-26T08:27:00Z">
            <w:rPr/>
          </w:rPrChange>
        </w:rPr>
        <w:t>Grafik tersebut mengilustrasikan tiga fase yang berbeda.</w:t>
      </w:r>
    </w:p>
    <w:p w14:paraId="2417BE05" w14:textId="77777777" w:rsidR="003701CC" w:rsidRPr="00BB0106" w:rsidRDefault="003701CC">
      <w:pPr>
        <w:pStyle w:val="ListParagraph"/>
        <w:numPr>
          <w:ilvl w:val="0"/>
          <w:numId w:val="36"/>
        </w:numPr>
        <w:ind w:left="709"/>
        <w:pPrChange w:id="5536" w:author="Andries Pandia" w:date="2025-08-22T13:55:00Z">
          <w:pPr>
            <w:numPr>
              <w:numId w:val="19"/>
            </w:numPr>
            <w:tabs>
              <w:tab w:val="num" w:pos="720"/>
            </w:tabs>
            <w:spacing w:before="100" w:beforeAutospacing="1" w:after="100" w:afterAutospacing="1"/>
            <w:ind w:left="720" w:hanging="360"/>
          </w:pPr>
        </w:pPrChange>
      </w:pPr>
      <w:r w:rsidRPr="00BB0106">
        <w:rPr>
          <w:b/>
          <w:bCs/>
          <w:rPrChange w:id="5537" w:author="Andries Pandia" w:date="2025-08-26T08:27:00Z">
            <w:rPr>
              <w:b/>
              <w:bCs/>
              <w:noProof w:val="0"/>
              <w:kern w:val="0"/>
              <w:lang w:val="en-ID"/>
              <w14:ligatures w14:val="none"/>
            </w:rPr>
          </w:rPrChange>
        </w:rPr>
        <w:lastRenderedPageBreak/>
        <w:t>Periode 2007–2016:</w:t>
      </w:r>
      <w:r w:rsidRPr="00BB0106">
        <w:rPr>
          <w:rPrChange w:id="5538" w:author="Andries Pandia" w:date="2025-08-26T08:27:00Z">
            <w:rPr>
              <w:noProof w:val="0"/>
              <w:kern w:val="0"/>
              <w:lang w:val="en-ID"/>
              <w14:ligatures w14:val="none"/>
            </w:rPr>
          </w:rPrChange>
        </w:rPr>
        <w:t xml:space="preserve"> Fase ini menunjukkan jumlah kasus yang relatif stabil dan rendah, berfluktuasi di bawah 2.000 korban per tahun.</w:t>
      </w:r>
    </w:p>
    <w:p w14:paraId="3DE18F3F" w14:textId="77777777" w:rsidR="003701CC" w:rsidRPr="00BB0106" w:rsidRDefault="003701CC">
      <w:pPr>
        <w:pStyle w:val="ListParagraph"/>
        <w:numPr>
          <w:ilvl w:val="0"/>
          <w:numId w:val="36"/>
        </w:numPr>
        <w:ind w:left="709"/>
        <w:pPrChange w:id="5539" w:author="Andries Pandia" w:date="2025-08-22T13:55:00Z">
          <w:pPr>
            <w:numPr>
              <w:numId w:val="19"/>
            </w:numPr>
            <w:tabs>
              <w:tab w:val="num" w:pos="720"/>
            </w:tabs>
            <w:spacing w:before="100" w:beforeAutospacing="1" w:after="100" w:afterAutospacing="1"/>
            <w:ind w:left="720" w:hanging="360"/>
          </w:pPr>
        </w:pPrChange>
      </w:pPr>
      <w:r w:rsidRPr="00BB0106">
        <w:rPr>
          <w:b/>
          <w:bCs/>
          <w:rPrChange w:id="5540" w:author="Andries Pandia" w:date="2025-08-26T08:27:00Z">
            <w:rPr>
              <w:b/>
              <w:bCs/>
              <w:noProof w:val="0"/>
              <w:kern w:val="0"/>
              <w:lang w:val="en-ID"/>
              <w14:ligatures w14:val="none"/>
            </w:rPr>
          </w:rPrChange>
        </w:rPr>
        <w:t>Periode 2017–2021:</w:t>
      </w:r>
      <w:r w:rsidRPr="00BB0106">
        <w:rPr>
          <w:rPrChange w:id="5541" w:author="Andries Pandia" w:date="2025-08-26T08:27:00Z">
            <w:rPr>
              <w:noProof w:val="0"/>
              <w:kern w:val="0"/>
              <w:lang w:val="en-ID"/>
              <w14:ligatures w14:val="none"/>
            </w:rPr>
          </w:rPrChange>
        </w:rPr>
        <w:t xml:space="preserve"> Terjadi lonjakan kasus yang sangat drastis pada tahun 2017, di mana jumlah korban meningkat hingga mendekati 6.000. Tren peningkatan ini terus berlanjut secara signifikan hingga mencapai puncaknya pada tahun 2021 dengan lebih dari 10.000 kasus tercatat.</w:t>
      </w:r>
    </w:p>
    <w:p w14:paraId="11413E07" w14:textId="77777777" w:rsidR="003701CC" w:rsidRPr="00BB0106" w:rsidRDefault="003701CC">
      <w:pPr>
        <w:pStyle w:val="ListParagraph"/>
        <w:numPr>
          <w:ilvl w:val="0"/>
          <w:numId w:val="36"/>
        </w:numPr>
        <w:ind w:left="709"/>
        <w:pPrChange w:id="5542" w:author="Andries Pandia" w:date="2025-08-22T13:55:00Z">
          <w:pPr>
            <w:numPr>
              <w:numId w:val="19"/>
            </w:numPr>
            <w:tabs>
              <w:tab w:val="num" w:pos="720"/>
            </w:tabs>
            <w:spacing w:before="100" w:beforeAutospacing="1" w:after="100" w:afterAutospacing="1"/>
            <w:ind w:left="720" w:hanging="360"/>
          </w:pPr>
        </w:pPrChange>
      </w:pPr>
      <w:r w:rsidRPr="00BB0106">
        <w:rPr>
          <w:b/>
          <w:bCs/>
          <w:rPrChange w:id="5543" w:author="Andries Pandia" w:date="2025-08-26T08:27:00Z">
            <w:rPr>
              <w:b/>
              <w:bCs/>
              <w:noProof w:val="0"/>
              <w:kern w:val="0"/>
              <w:lang w:val="en-ID"/>
              <w14:ligatures w14:val="none"/>
            </w:rPr>
          </w:rPrChange>
        </w:rPr>
        <w:t>Periode 2022:</w:t>
      </w:r>
      <w:r w:rsidRPr="00BB0106">
        <w:rPr>
          <w:rPrChange w:id="5544" w:author="Andries Pandia" w:date="2025-08-26T08:27:00Z">
            <w:rPr>
              <w:noProof w:val="0"/>
              <w:kern w:val="0"/>
              <w:lang w:val="en-ID"/>
              <w14:ligatures w14:val="none"/>
            </w:rPr>
          </w:rPrChange>
        </w:rPr>
        <w:t xml:space="preserve"> Data menunjukkan adanya penurunan tajam pada tahun 2022 dibandingkan dengan puncak di tahun sebelumnya.</w:t>
      </w:r>
    </w:p>
    <w:p w14:paraId="163E98D8" w14:textId="77777777" w:rsidR="00E3363A" w:rsidRPr="00BB0106" w:rsidRDefault="00E3363A">
      <w:pPr>
        <w:contextualSpacing/>
        <w:rPr>
          <w:ins w:id="5545" w:author="Andries Pandia" w:date="2025-08-22T16:21:00Z"/>
          <w:b/>
          <w:bCs/>
          <w:noProof/>
          <w:lang w:val="id-ID"/>
          <w:rPrChange w:id="5546" w:author="Andries Pandia" w:date="2025-08-26T08:27:00Z">
            <w:rPr>
              <w:ins w:id="5547" w:author="Andries Pandia" w:date="2025-08-22T16:21:00Z"/>
              <w:b/>
              <w:bCs/>
            </w:rPr>
          </w:rPrChange>
        </w:rPr>
        <w:pPrChange w:id="5548" w:author="Andries Pandia" w:date="2025-08-22T15:45:00Z">
          <w:pPr>
            <w:spacing w:before="100" w:beforeAutospacing="1" w:after="100" w:afterAutospacing="1"/>
          </w:pPr>
        </w:pPrChange>
      </w:pPr>
    </w:p>
    <w:p w14:paraId="02FB9B7B" w14:textId="77777777" w:rsidR="00210BE1" w:rsidRPr="00BB0106" w:rsidRDefault="00FA6D1C">
      <w:pPr>
        <w:ind w:firstLine="0"/>
        <w:contextualSpacing/>
        <w:rPr>
          <w:ins w:id="5549" w:author="Andries Pandia" w:date="2025-08-26T08:29:00Z"/>
          <w:noProof/>
          <w:kern w:val="2"/>
          <w:lang w:val="id-ID"/>
          <w14:ligatures w14:val="standardContextual"/>
        </w:rPr>
        <w:pPrChange w:id="5550" w:author="Andries Pandia" w:date="2025-08-26T08:29:00Z">
          <w:pPr>
            <w:spacing w:before="100" w:beforeAutospacing="1" w:after="100" w:afterAutospacing="1"/>
          </w:pPr>
        </w:pPrChange>
      </w:pPr>
      <w:ins w:id="5551" w:author="Andries Pandia" w:date="2025-08-22T15:45:00Z">
        <w:r w:rsidRPr="00BB0106">
          <w:rPr>
            <w:b/>
            <w:bCs/>
            <w:noProof/>
            <w:lang w:val="id-ID"/>
            <w:rPrChange w:id="5552" w:author="Andries Pandia" w:date="2025-08-26T08:27:00Z">
              <w:rPr>
                <w:b/>
                <w:bCs/>
              </w:rPr>
            </w:rPrChange>
          </w:rPr>
          <w:t xml:space="preserve">B. </w:t>
        </w:r>
      </w:ins>
      <w:proofErr w:type="spellStart"/>
      <w:r w:rsidR="003701CC" w:rsidRPr="00BB0106">
        <w:rPr>
          <w:b/>
          <w:bCs/>
        </w:rPr>
        <w:t>Interpretasi</w:t>
      </w:r>
      <w:proofErr w:type="spellEnd"/>
      <w:r w:rsidR="003701CC" w:rsidRPr="00BB0106">
        <w:rPr>
          <w:b/>
          <w:bCs/>
        </w:rPr>
        <w:t xml:space="preserve"> Hasil:</w:t>
      </w:r>
      <w:r w:rsidR="003701CC" w:rsidRPr="00BB0106">
        <w:t xml:space="preserve"> </w:t>
      </w:r>
    </w:p>
    <w:p w14:paraId="0EF559BA" w14:textId="0988622D" w:rsidR="003701CC" w:rsidRPr="00BB0106" w:rsidRDefault="003701CC">
      <w:pPr>
        <w:rPr>
          <w:noProof/>
          <w:kern w:val="2"/>
          <w:lang w:val="id-ID"/>
          <w14:ligatures w14:val="standardContextual"/>
          <w:rPrChange w:id="5553" w:author="Andries Pandia" w:date="2025-08-26T08:27:00Z">
            <w:rPr/>
          </w:rPrChange>
        </w:rPr>
        <w:pPrChange w:id="5554" w:author="Andries Pandia" w:date="2025-08-26T08:29:00Z">
          <w:pPr>
            <w:spacing w:before="100" w:beforeAutospacing="1" w:after="100" w:afterAutospacing="1"/>
          </w:pPr>
        </w:pPrChange>
      </w:pPr>
      <w:r w:rsidRPr="00BB0106">
        <w:rPr>
          <w:noProof/>
          <w:lang w:val="id-ID"/>
          <w:rPrChange w:id="5555" w:author="Andries Pandia" w:date="2025-08-26T08:27:00Z">
            <w:rPr/>
          </w:rPrChange>
        </w:rPr>
        <w:t>Peningkatan eksponensial yang dimulai pada tahun 2017 dapat mengindikasikan beberapa kemungkinan: adanya eskalasi nyata dalam kasus eksploitasi anak perempuan, peningkatan kapasitas sistem dalam mendeteksi dan melaporkan kasus, atau kombinasi dari kedua faktor tersebut. Peningkatan pelaporan ini bisa jadi didorong oleh meningkatnya kesadaran publik dan penguatan kecerdasan digital di kalangan perempuan muda.</w:t>
      </w:r>
    </w:p>
    <w:p w14:paraId="757FFD79" w14:textId="77777777" w:rsidR="003701CC" w:rsidRPr="00BB0106" w:rsidRDefault="003701CC">
      <w:pPr>
        <w:contextualSpacing/>
        <w:rPr>
          <w:noProof/>
          <w:kern w:val="2"/>
          <w:lang w:val="id-ID"/>
          <w14:ligatures w14:val="standardContextual"/>
          <w:rPrChange w:id="5556" w:author="Andries Pandia" w:date="2025-08-26T08:27:00Z">
            <w:rPr/>
          </w:rPrChange>
        </w:rPr>
        <w:pPrChange w:id="5557" w:author="Andries Pandia" w:date="2025-08-22T13:55:00Z">
          <w:pPr>
            <w:spacing w:before="100" w:beforeAutospacing="1" w:after="100" w:afterAutospacing="1"/>
          </w:pPr>
        </w:pPrChange>
      </w:pPr>
      <w:r w:rsidRPr="00BB0106">
        <w:rPr>
          <w:noProof/>
          <w:kern w:val="2"/>
          <w:lang w:val="id-ID"/>
          <w14:ligatures w14:val="standardContextual"/>
          <w:rPrChange w:id="5558" w:author="Andries Pandia" w:date="2025-08-26T08:27:00Z">
            <w:rPr/>
          </w:rPrChange>
        </w:rPr>
        <w:t>Fluktuasi tajam pada akhir periode, khususnya puncak di tahun 2021 dan penurunan di 2022, mungkin dipengaruhi oleh faktor eksternal seperti dampak pandemi global terhadap proses pelaporan data. Secara keseluruhan, tren ini menyoroti meningkatnya kerentanan anak perempuan secara drastis dalam dekade terakhir, sebuah kelompok yang sangat berisiko tinggi untuk diperdagangkan.</w:t>
      </w:r>
    </w:p>
    <w:p w14:paraId="0CB0C063" w14:textId="6EDC9478" w:rsidR="00063021" w:rsidRPr="00BB0106" w:rsidDel="00543FDB" w:rsidRDefault="003701CC">
      <w:pPr>
        <w:contextualSpacing/>
        <w:rPr>
          <w:del w:id="5559" w:author="Andries Pandia" w:date="2025-08-22T17:39:00Z"/>
          <w:noProof/>
          <w:kern w:val="2"/>
          <w:lang w:val="id-ID"/>
          <w14:ligatures w14:val="standardContextual"/>
          <w:rPrChange w:id="5560" w:author="Andries Pandia" w:date="2025-08-26T08:27:00Z">
            <w:rPr>
              <w:del w:id="5561" w:author="Andries Pandia" w:date="2025-08-22T17:39:00Z"/>
            </w:rPr>
          </w:rPrChange>
        </w:rPr>
        <w:pPrChange w:id="5562" w:author="Andries Pandia" w:date="2025-08-22T17:40:00Z">
          <w:pPr>
            <w:spacing w:before="100" w:beforeAutospacing="1" w:after="100" w:afterAutospacing="1"/>
          </w:pPr>
        </w:pPrChange>
      </w:pPr>
      <w:r w:rsidRPr="00BB0106">
        <w:rPr>
          <w:noProof/>
          <w:kern w:val="2"/>
          <w:lang w:val="id-ID"/>
          <w14:ligatures w14:val="standardContextual"/>
          <w:rPrChange w:id="5563" w:author="Andries Pandia" w:date="2025-08-26T08:27:00Z">
            <w:rPr/>
          </w:rPrChange>
        </w:rPr>
        <w:t>Dengan demikian, analisis longitudinal ini memberikan bukti kuat mengenai eskalasi darurat perlindungan anak perempuan dari kejahatan perdagangan manusia yang memerlukan perhatian kebijakan yang serius.</w:t>
      </w:r>
      <w:ins w:id="5564" w:author="Andries Pandia" w:date="2025-08-22T15:29:00Z">
        <w:del w:id="5565" w:author="Andries Pandia" w:date="2025-08-22T17:39:00Z">
          <w:r w:rsidR="00063021" w:rsidRPr="00BB0106" w:rsidDel="00543FDB">
            <w:rPr>
              <w:i/>
              <w:iCs/>
              <w:noProof/>
              <w:color w:val="000000" w:themeColor="text1"/>
              <w:lang w:val="id-ID"/>
              <w:rPrChange w:id="5566" w:author="Andries Pandia" w:date="2025-08-26T08:27:00Z">
                <w:rPr>
                  <w:color w:val="000000" w:themeColor="text1"/>
                  <w:lang w:val="en-US"/>
                </w:rPr>
              </w:rPrChange>
            </w:rPr>
            <w:drawing>
              <wp:inline distT="0" distB="0" distL="0" distR="0" wp14:anchorId="3D5D5859" wp14:editId="41131357">
                <wp:extent cx="2970530" cy="749029"/>
                <wp:effectExtent l="0" t="0" r="1270" b="635"/>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4751" name="Picture 759504751"/>
                        <pic:cNvPicPr/>
                      </pic:nvPicPr>
                      <pic:blipFill rotWithShape="1">
                        <a:blip r:embed="rId35" cstate="print">
                          <a:extLst>
                            <a:ext uri="{28A0092B-C50C-407E-A947-70E740481C1C}">
                              <a14:useLocalDpi xmlns:a14="http://schemas.microsoft.com/office/drawing/2010/main" val="0"/>
                            </a:ext>
                          </a:extLst>
                        </a:blip>
                        <a:srcRect b="72808"/>
                        <a:stretch>
                          <a:fillRect/>
                        </a:stretch>
                      </pic:blipFill>
                      <pic:spPr bwMode="auto">
                        <a:xfrm>
                          <a:off x="0" y="0"/>
                          <a:ext cx="2995745" cy="755387"/>
                        </a:xfrm>
                        <a:prstGeom prst="rect">
                          <a:avLst/>
                        </a:prstGeom>
                        <a:ln>
                          <a:noFill/>
                        </a:ln>
                        <a:extLst>
                          <a:ext uri="{53640926-AAD7-44D8-BBD7-CCE9431645EC}">
                            <a14:shadowObscured xmlns:a14="http://schemas.microsoft.com/office/drawing/2010/main"/>
                          </a:ext>
                        </a:extLst>
                      </pic:spPr>
                    </pic:pic>
                  </a:graphicData>
                </a:graphic>
              </wp:inline>
            </w:drawing>
          </w:r>
        </w:del>
      </w:ins>
    </w:p>
    <w:p w14:paraId="71B3189B" w14:textId="346A729E" w:rsidR="003701CC" w:rsidRPr="00BB0106" w:rsidDel="00543FDB" w:rsidRDefault="003701CC">
      <w:pPr>
        <w:rPr>
          <w:del w:id="5567" w:author="Andries Pandia" w:date="2025-08-22T17:39:00Z"/>
          <w:noProof/>
          <w:lang w:val="id-ID"/>
          <w:rPrChange w:id="5568" w:author="Andries Pandia" w:date="2025-08-26T08:27:00Z">
            <w:rPr>
              <w:del w:id="5569" w:author="Andries Pandia" w:date="2025-08-22T17:39:00Z"/>
            </w:rPr>
          </w:rPrChange>
        </w:rPr>
      </w:pPr>
    </w:p>
    <w:p w14:paraId="4385A1F1" w14:textId="2FF17986" w:rsidR="002B2F58" w:rsidRPr="00BB0106" w:rsidDel="00543FDB" w:rsidRDefault="002B2F58">
      <w:pPr>
        <w:rPr>
          <w:del w:id="5570" w:author="Andries Pandia" w:date="2025-08-22T17:39:00Z"/>
          <w:noProof/>
          <w:lang w:val="id-ID"/>
          <w:rPrChange w:id="5571" w:author="Andries Pandia" w:date="2025-08-26T08:27:00Z">
            <w:rPr>
              <w:del w:id="5572" w:author="Andries Pandia" w:date="2025-08-22T17:39:00Z"/>
            </w:rPr>
          </w:rPrChange>
        </w:rPr>
        <w:pPrChange w:id="5573" w:author="Andries Pandia" w:date="2025-08-22T17:40:00Z">
          <w:pPr>
            <w:jc w:val="center"/>
          </w:pPr>
        </w:pPrChange>
      </w:pPr>
      <w:del w:id="5574" w:author="Andries Pandia" w:date="2025-08-22T17:39:00Z">
        <w:r w:rsidRPr="00BB0106" w:rsidDel="00543FDB">
          <w:rPr>
            <w:noProof/>
            <w:color w:val="000000" w:themeColor="text1"/>
            <w:lang w:val="id-ID"/>
            <w:rPrChange w:id="5575" w:author="Andries Pandia" w:date="2025-08-26T08:27:00Z">
              <w:rPr>
                <w:lang w:val="en-US"/>
              </w:rPr>
            </w:rPrChange>
          </w:rPr>
          <w:drawing>
            <wp:inline distT="0" distB="0" distL="0" distR="0" wp14:anchorId="0C9143E8" wp14:editId="5843BFEA">
              <wp:extent cx="2970530" cy="2034733"/>
              <wp:effectExtent l="0" t="0" r="1270" b="0"/>
              <wp:docPr id="494765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4751" name="Picture 759504751"/>
                      <pic:cNvPicPr/>
                    </pic:nvPicPr>
                    <pic:blipFill rotWithShape="1">
                      <a:blip r:embed="rId35" cstate="print">
                        <a:extLst>
                          <a:ext uri="{28A0092B-C50C-407E-A947-70E740481C1C}">
                            <a14:useLocalDpi xmlns:a14="http://schemas.microsoft.com/office/drawing/2010/main" val="0"/>
                          </a:ext>
                        </a:extLst>
                      </a:blip>
                      <a:srcRect t="26133"/>
                      <a:stretch>
                        <a:fillRect/>
                      </a:stretch>
                    </pic:blipFill>
                    <pic:spPr bwMode="auto">
                      <a:xfrm>
                        <a:off x="0" y="0"/>
                        <a:ext cx="2995745" cy="2052005"/>
                      </a:xfrm>
                      <a:prstGeom prst="rect">
                        <a:avLst/>
                      </a:prstGeom>
                      <a:ln>
                        <a:noFill/>
                      </a:ln>
                      <a:extLst>
                        <a:ext uri="{53640926-AAD7-44D8-BBD7-CCE9431645EC}">
                          <a14:shadowObscured xmlns:a14="http://schemas.microsoft.com/office/drawing/2010/main"/>
                        </a:ext>
                      </a:extLst>
                    </pic:spPr>
                  </pic:pic>
                </a:graphicData>
              </a:graphic>
            </wp:inline>
          </w:drawing>
        </w:r>
      </w:del>
    </w:p>
    <w:p w14:paraId="2919EA8D" w14:textId="070E2865" w:rsidR="00130C3D" w:rsidRPr="00BB0106" w:rsidRDefault="00130C3D">
      <w:pPr>
        <w:rPr>
          <w:i/>
          <w:iCs/>
          <w:rPrChange w:id="5576" w:author="Andries Pandia" w:date="2025-08-26T08:27:00Z">
            <w:rPr>
              <w:i w:val="0"/>
              <w:iCs w:val="0"/>
              <w:color w:val="000000" w:themeColor="text1"/>
              <w:sz w:val="24"/>
              <w:szCs w:val="24"/>
            </w:rPr>
          </w:rPrChange>
        </w:rPr>
        <w:pPrChange w:id="5577" w:author="Andries Pandia" w:date="2025-08-22T17:40:00Z">
          <w:pPr>
            <w:pStyle w:val="Caption"/>
            <w:spacing w:after="0"/>
            <w:jc w:val="center"/>
          </w:pPr>
        </w:pPrChange>
      </w:pPr>
      <w:del w:id="5578" w:author="Andries Pandia" w:date="2025-08-22T17:39:00Z">
        <w:r w:rsidRPr="00BB0106" w:rsidDel="00543FDB">
          <w:rPr>
            <w:noProof/>
            <w:lang w:val="id-ID"/>
            <w:rPrChange w:id="5579" w:author="Andries Pandia" w:date="2025-08-26T08:27:00Z">
              <w:rPr>
                <w:i w:val="0"/>
                <w:iCs w:val="0"/>
              </w:rPr>
            </w:rPrChange>
          </w:rPr>
          <w:delText>Gambar 3.10 Visualisasi Tren Korban Anak</w:delText>
        </w:r>
      </w:del>
    </w:p>
    <w:p w14:paraId="14C971D5" w14:textId="5DC8966C" w:rsidR="009F77F7" w:rsidRPr="00BB0106" w:rsidRDefault="00357BE3">
      <w:pPr>
        <w:rPr>
          <w:ins w:id="5580" w:author="Andries Pandia" w:date="2025-08-22T15:46:00Z"/>
          <w:rStyle w:val="s6"/>
          <w:i/>
          <w:iCs/>
          <w:noProof/>
          <w:color w:val="000000" w:themeColor="text1"/>
          <w:lang w:val="id-ID"/>
          <w:rPrChange w:id="5581" w:author="Andries Pandia" w:date="2025-08-26T08:27:00Z">
            <w:rPr>
              <w:ins w:id="5582" w:author="Andries Pandia" w:date="2025-08-22T15:46:00Z"/>
              <w:rStyle w:val="s6"/>
              <w:i w:val="0"/>
              <w:iCs w:val="0"/>
              <w:noProof w:val="0"/>
              <w:color w:val="000000" w:themeColor="text1"/>
              <w:kern w:val="0"/>
              <w:sz w:val="24"/>
              <w:szCs w:val="24"/>
              <w:lang w:val="en-ID"/>
              <w14:ligatures w14:val="none"/>
            </w:rPr>
          </w:rPrChange>
        </w:rPr>
        <w:pPrChange w:id="5583" w:author="Andries Pandia" w:date="2025-08-22T15:46:00Z">
          <w:pPr>
            <w:pStyle w:val="Caption"/>
            <w:spacing w:after="0"/>
            <w:jc w:val="center"/>
          </w:pPr>
        </w:pPrChange>
      </w:pPr>
      <w:del w:id="5584" w:author="Andries Pandia" w:date="2025-08-22T15:46:00Z">
        <w:r w:rsidRPr="00BB0106" w:rsidDel="00FA6D1C">
          <w:rPr>
            <w:noProof/>
            <w:lang w:val="id-ID"/>
            <w:rPrChange w:id="5585" w:author="Andries Pandia" w:date="2025-08-26T08:27:00Z">
              <w:rPr>
                <w:i w:val="0"/>
                <w:iCs w:val="0"/>
              </w:rPr>
            </w:rPrChange>
          </w:rPr>
          <w:br/>
        </w:r>
      </w:del>
    </w:p>
    <w:p w14:paraId="13A5FE72" w14:textId="621F07FF" w:rsidR="00FA6D1C" w:rsidRPr="00BB0106" w:rsidDel="00FA6D1C" w:rsidRDefault="00FA6D1C">
      <w:pPr>
        <w:pStyle w:val="Heading3"/>
        <w:rPr>
          <w:del w:id="5586" w:author="Andries Pandia" w:date="2025-08-22T15:46:00Z"/>
          <w:rStyle w:val="s6"/>
          <w:i/>
          <w:iCs/>
          <w:lang w:val="id-ID"/>
          <w:rPrChange w:id="5587" w:author="Andries Pandia" w:date="2025-08-26T08:27:00Z">
            <w:rPr>
              <w:del w:id="5588" w:author="Andries Pandia" w:date="2025-08-22T15:46:00Z"/>
              <w:rStyle w:val="s6"/>
              <w:i w:val="0"/>
              <w:iCs w:val="0"/>
              <w:noProof w:val="0"/>
              <w:color w:val="000000" w:themeColor="text1"/>
              <w:kern w:val="0"/>
              <w:sz w:val="24"/>
              <w:szCs w:val="24"/>
              <w:lang w:val="en-ID"/>
              <w14:ligatures w14:val="none"/>
            </w:rPr>
          </w:rPrChange>
        </w:rPr>
        <w:pPrChange w:id="5589" w:author="Andries Pandia" w:date="2025-08-22T17:39:00Z">
          <w:pPr>
            <w:pStyle w:val="Caption"/>
            <w:spacing w:after="0"/>
            <w:jc w:val="center"/>
          </w:pPr>
        </w:pPrChange>
      </w:pPr>
    </w:p>
    <w:p w14:paraId="2D42D94D" w14:textId="47301FBE" w:rsidR="009F77F7" w:rsidRPr="00BB0106" w:rsidRDefault="009F77F7">
      <w:pPr>
        <w:pStyle w:val="Heading3"/>
        <w:rPr>
          <w:rStyle w:val="s6"/>
          <w:lang w:val="id-ID"/>
          <w:rPrChange w:id="5590" w:author="Andries Pandia" w:date="2025-08-26T08:27:00Z">
            <w:rPr>
              <w:rStyle w:val="s6"/>
              <w:rFonts w:cs="Times New Roman"/>
              <w:b w:val="0"/>
              <w:noProof w:val="0"/>
              <w:spacing w:val="0"/>
              <w:kern w:val="0"/>
              <w:lang w:val="en-ID"/>
              <w14:ligatures w14:val="none"/>
            </w:rPr>
          </w:rPrChange>
        </w:rPr>
      </w:pPr>
      <w:bookmarkStart w:id="5591" w:name="_Toc205823126"/>
      <w:bookmarkStart w:id="5592" w:name="_Toc205823198"/>
      <w:bookmarkStart w:id="5593" w:name="_Toc205823361"/>
      <w:bookmarkStart w:id="5594" w:name="_Toc205823467"/>
      <w:bookmarkStart w:id="5595" w:name="_Toc206166280"/>
      <w:bookmarkStart w:id="5596" w:name="_Toc206780710"/>
      <w:r w:rsidRPr="00BB0106">
        <w:rPr>
          <w:rStyle w:val="s6"/>
          <w:lang w:val="id-ID"/>
          <w:rPrChange w:id="5597" w:author="Andries Pandia" w:date="2025-08-26T08:27:00Z">
            <w:rPr>
              <w:rStyle w:val="s6"/>
            </w:rPr>
          </w:rPrChange>
        </w:rPr>
        <w:t>3.</w:t>
      </w:r>
      <w:r w:rsidR="00B1210E" w:rsidRPr="00BB0106">
        <w:rPr>
          <w:rStyle w:val="s6"/>
          <w:lang w:val="id-ID"/>
          <w:rPrChange w:id="5598" w:author="Andries Pandia" w:date="2025-08-26T08:27:00Z">
            <w:rPr>
              <w:rStyle w:val="s6"/>
            </w:rPr>
          </w:rPrChange>
        </w:rPr>
        <w:t>3</w:t>
      </w:r>
      <w:r w:rsidRPr="00BB0106">
        <w:rPr>
          <w:rStyle w:val="s6"/>
          <w:lang w:val="id-ID"/>
          <w:rPrChange w:id="5599" w:author="Andries Pandia" w:date="2025-08-26T08:27:00Z">
            <w:rPr>
              <w:rStyle w:val="s6"/>
            </w:rPr>
          </w:rPrChange>
        </w:rPr>
        <w:t>.</w:t>
      </w:r>
      <w:del w:id="5600" w:author="Andries Pandia" w:date="2025-08-22T15:47:00Z">
        <w:r w:rsidR="00357BE3" w:rsidRPr="00BB0106" w:rsidDel="00FA6D1C">
          <w:rPr>
            <w:rStyle w:val="s6"/>
            <w:lang w:val="id-ID"/>
            <w:rPrChange w:id="5601" w:author="Andries Pandia" w:date="2025-08-26T08:27:00Z">
              <w:rPr>
                <w:rStyle w:val="s6"/>
              </w:rPr>
            </w:rPrChange>
          </w:rPr>
          <w:delText xml:space="preserve">8 </w:delText>
        </w:r>
        <w:r w:rsidRPr="00BB0106" w:rsidDel="00FA6D1C">
          <w:rPr>
            <w:rStyle w:val="s6"/>
            <w:lang w:val="id-ID"/>
            <w:rPrChange w:id="5602" w:author="Andries Pandia" w:date="2025-08-26T08:27:00Z">
              <w:rPr>
                <w:rStyle w:val="s6"/>
              </w:rPr>
            </w:rPrChange>
          </w:rPr>
          <w:delText xml:space="preserve"> </w:delText>
        </w:r>
      </w:del>
      <w:ins w:id="5603" w:author="Andries Pandia" w:date="2025-08-22T18:50:00Z">
        <w:r w:rsidR="0099148D" w:rsidRPr="00BB0106">
          <w:rPr>
            <w:rStyle w:val="s6"/>
            <w:lang w:val="id-ID"/>
            <w:rPrChange w:id="5604" w:author="Andries Pandia" w:date="2025-08-26T08:27:00Z">
              <w:rPr>
                <w:rStyle w:val="s6"/>
              </w:rPr>
            </w:rPrChange>
          </w:rPr>
          <w:t>4</w:t>
        </w:r>
      </w:ins>
      <w:ins w:id="5605" w:author="Andries Pandia" w:date="2025-08-22T15:47:00Z">
        <w:r w:rsidR="00FA6D1C" w:rsidRPr="00BB0106">
          <w:rPr>
            <w:rStyle w:val="s6"/>
            <w:lang w:val="id-ID"/>
            <w:rPrChange w:id="5606" w:author="Andries Pandia" w:date="2025-08-26T08:27:00Z">
              <w:rPr>
                <w:rStyle w:val="s6"/>
              </w:rPr>
            </w:rPrChange>
          </w:rPr>
          <w:t>.</w:t>
        </w:r>
      </w:ins>
      <w:ins w:id="5607" w:author="Andries Pandia" w:date="2025-08-22T18:50:00Z">
        <w:r w:rsidR="0099148D" w:rsidRPr="00BB0106">
          <w:rPr>
            <w:rStyle w:val="s6"/>
            <w:lang w:val="id-ID"/>
            <w:rPrChange w:id="5608" w:author="Andries Pandia" w:date="2025-08-26T08:27:00Z">
              <w:rPr>
                <w:rStyle w:val="s6"/>
              </w:rPr>
            </w:rPrChange>
          </w:rPr>
          <w:tab/>
        </w:r>
      </w:ins>
      <w:r w:rsidR="00357BE3" w:rsidRPr="00BB0106">
        <w:rPr>
          <w:rStyle w:val="s6"/>
          <w:lang w:val="id-ID"/>
          <w:rPrChange w:id="5609" w:author="Andries Pandia" w:date="2025-08-26T08:27:00Z">
            <w:rPr>
              <w:rStyle w:val="s6"/>
            </w:rPr>
          </w:rPrChange>
        </w:rPr>
        <w:t>Korelasi Gender dengan Jenis Eksploitasi</w:t>
      </w:r>
      <w:bookmarkEnd w:id="5591"/>
      <w:bookmarkEnd w:id="5592"/>
      <w:bookmarkEnd w:id="5593"/>
      <w:bookmarkEnd w:id="5594"/>
      <w:bookmarkEnd w:id="5595"/>
      <w:bookmarkEnd w:id="5596"/>
    </w:p>
    <w:p w14:paraId="77FF18CF" w14:textId="3B7F1D9E" w:rsidR="00FA6D1C" w:rsidRPr="00BB0106" w:rsidDel="00543FDB" w:rsidRDefault="00357BE3">
      <w:pPr>
        <w:rPr>
          <w:del w:id="5610" w:author="Andries Pandia" w:date="2025-08-22T15:49:00Z"/>
          <w:rStyle w:val="s6"/>
          <w:rFonts w:eastAsiaTheme="majorEastAsia" w:cstheme="majorBidi"/>
          <w:b/>
          <w:noProof/>
          <w:color w:val="000000"/>
          <w:spacing w:val="15"/>
          <w:kern w:val="2"/>
          <w:lang w:val="id-ID"/>
          <w14:ligatures w14:val="standardContextual"/>
          <w:rPrChange w:id="5611" w:author="Andries Pandia" w:date="2025-08-26T08:31:00Z">
            <w:rPr>
              <w:del w:id="5612" w:author="Andries Pandia" w:date="2025-08-22T15:49:00Z"/>
              <w:rStyle w:val="s6"/>
              <w:rFonts w:eastAsiaTheme="majorEastAsia" w:cstheme="majorBidi"/>
              <w:b/>
              <w:color w:val="000000"/>
              <w:spacing w:val="15"/>
              <w:lang w:val="en-US"/>
            </w:rPr>
          </w:rPrChange>
        </w:rPr>
        <w:pPrChange w:id="5613" w:author="Andries Pandia" w:date="2025-08-22T15:49:00Z">
          <w:pPr>
            <w:keepNext/>
            <w:jc w:val="center"/>
          </w:pPr>
        </w:pPrChange>
      </w:pPr>
      <w:del w:id="5614" w:author="Andries Pandia" w:date="2025-08-22T15:47:00Z">
        <w:r w:rsidRPr="00BB0106" w:rsidDel="00FA6D1C">
          <w:rPr>
            <w:noProof/>
            <w:lang w:val="id-ID"/>
            <w:rPrChange w:id="5615" w:author="Andries Pandia" w:date="2025-08-26T08:27:00Z">
              <w:rPr/>
            </w:rPrChange>
          </w:rPr>
          <w:br/>
        </w:r>
        <w:r w:rsidRPr="00BB0106" w:rsidDel="00FA6D1C">
          <w:rPr>
            <w:rStyle w:val="s6"/>
            <w:iCs/>
            <w:noProof/>
            <w:color w:val="000000"/>
            <w:lang w:val="id-ID"/>
            <w:rPrChange w:id="5616" w:author="Andries Pandia" w:date="2025-08-26T08:27:00Z">
              <w:rPr>
                <w:rStyle w:val="s6"/>
                <w:iCs/>
                <w:color w:val="000000"/>
              </w:rPr>
            </w:rPrChange>
          </w:rPr>
          <w:delText xml:space="preserve">  </w:delText>
        </w:r>
        <w:r w:rsidR="009F77F7" w:rsidRPr="00BB0106" w:rsidDel="00FA6D1C">
          <w:rPr>
            <w:rStyle w:val="s6"/>
            <w:iCs/>
            <w:color w:val="000000"/>
          </w:rPr>
          <w:tab/>
        </w:r>
      </w:del>
      <w:r w:rsidRPr="00BB0106">
        <w:rPr>
          <w:rStyle w:val="s6"/>
          <w:iCs/>
          <w:noProof/>
          <w:color w:val="000000"/>
          <w:lang w:val="id-ID"/>
          <w:rPrChange w:id="5617" w:author="Andries Pandia" w:date="2025-08-26T08:27:00Z">
            <w:rPr>
              <w:rStyle w:val="s6"/>
              <w:iCs/>
              <w:color w:val="000000"/>
            </w:rPr>
          </w:rPrChange>
        </w:rPr>
        <w:t xml:space="preserve">Membuat </w:t>
      </w:r>
      <w:r w:rsidRPr="00BB0106">
        <w:rPr>
          <w:rStyle w:val="s6"/>
          <w:i/>
          <w:iCs/>
          <w:color w:val="000000"/>
          <w:rPrChange w:id="5618" w:author="Andries Pandia" w:date="2025-08-26T08:27:00Z">
            <w:rPr>
              <w:rStyle w:val="s6"/>
              <w:color w:val="000000"/>
            </w:rPr>
          </w:rPrChange>
        </w:rPr>
        <w:t>crosstab</w:t>
      </w:r>
      <w:r w:rsidRPr="00BB0106">
        <w:rPr>
          <w:rStyle w:val="s6"/>
          <w:iCs/>
          <w:color w:val="000000"/>
        </w:rPr>
        <w:t xml:space="preserve"> </w:t>
      </w:r>
      <w:proofErr w:type="spellStart"/>
      <w:r w:rsidRPr="00BB0106">
        <w:rPr>
          <w:rStyle w:val="s6"/>
          <w:iCs/>
          <w:color w:val="000000"/>
        </w:rPr>
        <w:t>untuk</w:t>
      </w:r>
      <w:proofErr w:type="spellEnd"/>
      <w:r w:rsidRPr="00BB0106">
        <w:rPr>
          <w:rStyle w:val="s6"/>
          <w:iCs/>
          <w:color w:val="000000"/>
        </w:rPr>
        <w:t xml:space="preserve"> </w:t>
      </w:r>
      <w:proofErr w:type="spellStart"/>
      <w:r w:rsidRPr="00BB0106">
        <w:rPr>
          <w:rStyle w:val="s6"/>
          <w:iCs/>
          <w:color w:val="000000"/>
        </w:rPr>
        <w:t>melihat</w:t>
      </w:r>
      <w:proofErr w:type="spellEnd"/>
      <w:r w:rsidRPr="00BB0106">
        <w:rPr>
          <w:rStyle w:val="s6"/>
          <w:iCs/>
          <w:color w:val="000000"/>
        </w:rPr>
        <w:t xml:space="preserve"> </w:t>
      </w:r>
      <w:proofErr w:type="spellStart"/>
      <w:r w:rsidRPr="00BB0106">
        <w:rPr>
          <w:rStyle w:val="s6"/>
          <w:iCs/>
          <w:color w:val="000000"/>
        </w:rPr>
        <w:t>perbedaan</w:t>
      </w:r>
      <w:proofErr w:type="spellEnd"/>
      <w:r w:rsidRPr="00BB0106">
        <w:rPr>
          <w:rStyle w:val="s6"/>
          <w:iCs/>
          <w:color w:val="000000"/>
        </w:rPr>
        <w:t xml:space="preserve"> </w:t>
      </w:r>
      <w:proofErr w:type="spellStart"/>
      <w:r w:rsidRPr="00BB0106">
        <w:rPr>
          <w:rStyle w:val="s6"/>
          <w:iCs/>
          <w:color w:val="000000"/>
        </w:rPr>
        <w:t>pola</w:t>
      </w:r>
      <w:proofErr w:type="spellEnd"/>
      <w:r w:rsidRPr="00BB0106">
        <w:rPr>
          <w:rStyle w:val="s6"/>
          <w:iCs/>
          <w:color w:val="000000"/>
        </w:rPr>
        <w:t xml:space="preserve"> </w:t>
      </w:r>
      <w:proofErr w:type="spellStart"/>
      <w:r w:rsidRPr="00BB0106">
        <w:rPr>
          <w:rStyle w:val="s6"/>
          <w:iCs/>
          <w:color w:val="000000"/>
        </w:rPr>
        <w:t>eksploitasi</w:t>
      </w:r>
      <w:proofErr w:type="spellEnd"/>
      <w:r w:rsidRPr="00BB0106">
        <w:rPr>
          <w:rStyle w:val="s6"/>
          <w:iCs/>
          <w:color w:val="000000"/>
        </w:rPr>
        <w:t xml:space="preserve"> </w:t>
      </w:r>
      <w:proofErr w:type="spellStart"/>
      <w:r w:rsidRPr="00BB0106">
        <w:rPr>
          <w:rStyle w:val="s6"/>
          <w:iCs/>
          <w:color w:val="000000"/>
        </w:rPr>
        <w:t>seksual</w:t>
      </w:r>
      <w:proofErr w:type="spellEnd"/>
      <w:r w:rsidRPr="00BB0106">
        <w:rPr>
          <w:rStyle w:val="s6"/>
          <w:iCs/>
          <w:color w:val="000000"/>
        </w:rPr>
        <w:t xml:space="preserve"> </w:t>
      </w:r>
      <w:proofErr w:type="spellStart"/>
      <w:r w:rsidRPr="00BB0106">
        <w:rPr>
          <w:rStyle w:val="s6"/>
          <w:iCs/>
          <w:color w:val="000000"/>
        </w:rPr>
        <w:t>berdasarkan</w:t>
      </w:r>
      <w:proofErr w:type="spellEnd"/>
      <w:r w:rsidRPr="00BB0106">
        <w:rPr>
          <w:rStyle w:val="s6"/>
          <w:iCs/>
          <w:color w:val="000000"/>
        </w:rPr>
        <w:t xml:space="preserve"> gender korban</w:t>
      </w:r>
      <w:ins w:id="5619" w:author="Andries Pandia" w:date="2025-08-22T15:48:00Z">
        <w:r w:rsidR="00FA6D1C" w:rsidRPr="00BB0106">
          <w:rPr>
            <w:rStyle w:val="s6"/>
            <w:iCs/>
            <w:color w:val="000000"/>
          </w:rPr>
          <w:t>.</w:t>
        </w:r>
      </w:ins>
      <w:r w:rsidR="000C43C3" w:rsidRPr="00BB0106">
        <w:rPr>
          <w:rStyle w:val="s6"/>
          <w:iCs/>
          <w:noProof/>
          <w:color w:val="000000"/>
          <w:lang w:val="id-ID"/>
          <w:rPrChange w:id="5620" w:author="Andries Pandia" w:date="2025-08-26T08:27:00Z">
            <w:rPr>
              <w:rStyle w:val="s6"/>
              <w:iCs/>
              <w:color w:val="000000"/>
            </w:rPr>
          </w:rPrChange>
        </w:rPr>
        <w:t xml:space="preserve"> Analisis ini bertujuan untuk melihat apakah terdapat pola eksploitasi berbeda berdasarkan jenis kelamin korban. Berdasarkan hipotesis umum, </w:t>
      </w:r>
      <w:r w:rsidR="000C43C3" w:rsidRPr="00BB0106">
        <w:rPr>
          <w:rStyle w:val="s6"/>
          <w:iCs/>
          <w:noProof/>
          <w:color w:val="000000"/>
          <w:lang w:val="id-ID"/>
          <w:rPrChange w:id="5621" w:author="Andries Pandia" w:date="2025-08-26T08:27:00Z">
            <w:rPr>
              <w:rStyle w:val="s6"/>
              <w:iCs/>
              <w:color w:val="000000"/>
            </w:rPr>
          </w:rPrChange>
        </w:rPr>
        <w:lastRenderedPageBreak/>
        <w:t xml:space="preserve">perempuan lebih banyak tereksploitasi secara seksual, sedangkan laki-laki cenderung mengalami kerja paksa </w:t>
      </w:r>
      <w:del w:id="5622" w:author="Andries Pandia" w:date="2025-08-26T08:31:00Z">
        <w:r w:rsidR="000C43C3" w:rsidRPr="00BB0106" w:rsidDel="00210BE1">
          <w:rPr>
            <w:rStyle w:val="s6"/>
            <w:iCs/>
            <w:color w:val="000000"/>
          </w:rPr>
          <w:delText>pada g</w:delText>
        </w:r>
      </w:del>
      <w:ins w:id="5623" w:author="Andries Pandia" w:date="2025-08-26T08:31:00Z">
        <w:r w:rsidR="00210BE1" w:rsidRPr="00BB0106">
          <w:rPr>
            <w:rStyle w:val="s6"/>
            <w:iCs/>
            <w:color w:val="000000"/>
          </w:rPr>
          <w:t>(G</w:t>
        </w:r>
      </w:ins>
      <w:r w:rsidR="000C43C3" w:rsidRPr="00BB0106">
        <w:rPr>
          <w:rStyle w:val="s6"/>
          <w:iCs/>
          <w:noProof/>
          <w:color w:val="000000"/>
          <w:lang w:val="id-ID"/>
          <w:rPrChange w:id="5624" w:author="Andries Pandia" w:date="2025-08-26T08:27:00Z">
            <w:rPr>
              <w:rStyle w:val="s6"/>
              <w:iCs/>
              <w:color w:val="000000"/>
            </w:rPr>
          </w:rPrChange>
        </w:rPr>
        <w:t>ambar 3.</w:t>
      </w:r>
      <w:ins w:id="5625" w:author="Andries Pandia" w:date="2025-08-26T08:31:00Z">
        <w:r w:rsidR="00210BE1" w:rsidRPr="00BB0106">
          <w:rPr>
            <w:rStyle w:val="s6"/>
            <w:iCs/>
            <w:color w:val="000000"/>
          </w:rPr>
          <w:t>20</w:t>
        </w:r>
      </w:ins>
      <w:del w:id="5626" w:author="Andries Pandia" w:date="2025-08-26T08:31:00Z">
        <w:r w:rsidR="000C43C3" w:rsidRPr="00BB0106" w:rsidDel="00210BE1">
          <w:rPr>
            <w:rStyle w:val="s6"/>
            <w:iCs/>
            <w:noProof/>
            <w:color w:val="000000"/>
            <w:lang w:val="id-ID"/>
            <w:rPrChange w:id="5627" w:author="Andries Pandia" w:date="2025-08-26T08:27:00Z">
              <w:rPr>
                <w:rStyle w:val="s6"/>
                <w:iCs/>
                <w:color w:val="000000"/>
              </w:rPr>
            </w:rPrChange>
          </w:rPr>
          <w:delText>11</w:delText>
        </w:r>
      </w:del>
      <w:ins w:id="5628" w:author="Andries Pandia" w:date="2025-08-26T08:31:00Z">
        <w:r w:rsidR="00210BE1" w:rsidRPr="00BB0106">
          <w:rPr>
            <w:rStyle w:val="s6"/>
            <w:color w:val="000000"/>
          </w:rPr>
          <w:t>)</w:t>
        </w:r>
      </w:ins>
      <w:del w:id="5629" w:author="Andries Pandia" w:date="2025-08-26T08:31:00Z">
        <w:r w:rsidRPr="00BB0106" w:rsidDel="00210BE1">
          <w:rPr>
            <w:rStyle w:val="s6"/>
            <w:iCs/>
            <w:noProof/>
            <w:color w:val="000000"/>
            <w:lang w:val="id-ID"/>
            <w:rPrChange w:id="5630" w:author="Andries Pandia" w:date="2025-08-26T08:27:00Z">
              <w:rPr>
                <w:rStyle w:val="s6"/>
                <w:iCs/>
                <w:color w:val="000000"/>
              </w:rPr>
            </w:rPrChange>
          </w:rPr>
          <w:delText>.</w:delText>
        </w:r>
      </w:del>
    </w:p>
    <w:p w14:paraId="6922BE23" w14:textId="77777777" w:rsidR="00543FDB" w:rsidRPr="00BB0106" w:rsidRDefault="00543FDB">
      <w:pPr>
        <w:ind w:firstLine="0"/>
        <w:rPr>
          <w:ins w:id="5631" w:author="Andries Pandia" w:date="2025-08-22T17:38:00Z"/>
          <w:rStyle w:val="s6"/>
          <w:i/>
          <w:iCs/>
          <w:noProof/>
          <w:color w:val="000000"/>
          <w:lang w:val="id-ID"/>
          <w:rPrChange w:id="5632" w:author="Andries Pandia" w:date="2025-08-26T08:31:00Z">
            <w:rPr>
              <w:ins w:id="5633" w:author="Andries Pandia" w:date="2025-08-22T17:38:00Z"/>
              <w:rStyle w:val="s6"/>
              <w:i w:val="0"/>
              <w:iCs w:val="0"/>
              <w:noProof w:val="0"/>
              <w:color w:val="000000"/>
              <w:kern w:val="0"/>
              <w:sz w:val="24"/>
              <w:szCs w:val="24"/>
              <w:lang w:val="en-ID"/>
              <w14:ligatures w14:val="none"/>
            </w:rPr>
          </w:rPrChange>
        </w:rPr>
        <w:pPrChange w:id="5634" w:author="Andries Pandia" w:date="2025-08-26T08:31:00Z">
          <w:pPr>
            <w:pStyle w:val="Caption"/>
            <w:spacing w:after="0"/>
          </w:pPr>
        </w:pPrChange>
      </w:pPr>
    </w:p>
    <w:p w14:paraId="4832A49E" w14:textId="77777777" w:rsidR="009446F1" w:rsidRPr="00BB0106" w:rsidRDefault="00543FDB" w:rsidP="00210BE1">
      <w:pPr>
        <w:keepNext/>
        <w:spacing w:before="100" w:beforeAutospacing="1" w:after="100" w:afterAutospacing="1"/>
        <w:ind w:firstLine="0"/>
        <w:jc w:val="center"/>
        <w:rPr>
          <w:noProof/>
          <w:lang w:val="id-ID"/>
          <w:rPrChange w:id="5635" w:author="Andries Pandia" w:date="2025-08-26T08:27:00Z">
            <w:rPr/>
          </w:rPrChange>
        </w:rPr>
      </w:pPr>
      <w:ins w:id="5636" w:author="Andries Pandia" w:date="2025-08-22T17:38:00Z">
        <w:r w:rsidRPr="00BB0106">
          <w:rPr>
            <w:noProof/>
            <w:color w:val="000000" w:themeColor="text1"/>
            <w:lang w:val="id-ID"/>
            <w:rPrChange w:id="5637" w:author="Andries Pandia" w:date="2025-08-26T08:27:00Z">
              <w:rPr>
                <w:i/>
                <w:iCs/>
                <w:color w:val="44546A" w:themeColor="text2"/>
                <w:sz w:val="18"/>
                <w:szCs w:val="18"/>
                <w:lang w:val="en-US"/>
              </w:rPr>
            </w:rPrChange>
          </w:rPr>
          <w:drawing>
            <wp:inline distT="0" distB="0" distL="0" distR="0" wp14:anchorId="7DB13E6E" wp14:editId="13B4FC66">
              <wp:extent cx="3040380" cy="573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b="77094"/>
                      <a:stretch>
                        <a:fillRect/>
                      </a:stretch>
                    </pic:blipFill>
                    <pic:spPr bwMode="auto">
                      <a:xfrm>
                        <a:off x="0" y="0"/>
                        <a:ext cx="3080308" cy="581469"/>
                      </a:xfrm>
                      <a:prstGeom prst="rect">
                        <a:avLst/>
                      </a:prstGeom>
                      <a:ln>
                        <a:noFill/>
                      </a:ln>
                      <a:extLst>
                        <a:ext uri="{53640926-AAD7-44D8-BBD7-CCE9431645EC}">
                          <a14:shadowObscured xmlns:a14="http://schemas.microsoft.com/office/drawing/2010/main"/>
                        </a:ext>
                      </a:extLst>
                    </pic:spPr>
                  </pic:pic>
                </a:graphicData>
              </a:graphic>
            </wp:inline>
          </w:drawing>
        </w:r>
      </w:ins>
    </w:p>
    <w:p w14:paraId="15369ABC" w14:textId="211507EE" w:rsidR="00543FDB" w:rsidRPr="00BB0106" w:rsidRDefault="009446F1">
      <w:pPr>
        <w:pStyle w:val="TOF"/>
        <w:rPr>
          <w:ins w:id="5638" w:author="Andries Pandia" w:date="2025-08-22T17:38:00Z"/>
          <w:i/>
          <w:kern w:val="0"/>
          <w14:ligatures w14:val="none"/>
          <w:rPrChange w:id="5639" w:author="Andries Pandia" w:date="2025-08-26T08:30:00Z">
            <w:rPr>
              <w:ins w:id="5640" w:author="Andries Pandia" w:date="2025-08-22T17:38:00Z"/>
              <w:i w:val="0"/>
              <w:iCs w:val="0"/>
              <w:kern w:val="0"/>
              <w:sz w:val="24"/>
              <w:szCs w:val="24"/>
              <w14:ligatures w14:val="none"/>
            </w:rPr>
          </w:rPrChange>
        </w:rPr>
        <w:pPrChange w:id="5641" w:author="Andries Pandia" w:date="2025-08-26T08:30:00Z">
          <w:pPr>
            <w:pStyle w:val="Caption"/>
            <w:jc w:val="center"/>
          </w:pPr>
        </w:pPrChange>
      </w:pPr>
      <w:bookmarkStart w:id="5642" w:name="_Toc207091027"/>
      <w:r w:rsidRPr="00BB0106">
        <w:t>Gambar 3.20 Codingan Korelasi gender dengan jenis eks</w:t>
      </w:r>
      <w:ins w:id="5643" w:author="Andries Pandia" w:date="2025-08-26T08:30:00Z">
        <w:r w:rsidR="00210BE1" w:rsidRPr="00BB0106">
          <w:t>p</w:t>
        </w:r>
      </w:ins>
      <w:r w:rsidRPr="00BB0106">
        <w:t>loitasi</w:t>
      </w:r>
      <w:ins w:id="5644" w:author="Andries Pandia" w:date="2025-08-26T08:30:00Z">
        <w:r w:rsidR="00210BE1" w:rsidRPr="00BB0106">
          <w:t>.</w:t>
        </w:r>
      </w:ins>
      <w:bookmarkEnd w:id="5642"/>
    </w:p>
    <w:p w14:paraId="1C53AD41" w14:textId="77777777" w:rsidR="009446F1" w:rsidRPr="00BB0106" w:rsidRDefault="00543FDB" w:rsidP="00210BE1">
      <w:pPr>
        <w:keepNext/>
        <w:ind w:firstLine="0"/>
        <w:jc w:val="center"/>
        <w:rPr>
          <w:noProof/>
          <w:lang w:val="id-ID"/>
          <w:rPrChange w:id="5645" w:author="Andries Pandia" w:date="2025-08-26T08:27:00Z">
            <w:rPr/>
          </w:rPrChange>
        </w:rPr>
      </w:pPr>
      <w:ins w:id="5646" w:author="Andries Pandia" w:date="2025-08-22T17:38:00Z">
        <w:r w:rsidRPr="00BB0106">
          <w:rPr>
            <w:noProof/>
            <w:color w:val="000000" w:themeColor="text1"/>
            <w:lang w:val="id-ID"/>
            <w:rPrChange w:id="5647" w:author="Andries Pandia" w:date="2025-08-26T08:27:00Z">
              <w:rPr>
                <w:i/>
                <w:iCs/>
                <w:color w:val="44546A" w:themeColor="text2"/>
                <w:sz w:val="18"/>
                <w:szCs w:val="18"/>
                <w:lang w:val="en-US"/>
              </w:rPr>
            </w:rPrChange>
          </w:rPr>
          <w:drawing>
            <wp:inline distT="0" distB="0" distL="0" distR="0" wp14:anchorId="214380E4" wp14:editId="35B46845">
              <wp:extent cx="3040380" cy="1990057"/>
              <wp:effectExtent l="0" t="0" r="0" b="444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t="20577"/>
                      <a:stretch>
                        <a:fillRect/>
                      </a:stretch>
                    </pic:blipFill>
                    <pic:spPr bwMode="auto">
                      <a:xfrm>
                        <a:off x="0" y="0"/>
                        <a:ext cx="3080308" cy="2016192"/>
                      </a:xfrm>
                      <a:prstGeom prst="rect">
                        <a:avLst/>
                      </a:prstGeom>
                      <a:ln>
                        <a:noFill/>
                      </a:ln>
                      <a:extLst>
                        <a:ext uri="{53640926-AAD7-44D8-BBD7-CCE9431645EC}">
                          <a14:shadowObscured xmlns:a14="http://schemas.microsoft.com/office/drawing/2010/main"/>
                        </a:ext>
                      </a:extLst>
                    </pic:spPr>
                  </pic:pic>
                </a:graphicData>
              </a:graphic>
            </wp:inline>
          </w:drawing>
        </w:r>
      </w:ins>
    </w:p>
    <w:p w14:paraId="6ADADA9D" w14:textId="1C171431" w:rsidR="00543FDB" w:rsidRPr="00BB0106" w:rsidRDefault="009446F1">
      <w:pPr>
        <w:pStyle w:val="TOF"/>
        <w:rPr>
          <w:ins w:id="5648" w:author="Andries Pandia" w:date="2025-08-22T17:38:00Z"/>
          <w:i/>
          <w:rPrChange w:id="5649" w:author="Andries Pandia" w:date="2025-08-26T08:27:00Z">
            <w:rPr>
              <w:ins w:id="5650" w:author="Andries Pandia" w:date="2025-08-22T17:38:00Z"/>
              <w:i w:val="0"/>
              <w:iCs w:val="0"/>
              <w:sz w:val="24"/>
              <w:szCs w:val="24"/>
            </w:rPr>
          </w:rPrChange>
        </w:rPr>
        <w:pPrChange w:id="5651" w:author="Andries Pandia" w:date="2025-08-26T08:30:00Z">
          <w:pPr>
            <w:pStyle w:val="Caption"/>
            <w:jc w:val="center"/>
          </w:pPr>
        </w:pPrChange>
      </w:pPr>
      <w:bookmarkStart w:id="5652" w:name="_Toc207091028"/>
      <w:r w:rsidRPr="00BB0106">
        <w:t>Gambar 3.21  Korelasi Gender dengan Eksploitasi seksual</w:t>
      </w:r>
      <w:bookmarkEnd w:id="5652"/>
    </w:p>
    <w:p w14:paraId="7716475F" w14:textId="64FFD3A4" w:rsidR="00FA6D1C" w:rsidRPr="00BB0106" w:rsidDel="00210BE1" w:rsidRDefault="000C43C3">
      <w:pPr>
        <w:ind w:firstLine="0"/>
        <w:rPr>
          <w:del w:id="5653" w:author="Andries Pandia" w:date="2025-08-26T08:30:00Z"/>
          <w:noProof/>
          <w:lang w:val="id-ID"/>
          <w:rPrChange w:id="5654" w:author="Andries Pandia" w:date="2025-08-26T08:27:00Z">
            <w:rPr>
              <w:del w:id="5655" w:author="Andries Pandia" w:date="2025-08-26T08:30:00Z"/>
            </w:rPr>
          </w:rPrChange>
        </w:rPr>
        <w:pPrChange w:id="5656" w:author="Andries Pandia" w:date="2025-08-26T08:30:00Z">
          <w:pPr>
            <w:keepNext/>
            <w:jc w:val="center"/>
          </w:pPr>
        </w:pPrChange>
      </w:pPr>
      <w:moveFromRangeStart w:id="5657" w:author="Andries Pandia" w:date="2025-08-22T15:49:00Z" w:name="move206770178"/>
      <w:moveFrom w:id="5658" w:author="Andries Pandia" w:date="2025-08-22T15:49:00Z">
        <w:del w:id="5659" w:author="Andries Pandia" w:date="2025-08-26T08:30:00Z">
          <w:r w:rsidRPr="00BB0106" w:rsidDel="00210BE1">
            <w:rPr>
              <w:noProof/>
              <w:color w:val="000000" w:themeColor="text1"/>
              <w:lang w:val="id-ID"/>
              <w:rPrChange w:id="5660" w:author="Andries Pandia" w:date="2025-08-26T08:27:00Z">
                <w:rPr>
                  <w:lang w:val="en-US"/>
                </w:rPr>
              </w:rPrChange>
            </w:rPr>
            <w:drawing>
              <wp:inline distT="0" distB="0" distL="0" distR="0" wp14:anchorId="2886E979" wp14:editId="230EFA8D">
                <wp:extent cx="3040380" cy="573932"/>
                <wp:effectExtent l="0" t="0" r="0" b="0"/>
                <wp:docPr id="1739640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b="77094"/>
                        <a:stretch>
                          <a:fillRect/>
                        </a:stretch>
                      </pic:blipFill>
                      <pic:spPr bwMode="auto">
                        <a:xfrm>
                          <a:off x="0" y="0"/>
                          <a:ext cx="3080308" cy="581469"/>
                        </a:xfrm>
                        <a:prstGeom prst="rect">
                          <a:avLst/>
                        </a:prstGeom>
                        <a:ln>
                          <a:noFill/>
                        </a:ln>
                        <a:extLst>
                          <a:ext uri="{53640926-AAD7-44D8-BBD7-CCE9431645EC}">
                            <a14:shadowObscured xmlns:a14="http://schemas.microsoft.com/office/drawing/2010/main"/>
                          </a:ext>
                        </a:extLst>
                      </pic:spPr>
                    </pic:pic>
                  </a:graphicData>
                </a:graphic>
              </wp:inline>
            </w:drawing>
          </w:r>
        </w:del>
      </w:moveFrom>
      <w:moveFromRangeEnd w:id="5657"/>
    </w:p>
    <w:p w14:paraId="4567274D" w14:textId="77777777" w:rsidR="00210BE1" w:rsidRPr="00BB0106" w:rsidRDefault="00210BE1">
      <w:pPr>
        <w:contextualSpacing/>
        <w:rPr>
          <w:ins w:id="5661" w:author="Andries Pandia" w:date="2025-08-26T08:30:00Z"/>
          <w:noProof/>
          <w:kern w:val="2"/>
          <w:lang w:val="id-ID"/>
          <w14:ligatures w14:val="standardContextual"/>
        </w:rPr>
        <w:pPrChange w:id="5662" w:author="Andries Pandia" w:date="2025-08-22T15:48:00Z">
          <w:pPr>
            <w:spacing w:before="100" w:beforeAutospacing="1" w:after="100" w:afterAutospacing="1"/>
          </w:pPr>
        </w:pPrChange>
      </w:pPr>
    </w:p>
    <w:p w14:paraId="308C783E" w14:textId="15C91CBA" w:rsidR="003701CC" w:rsidRPr="00BB0106" w:rsidRDefault="003701CC">
      <w:pPr>
        <w:contextualSpacing/>
        <w:rPr>
          <w:noProof/>
          <w:kern w:val="2"/>
          <w:lang w:val="id-ID"/>
          <w14:ligatures w14:val="standardContextual"/>
          <w:rPrChange w:id="5663" w:author="Andries Pandia" w:date="2025-08-26T08:27:00Z">
            <w:rPr/>
          </w:rPrChange>
        </w:rPr>
        <w:pPrChange w:id="5664" w:author="Andries Pandia" w:date="2025-08-22T15:48:00Z">
          <w:pPr>
            <w:spacing w:before="100" w:beforeAutospacing="1" w:after="100" w:afterAutospacing="1"/>
          </w:pPr>
        </w:pPrChange>
      </w:pPr>
      <w:r w:rsidRPr="00BB0106">
        <w:rPr>
          <w:noProof/>
          <w:kern w:val="2"/>
          <w:lang w:val="id-ID"/>
          <w14:ligatures w14:val="standardContextual"/>
          <w:rPrChange w:id="5665" w:author="Andries Pandia" w:date="2025-08-26T08:27:00Z">
            <w:rPr/>
          </w:rPrChange>
        </w:rPr>
        <w:t xml:space="preserve">Visualisasi pada Gambar </w:t>
      </w:r>
      <w:del w:id="5666" w:author="Andries Pandia" w:date="2025-08-26T08:31:00Z">
        <w:r w:rsidRPr="00BB0106" w:rsidDel="00210BE1">
          <w:rPr>
            <w:noProof/>
            <w:kern w:val="2"/>
            <w:lang w:val="id-ID"/>
            <w14:ligatures w14:val="standardContextual"/>
            <w:rPrChange w:id="5667" w:author="Andries Pandia" w:date="2025-08-26T08:27:00Z">
              <w:rPr/>
            </w:rPrChange>
          </w:rPr>
          <w:delText>[masukkan nomor gambar Anda</w:delText>
        </w:r>
      </w:del>
      <w:ins w:id="5668" w:author="Andries Pandia" w:date="2025-08-26T08:31:00Z">
        <w:r w:rsidR="00210BE1" w:rsidRPr="00BB0106">
          <w:t>3.20</w:t>
        </w:r>
      </w:ins>
      <w:del w:id="5669" w:author="Andries Pandia" w:date="2025-08-26T08:31:00Z">
        <w:r w:rsidRPr="00BB0106" w:rsidDel="00210BE1">
          <w:rPr>
            <w:noProof/>
            <w:kern w:val="2"/>
            <w:lang w:val="id-ID"/>
            <w14:ligatures w14:val="standardContextual"/>
            <w:rPrChange w:id="5670" w:author="Andries Pandia" w:date="2025-08-26T08:27:00Z">
              <w:rPr/>
            </w:rPrChange>
          </w:rPr>
          <w:delText>]</w:delText>
        </w:r>
      </w:del>
      <w:r w:rsidRPr="00BB0106">
        <w:rPr>
          <w:noProof/>
          <w:kern w:val="2"/>
          <w:lang w:val="id-ID"/>
          <w14:ligatures w14:val="standardContextual"/>
          <w:rPrChange w:id="5671" w:author="Andries Pandia" w:date="2025-08-26T08:27:00Z">
            <w:rPr/>
          </w:rPrChange>
        </w:rPr>
        <w:t xml:space="preserve"> menyajikan analisis korelasi antara gender korban dengan jenis eksploitasi yang dialami, menggunakan diagram batang bertumpuk (</w:t>
      </w:r>
      <w:r w:rsidRPr="00BB0106">
        <w:rPr>
          <w:i/>
          <w:iCs/>
        </w:rPr>
        <w:t>stacked bar chart</w:t>
      </w:r>
      <w:r w:rsidRPr="00BB0106">
        <w:t xml:space="preserve">). </w:t>
      </w:r>
      <w:proofErr w:type="spellStart"/>
      <w:r w:rsidRPr="00BB0106">
        <w:t>Grafik</w:t>
      </w:r>
      <w:proofErr w:type="spellEnd"/>
      <w:r w:rsidRPr="00BB0106">
        <w:t xml:space="preserve"> </w:t>
      </w:r>
      <w:proofErr w:type="spellStart"/>
      <w:r w:rsidRPr="00BB0106">
        <w:t>ini</w:t>
      </w:r>
      <w:proofErr w:type="spellEnd"/>
      <w:r w:rsidRPr="00BB0106">
        <w:t xml:space="preserve"> </w:t>
      </w:r>
      <w:proofErr w:type="spellStart"/>
      <w:r w:rsidRPr="00BB0106">
        <w:t>bertujuan</w:t>
      </w:r>
      <w:proofErr w:type="spellEnd"/>
      <w:r w:rsidRPr="00BB0106">
        <w:t xml:space="preserve"> </w:t>
      </w:r>
      <w:proofErr w:type="spellStart"/>
      <w:r w:rsidRPr="00BB0106">
        <w:t>untuk</w:t>
      </w:r>
      <w:proofErr w:type="spellEnd"/>
      <w:r w:rsidRPr="00BB0106">
        <w:t xml:space="preserve"> </w:t>
      </w:r>
      <w:proofErr w:type="spellStart"/>
      <w:r w:rsidRPr="00BB0106">
        <w:t>mengidentifikasi</w:t>
      </w:r>
      <w:proofErr w:type="spellEnd"/>
      <w:r w:rsidRPr="00BB0106">
        <w:t xml:space="preserve"> </w:t>
      </w:r>
      <w:proofErr w:type="spellStart"/>
      <w:r w:rsidRPr="00BB0106">
        <w:t>apakah</w:t>
      </w:r>
      <w:proofErr w:type="spellEnd"/>
      <w:r w:rsidRPr="00BB0106">
        <w:t xml:space="preserve"> </w:t>
      </w:r>
      <w:proofErr w:type="spellStart"/>
      <w:r w:rsidRPr="00BB0106">
        <w:t>terdapat</w:t>
      </w:r>
      <w:proofErr w:type="spellEnd"/>
      <w:r w:rsidRPr="00BB0106">
        <w:t xml:space="preserve"> </w:t>
      </w:r>
      <w:proofErr w:type="spellStart"/>
      <w:r w:rsidRPr="00BB0106">
        <w:t>pola</w:t>
      </w:r>
      <w:proofErr w:type="spellEnd"/>
      <w:r w:rsidRPr="00BB0106">
        <w:t xml:space="preserve"> </w:t>
      </w:r>
      <w:proofErr w:type="spellStart"/>
      <w:r w:rsidRPr="00BB0106">
        <w:t>eksploitasi</w:t>
      </w:r>
      <w:proofErr w:type="spellEnd"/>
      <w:r w:rsidRPr="00BB0106">
        <w:t xml:space="preserve"> yang </w:t>
      </w:r>
      <w:proofErr w:type="spellStart"/>
      <w:r w:rsidRPr="00BB0106">
        <w:t>berbeda</w:t>
      </w:r>
      <w:proofErr w:type="spellEnd"/>
      <w:r w:rsidRPr="00BB0106">
        <w:t xml:space="preserve"> </w:t>
      </w:r>
      <w:proofErr w:type="spellStart"/>
      <w:r w:rsidRPr="00BB0106">
        <w:t>antara</w:t>
      </w:r>
      <w:proofErr w:type="spellEnd"/>
      <w:r w:rsidRPr="00BB0106">
        <w:t xml:space="preserve"> korban </w:t>
      </w:r>
      <w:proofErr w:type="spellStart"/>
      <w:r w:rsidRPr="00BB0106">
        <w:t>perempuan</w:t>
      </w:r>
      <w:proofErr w:type="spellEnd"/>
      <w:r w:rsidRPr="00BB0106">
        <w:t xml:space="preserve"> dan </w:t>
      </w:r>
      <w:proofErr w:type="spellStart"/>
      <w:r w:rsidRPr="00BB0106">
        <w:t>laki-laki</w:t>
      </w:r>
      <w:proofErr w:type="spellEnd"/>
      <w:r w:rsidRPr="00BB0106">
        <w:t>.</w:t>
      </w:r>
    </w:p>
    <w:p w14:paraId="54D3F49D" w14:textId="77777777" w:rsidR="00E3363A" w:rsidRPr="00BB0106" w:rsidRDefault="00E3363A">
      <w:pPr>
        <w:contextualSpacing/>
        <w:rPr>
          <w:ins w:id="5672" w:author="Andries Pandia" w:date="2025-08-22T16:20:00Z"/>
          <w:b/>
          <w:noProof/>
          <w:lang w:val="id-ID"/>
          <w:rPrChange w:id="5673" w:author="Andries Pandia" w:date="2025-08-26T08:27:00Z">
            <w:rPr>
              <w:ins w:id="5674" w:author="Andries Pandia" w:date="2025-08-22T16:20:00Z"/>
              <w:b/>
            </w:rPr>
          </w:rPrChange>
        </w:rPr>
        <w:pPrChange w:id="5675" w:author="Andries Pandia" w:date="2025-08-22T15:50:00Z">
          <w:pPr>
            <w:spacing w:before="100" w:beforeAutospacing="1" w:after="100" w:afterAutospacing="1"/>
          </w:pPr>
        </w:pPrChange>
      </w:pPr>
    </w:p>
    <w:p w14:paraId="17EDADC1" w14:textId="6E7F9C37" w:rsidR="003701CC" w:rsidRPr="00BB0106" w:rsidRDefault="000B28B5">
      <w:pPr>
        <w:ind w:firstLine="0"/>
        <w:contextualSpacing/>
        <w:rPr>
          <w:b/>
          <w:noProof/>
          <w:kern w:val="2"/>
          <w:lang w:val="id-ID"/>
          <w14:ligatures w14:val="standardContextual"/>
          <w:rPrChange w:id="5676" w:author="Andries Pandia" w:date="2025-08-26T08:27:00Z">
            <w:rPr/>
          </w:rPrChange>
        </w:rPr>
        <w:pPrChange w:id="5677" w:author="Andries Pandia" w:date="2025-08-26T08:31:00Z">
          <w:pPr>
            <w:spacing w:before="100" w:beforeAutospacing="1" w:after="100" w:afterAutospacing="1"/>
          </w:pPr>
        </w:pPrChange>
      </w:pPr>
      <w:ins w:id="5678" w:author="Andries Pandia" w:date="2025-08-22T15:51:00Z">
        <w:r w:rsidRPr="00BB0106">
          <w:rPr>
            <w:b/>
            <w:noProof/>
            <w:lang w:val="id-ID"/>
            <w:rPrChange w:id="5679" w:author="Andries Pandia" w:date="2025-08-26T08:27:00Z">
              <w:rPr>
                <w:b/>
              </w:rPr>
            </w:rPrChange>
          </w:rPr>
          <w:t xml:space="preserve">A. </w:t>
        </w:r>
      </w:ins>
      <w:r w:rsidR="003701CC" w:rsidRPr="00BB0106">
        <w:rPr>
          <w:b/>
          <w:noProof/>
          <w:kern w:val="2"/>
          <w:lang w:val="id-ID"/>
          <w14:ligatures w14:val="standardContextual"/>
          <w:rPrChange w:id="5680" w:author="Andries Pandia" w:date="2025-08-26T08:27:00Z">
            <w:rPr>
              <w:b/>
              <w:bCs/>
            </w:rPr>
          </w:rPrChange>
        </w:rPr>
        <w:t>Metodologi Pembacaan Grafik:</w:t>
      </w:r>
    </w:p>
    <w:p w14:paraId="142F86AE" w14:textId="77777777" w:rsidR="003701CC" w:rsidRPr="00BB0106" w:rsidRDefault="003701CC">
      <w:pPr>
        <w:numPr>
          <w:ilvl w:val="0"/>
          <w:numId w:val="20"/>
        </w:numPr>
        <w:tabs>
          <w:tab w:val="clear" w:pos="720"/>
        </w:tabs>
        <w:ind w:leftChars="234" w:left="709" w:hangingChars="60" w:hanging="147"/>
        <w:rPr>
          <w:noProof/>
          <w:kern w:val="2"/>
          <w:lang w:val="id-ID"/>
          <w14:ligatures w14:val="standardContextual"/>
          <w:rPrChange w:id="5681" w:author="Andries Pandia" w:date="2025-08-26T08:27:00Z">
            <w:rPr/>
          </w:rPrChange>
        </w:rPr>
        <w:pPrChange w:id="5682" w:author="Andries Pandia" w:date="2025-08-26T08:32:00Z">
          <w:pPr>
            <w:numPr>
              <w:numId w:val="20"/>
            </w:numPr>
            <w:tabs>
              <w:tab w:val="num" w:pos="720"/>
            </w:tabs>
            <w:spacing w:before="100" w:beforeAutospacing="1" w:after="100" w:afterAutospacing="1"/>
            <w:ind w:left="720" w:hanging="360"/>
          </w:pPr>
        </w:pPrChange>
      </w:pPr>
      <w:r w:rsidRPr="00BB0106">
        <w:rPr>
          <w:b/>
          <w:bCs/>
          <w:noProof/>
          <w:lang w:val="id-ID"/>
          <w:rPrChange w:id="5683" w:author="Andries Pandia" w:date="2025-08-26T08:27:00Z">
            <w:rPr>
              <w:b/>
              <w:bCs/>
            </w:rPr>
          </w:rPrChange>
        </w:rPr>
        <w:t>Sumbu X</w:t>
      </w:r>
      <w:r w:rsidRPr="00BB0106">
        <w:rPr>
          <w:noProof/>
          <w:lang w:val="id-ID"/>
          <w:rPrChange w:id="5684" w:author="Andries Pandia" w:date="2025-08-26T08:27:00Z">
            <w:rPr/>
          </w:rPrChange>
        </w:rPr>
        <w:t xml:space="preserve"> merepresentasikan gender korban, yaitu </w:t>
      </w:r>
      <w:r w:rsidRPr="00BB0106">
        <w:rPr>
          <w:b/>
          <w:bCs/>
        </w:rPr>
        <w:t>Perempuan (Female)</w:t>
      </w:r>
      <w:r w:rsidRPr="00BB0106">
        <w:t xml:space="preserve"> dan </w:t>
      </w:r>
      <w:r w:rsidRPr="00BB0106">
        <w:rPr>
          <w:b/>
          <w:bCs/>
        </w:rPr>
        <w:t>Laki-</w:t>
      </w:r>
      <w:proofErr w:type="spellStart"/>
      <w:r w:rsidRPr="00BB0106">
        <w:rPr>
          <w:b/>
          <w:bCs/>
        </w:rPr>
        <w:t>laki</w:t>
      </w:r>
      <w:proofErr w:type="spellEnd"/>
      <w:r w:rsidRPr="00BB0106">
        <w:rPr>
          <w:b/>
          <w:bCs/>
        </w:rPr>
        <w:t xml:space="preserve"> (Male)</w:t>
      </w:r>
      <w:r w:rsidRPr="00BB0106">
        <w:t>.</w:t>
      </w:r>
    </w:p>
    <w:p w14:paraId="7E4E7236" w14:textId="77777777" w:rsidR="003701CC" w:rsidRPr="00BB0106" w:rsidRDefault="003701CC">
      <w:pPr>
        <w:numPr>
          <w:ilvl w:val="0"/>
          <w:numId w:val="20"/>
        </w:numPr>
        <w:tabs>
          <w:tab w:val="clear" w:pos="720"/>
        </w:tabs>
        <w:ind w:leftChars="234" w:left="709" w:hangingChars="60" w:hanging="147"/>
        <w:rPr>
          <w:noProof/>
          <w:kern w:val="2"/>
          <w:lang w:val="id-ID"/>
          <w14:ligatures w14:val="standardContextual"/>
          <w:rPrChange w:id="5685" w:author="Andries Pandia" w:date="2025-08-26T08:27:00Z">
            <w:rPr/>
          </w:rPrChange>
        </w:rPr>
        <w:pPrChange w:id="5686" w:author="Andries Pandia" w:date="2025-08-26T08:32:00Z">
          <w:pPr>
            <w:numPr>
              <w:numId w:val="20"/>
            </w:numPr>
            <w:tabs>
              <w:tab w:val="num" w:pos="720"/>
            </w:tabs>
            <w:spacing w:before="100" w:beforeAutospacing="1" w:after="100" w:afterAutospacing="1"/>
            <w:ind w:left="720" w:hanging="360"/>
          </w:pPr>
        </w:pPrChange>
      </w:pPr>
      <w:r w:rsidRPr="00BB0106">
        <w:rPr>
          <w:b/>
          <w:bCs/>
          <w:noProof/>
          <w:lang w:val="id-ID"/>
          <w:rPrChange w:id="5687" w:author="Andries Pandia" w:date="2025-08-26T08:27:00Z">
            <w:rPr>
              <w:b/>
              <w:bCs/>
            </w:rPr>
          </w:rPrChange>
        </w:rPr>
        <w:t>Sumbu Y</w:t>
      </w:r>
      <w:r w:rsidRPr="00BB0106">
        <w:rPr>
          <w:noProof/>
          <w:lang w:val="id-ID"/>
          <w:rPrChange w:id="5688" w:author="Andries Pandia" w:date="2025-08-26T08:27:00Z">
            <w:rPr/>
          </w:rPrChange>
        </w:rPr>
        <w:t xml:space="preserve"> menunjukkan jumlah total kasus.</w:t>
      </w:r>
    </w:p>
    <w:p w14:paraId="228079E1" w14:textId="77777777" w:rsidR="003701CC" w:rsidRPr="00BB0106" w:rsidRDefault="003701CC">
      <w:pPr>
        <w:numPr>
          <w:ilvl w:val="0"/>
          <w:numId w:val="20"/>
        </w:numPr>
        <w:tabs>
          <w:tab w:val="clear" w:pos="720"/>
        </w:tabs>
        <w:ind w:leftChars="234" w:left="709" w:hangingChars="60" w:hanging="147"/>
        <w:rPr>
          <w:noProof/>
          <w:kern w:val="2"/>
          <w:lang w:val="id-ID"/>
          <w14:ligatures w14:val="standardContextual"/>
          <w:rPrChange w:id="5689" w:author="Andries Pandia" w:date="2025-08-26T08:27:00Z">
            <w:rPr/>
          </w:rPrChange>
        </w:rPr>
        <w:pPrChange w:id="5690" w:author="Andries Pandia" w:date="2025-08-26T08:32:00Z">
          <w:pPr>
            <w:numPr>
              <w:numId w:val="20"/>
            </w:numPr>
            <w:tabs>
              <w:tab w:val="num" w:pos="720"/>
            </w:tabs>
            <w:spacing w:before="100" w:beforeAutospacing="1" w:after="100" w:afterAutospacing="1"/>
            <w:ind w:left="720" w:hanging="360"/>
          </w:pPr>
        </w:pPrChange>
      </w:pPr>
      <w:r w:rsidRPr="00BB0106">
        <w:rPr>
          <w:b/>
          <w:bCs/>
          <w:noProof/>
          <w:lang w:val="id-ID"/>
          <w:rPrChange w:id="5691" w:author="Andries Pandia" w:date="2025-08-26T08:27:00Z">
            <w:rPr>
              <w:b/>
              <w:bCs/>
            </w:rPr>
          </w:rPrChange>
        </w:rPr>
        <w:t>Legenda (</w:t>
      </w:r>
      <w:r w:rsidRPr="00BB0106">
        <w:rPr>
          <w:rFonts w:ascii="Courier New" w:hAnsi="Courier New" w:cs="Courier New"/>
          <w:b/>
          <w:bCs/>
          <w:noProof/>
          <w:sz w:val="20"/>
          <w:szCs w:val="20"/>
          <w:lang w:val="id-ID"/>
          <w:rPrChange w:id="5692" w:author="Andries Pandia" w:date="2025-08-26T08:27:00Z">
            <w:rPr>
              <w:rFonts w:ascii="Courier New" w:hAnsi="Courier New" w:cs="Courier New"/>
              <w:b/>
              <w:bCs/>
              <w:sz w:val="20"/>
              <w:szCs w:val="20"/>
            </w:rPr>
          </w:rPrChange>
        </w:rPr>
        <w:t>isSexualExploit</w:t>
      </w:r>
      <w:r w:rsidRPr="00BB0106">
        <w:rPr>
          <w:b/>
          <w:bCs/>
        </w:rPr>
        <w:t>)</w:t>
      </w:r>
      <w:r w:rsidRPr="00BB0106">
        <w:rPr>
          <w:noProof/>
          <w:lang w:val="id-ID"/>
          <w:rPrChange w:id="5693" w:author="Andries Pandia" w:date="2025-08-26T08:27:00Z">
            <w:rPr/>
          </w:rPrChange>
        </w:rPr>
        <w:t xml:space="preserve"> membedakan jenis eksploitasi di dalam setiap batang:</w:t>
      </w:r>
    </w:p>
    <w:p w14:paraId="35D074BF" w14:textId="77777777" w:rsidR="003701CC" w:rsidRPr="00BB0106" w:rsidRDefault="003701CC">
      <w:pPr>
        <w:numPr>
          <w:ilvl w:val="1"/>
          <w:numId w:val="20"/>
        </w:numPr>
        <w:tabs>
          <w:tab w:val="clear" w:pos="1440"/>
        </w:tabs>
        <w:ind w:leftChars="295" w:left="993" w:hanging="285"/>
        <w:rPr>
          <w:noProof/>
          <w:kern w:val="2"/>
          <w:lang w:val="id-ID"/>
          <w14:ligatures w14:val="standardContextual"/>
          <w:rPrChange w:id="5694" w:author="Andries Pandia" w:date="2025-08-26T08:27:00Z">
            <w:rPr/>
          </w:rPrChange>
        </w:rPr>
        <w:pPrChange w:id="5695" w:author="Andries Pandia" w:date="2025-08-26T08:33:00Z">
          <w:pPr>
            <w:numPr>
              <w:ilvl w:val="1"/>
              <w:numId w:val="20"/>
            </w:numPr>
            <w:tabs>
              <w:tab w:val="num" w:pos="1440"/>
            </w:tabs>
            <w:spacing w:before="100" w:beforeAutospacing="1" w:after="100" w:afterAutospacing="1"/>
            <w:ind w:left="1440" w:hanging="360"/>
          </w:pPr>
        </w:pPrChange>
      </w:pPr>
      <w:r w:rsidRPr="00BB0106">
        <w:rPr>
          <w:b/>
          <w:bCs/>
          <w:noProof/>
          <w:lang w:val="id-ID"/>
          <w:rPrChange w:id="5696" w:author="Andries Pandia" w:date="2025-08-26T08:27:00Z">
            <w:rPr>
              <w:b/>
              <w:bCs/>
            </w:rPr>
          </w:rPrChange>
        </w:rPr>
        <w:t>Oranye (1.0):</w:t>
      </w:r>
      <w:r w:rsidRPr="00BB0106">
        <w:rPr>
          <w:noProof/>
          <w:lang w:val="id-ID"/>
          <w:rPrChange w:id="5697" w:author="Andries Pandia" w:date="2025-08-26T08:27:00Z">
            <w:rPr/>
          </w:rPrChange>
        </w:rPr>
        <w:t xml:space="preserve"> Menandakan kasus yang </w:t>
      </w:r>
      <w:proofErr w:type="spellStart"/>
      <w:r w:rsidRPr="00BB0106">
        <w:rPr>
          <w:b/>
          <w:bCs/>
        </w:rPr>
        <w:t>merupakan</w:t>
      </w:r>
      <w:proofErr w:type="spellEnd"/>
      <w:r w:rsidRPr="00BB0106">
        <w:t xml:space="preserve"> </w:t>
      </w:r>
      <w:proofErr w:type="spellStart"/>
      <w:r w:rsidRPr="00BB0106">
        <w:t>eksploitasi</w:t>
      </w:r>
      <w:proofErr w:type="spellEnd"/>
      <w:r w:rsidRPr="00BB0106">
        <w:t xml:space="preserve"> </w:t>
      </w:r>
      <w:proofErr w:type="spellStart"/>
      <w:r w:rsidRPr="00BB0106">
        <w:t>seksual</w:t>
      </w:r>
      <w:proofErr w:type="spellEnd"/>
      <w:r w:rsidRPr="00BB0106">
        <w:t>.</w:t>
      </w:r>
    </w:p>
    <w:p w14:paraId="191B8C38" w14:textId="77777777" w:rsidR="003701CC" w:rsidRPr="00BB0106" w:rsidRDefault="003701CC">
      <w:pPr>
        <w:numPr>
          <w:ilvl w:val="1"/>
          <w:numId w:val="20"/>
        </w:numPr>
        <w:tabs>
          <w:tab w:val="clear" w:pos="1440"/>
        </w:tabs>
        <w:ind w:leftChars="295" w:left="993" w:hanging="285"/>
        <w:rPr>
          <w:noProof/>
          <w:kern w:val="2"/>
          <w:lang w:val="id-ID"/>
          <w14:ligatures w14:val="standardContextual"/>
          <w:rPrChange w:id="5698" w:author="Andries Pandia" w:date="2025-08-26T08:27:00Z">
            <w:rPr/>
          </w:rPrChange>
        </w:rPr>
        <w:pPrChange w:id="5699" w:author="Andries Pandia" w:date="2025-08-26T08:33:00Z">
          <w:pPr>
            <w:numPr>
              <w:ilvl w:val="1"/>
              <w:numId w:val="20"/>
            </w:numPr>
            <w:tabs>
              <w:tab w:val="num" w:pos="1440"/>
            </w:tabs>
            <w:spacing w:before="100" w:beforeAutospacing="1" w:after="100" w:afterAutospacing="1"/>
            <w:ind w:left="1440" w:hanging="360"/>
          </w:pPr>
        </w:pPrChange>
      </w:pPr>
      <w:r w:rsidRPr="00BB0106">
        <w:rPr>
          <w:b/>
          <w:bCs/>
          <w:noProof/>
          <w:lang w:val="id-ID"/>
          <w:rPrChange w:id="5700" w:author="Andries Pandia" w:date="2025-08-26T08:27:00Z">
            <w:rPr>
              <w:b/>
              <w:bCs/>
            </w:rPr>
          </w:rPrChange>
        </w:rPr>
        <w:lastRenderedPageBreak/>
        <w:t>Biru (0.0):</w:t>
      </w:r>
      <w:r w:rsidRPr="00BB0106">
        <w:rPr>
          <w:noProof/>
          <w:lang w:val="id-ID"/>
          <w:rPrChange w:id="5701" w:author="Andries Pandia" w:date="2025-08-26T08:27:00Z">
            <w:rPr/>
          </w:rPrChange>
        </w:rPr>
        <w:t xml:space="preserve"> Menandakan kasus yang </w:t>
      </w:r>
      <w:proofErr w:type="spellStart"/>
      <w:r w:rsidRPr="00BB0106">
        <w:rPr>
          <w:b/>
          <w:bCs/>
        </w:rPr>
        <w:t>bukan</w:t>
      </w:r>
      <w:proofErr w:type="spellEnd"/>
      <w:r w:rsidRPr="00BB0106">
        <w:t xml:space="preserve"> </w:t>
      </w:r>
      <w:proofErr w:type="spellStart"/>
      <w:r w:rsidRPr="00BB0106">
        <w:t>merupakan</w:t>
      </w:r>
      <w:proofErr w:type="spellEnd"/>
      <w:r w:rsidRPr="00BB0106">
        <w:t xml:space="preserve"> </w:t>
      </w:r>
      <w:proofErr w:type="spellStart"/>
      <w:r w:rsidRPr="00BB0106">
        <w:t>eksploitasi</w:t>
      </w:r>
      <w:proofErr w:type="spellEnd"/>
      <w:r w:rsidRPr="00BB0106">
        <w:t xml:space="preserve"> </w:t>
      </w:r>
      <w:proofErr w:type="spellStart"/>
      <w:r w:rsidRPr="00BB0106">
        <w:t>seksual</w:t>
      </w:r>
      <w:proofErr w:type="spellEnd"/>
      <w:r w:rsidRPr="00BB0106">
        <w:t xml:space="preserve"> (</w:t>
      </w:r>
      <w:proofErr w:type="spellStart"/>
      <w:r w:rsidRPr="00BB0106">
        <w:t>misalnya</w:t>
      </w:r>
      <w:proofErr w:type="spellEnd"/>
      <w:r w:rsidRPr="00BB0106">
        <w:t xml:space="preserve">, </w:t>
      </w:r>
      <w:proofErr w:type="spellStart"/>
      <w:r w:rsidRPr="00BB0106">
        <w:t>kerja</w:t>
      </w:r>
      <w:proofErr w:type="spellEnd"/>
      <w:r w:rsidRPr="00BB0106">
        <w:t xml:space="preserve"> </w:t>
      </w:r>
      <w:proofErr w:type="spellStart"/>
      <w:r w:rsidRPr="00BB0106">
        <w:t>paksa</w:t>
      </w:r>
      <w:proofErr w:type="spellEnd"/>
      <w:r w:rsidRPr="00BB0106">
        <w:t>).</w:t>
      </w:r>
    </w:p>
    <w:p w14:paraId="1BFCFE24" w14:textId="77777777" w:rsidR="00E3363A" w:rsidRPr="00BB0106" w:rsidRDefault="00E3363A">
      <w:pPr>
        <w:contextualSpacing/>
        <w:rPr>
          <w:ins w:id="5702" w:author="Andries Pandia" w:date="2025-08-22T16:21:00Z"/>
          <w:b/>
          <w:bCs/>
          <w:noProof/>
          <w:lang w:val="id-ID"/>
          <w:rPrChange w:id="5703" w:author="Andries Pandia" w:date="2025-08-26T08:27:00Z">
            <w:rPr>
              <w:ins w:id="5704" w:author="Andries Pandia" w:date="2025-08-22T16:21:00Z"/>
              <w:b/>
              <w:bCs/>
            </w:rPr>
          </w:rPrChange>
        </w:rPr>
        <w:pPrChange w:id="5705" w:author="Andries Pandia" w:date="2025-08-22T15:51:00Z">
          <w:pPr>
            <w:spacing w:before="100" w:beforeAutospacing="1" w:after="100" w:afterAutospacing="1"/>
          </w:pPr>
        </w:pPrChange>
      </w:pPr>
    </w:p>
    <w:p w14:paraId="6C1F099F" w14:textId="77777777" w:rsidR="00066AF8" w:rsidRPr="00BB0106" w:rsidRDefault="000B28B5">
      <w:pPr>
        <w:ind w:firstLine="0"/>
        <w:contextualSpacing/>
        <w:rPr>
          <w:ins w:id="5706" w:author="Andries Pandia" w:date="2025-08-26T08:33:00Z"/>
          <w:noProof/>
          <w:kern w:val="2"/>
          <w:lang w:val="id-ID"/>
          <w14:ligatures w14:val="standardContextual"/>
        </w:rPr>
        <w:pPrChange w:id="5707" w:author="Andries Pandia" w:date="2025-08-22T15:51:00Z">
          <w:pPr>
            <w:spacing w:before="100" w:beforeAutospacing="1" w:after="100" w:afterAutospacing="1"/>
          </w:pPr>
        </w:pPrChange>
      </w:pPr>
      <w:ins w:id="5708" w:author="Andries Pandia" w:date="2025-08-22T15:51:00Z">
        <w:r w:rsidRPr="00BB0106">
          <w:rPr>
            <w:b/>
            <w:bCs/>
            <w:noProof/>
            <w:lang w:val="id-ID"/>
            <w:rPrChange w:id="5709" w:author="Andries Pandia" w:date="2025-08-26T08:27:00Z">
              <w:rPr>
                <w:b/>
                <w:bCs/>
              </w:rPr>
            </w:rPrChange>
          </w:rPr>
          <w:t xml:space="preserve">B. </w:t>
        </w:r>
      </w:ins>
      <w:proofErr w:type="spellStart"/>
      <w:r w:rsidR="003701CC" w:rsidRPr="00BB0106">
        <w:rPr>
          <w:b/>
          <w:bCs/>
        </w:rPr>
        <w:t>Temuan</w:t>
      </w:r>
      <w:proofErr w:type="spellEnd"/>
      <w:r w:rsidR="003701CC" w:rsidRPr="00BB0106">
        <w:rPr>
          <w:b/>
          <w:bCs/>
        </w:rPr>
        <w:t xml:space="preserve"> dan </w:t>
      </w:r>
      <w:proofErr w:type="spellStart"/>
      <w:r w:rsidR="003701CC" w:rsidRPr="00BB0106">
        <w:rPr>
          <w:b/>
          <w:bCs/>
        </w:rPr>
        <w:t>Interpretasi</w:t>
      </w:r>
      <w:proofErr w:type="spellEnd"/>
      <w:r w:rsidR="003701CC" w:rsidRPr="00BB0106">
        <w:rPr>
          <w:b/>
          <w:bCs/>
        </w:rPr>
        <w:t xml:space="preserve"> Hasil:</w:t>
      </w:r>
      <w:r w:rsidR="003701CC" w:rsidRPr="00BB0106">
        <w:t xml:space="preserve"> </w:t>
      </w:r>
    </w:p>
    <w:p w14:paraId="50DF0919" w14:textId="7DC11045" w:rsidR="003701CC" w:rsidRPr="00BB0106" w:rsidRDefault="003701CC">
      <w:pPr>
        <w:rPr>
          <w:noProof/>
          <w:kern w:val="2"/>
          <w:lang w:val="id-ID"/>
          <w14:ligatures w14:val="standardContextual"/>
          <w:rPrChange w:id="5710" w:author="Andries Pandia" w:date="2025-08-26T08:27:00Z">
            <w:rPr/>
          </w:rPrChange>
        </w:rPr>
        <w:pPrChange w:id="5711" w:author="Andries Pandia" w:date="2025-08-26T08:33:00Z">
          <w:pPr>
            <w:spacing w:before="100" w:beforeAutospacing="1" w:after="100" w:afterAutospacing="1"/>
          </w:pPr>
        </w:pPrChange>
      </w:pPr>
      <w:r w:rsidRPr="00BB0106">
        <w:rPr>
          <w:noProof/>
          <w:lang w:val="id-ID"/>
          <w:rPrChange w:id="5712" w:author="Andries Pandia" w:date="2025-08-26T08:27:00Z">
            <w:rPr/>
          </w:rPrChange>
        </w:rPr>
        <w:t>Analisis dari grafik ini mengungkapkan pola yang sangat jelas dan signifikan:</w:t>
      </w:r>
    </w:p>
    <w:p w14:paraId="176CEC3C" w14:textId="77777777" w:rsidR="003701CC" w:rsidRPr="00BB0106" w:rsidRDefault="003701CC">
      <w:pPr>
        <w:numPr>
          <w:ilvl w:val="0"/>
          <w:numId w:val="21"/>
        </w:numPr>
        <w:ind w:left="714" w:hanging="357"/>
        <w:rPr>
          <w:noProof/>
          <w:kern w:val="2"/>
          <w:lang w:val="id-ID"/>
          <w14:ligatures w14:val="standardContextual"/>
          <w:rPrChange w:id="5713" w:author="Andries Pandia" w:date="2025-08-26T08:27:00Z">
            <w:rPr/>
          </w:rPrChange>
        </w:rPr>
        <w:pPrChange w:id="5714" w:author="Andries Pandia" w:date="2025-08-22T15:51:00Z">
          <w:pPr>
            <w:numPr>
              <w:numId w:val="21"/>
            </w:numPr>
            <w:tabs>
              <w:tab w:val="num" w:pos="720"/>
            </w:tabs>
            <w:spacing w:before="100" w:beforeAutospacing="1" w:after="100" w:afterAutospacing="1"/>
            <w:ind w:left="720" w:hanging="360"/>
          </w:pPr>
        </w:pPrChange>
      </w:pPr>
      <w:r w:rsidRPr="00BB0106">
        <w:rPr>
          <w:b/>
          <w:bCs/>
          <w:noProof/>
          <w:lang w:val="id-ID"/>
          <w:rPrChange w:id="5715" w:author="Andries Pandia" w:date="2025-08-26T08:33:00Z">
            <w:rPr>
              <w:b/>
              <w:bCs/>
            </w:rPr>
          </w:rPrChange>
        </w:rPr>
        <w:t>Dominasi Eksploitasi Seksual pada Korban Perempuan:</w:t>
      </w:r>
      <w:r w:rsidRPr="00BB0106">
        <w:rPr>
          <w:noProof/>
          <w:lang w:val="id-ID"/>
          <w:rPrChange w:id="5716" w:author="Andries Pandia" w:date="2025-08-26T08:27:00Z">
            <w:rPr/>
          </w:rPrChange>
        </w:rPr>
        <w:t xml:space="preserve"> Pada batang yang mewakili korban </w:t>
      </w:r>
      <w:proofErr w:type="spellStart"/>
      <w:r w:rsidRPr="00BB0106">
        <w:rPr>
          <w:b/>
          <w:bCs/>
        </w:rPr>
        <w:t>perempuan</w:t>
      </w:r>
      <w:proofErr w:type="spellEnd"/>
      <w:r w:rsidRPr="00BB0106">
        <w:t xml:space="preserve">, </w:t>
      </w:r>
      <w:proofErr w:type="spellStart"/>
      <w:r w:rsidRPr="00BB0106">
        <w:t>porsi</w:t>
      </w:r>
      <w:proofErr w:type="spellEnd"/>
      <w:r w:rsidRPr="00BB0106">
        <w:t xml:space="preserve"> </w:t>
      </w:r>
      <w:proofErr w:type="spellStart"/>
      <w:r w:rsidRPr="00BB0106">
        <w:t>warna</w:t>
      </w:r>
      <w:proofErr w:type="spellEnd"/>
      <w:r w:rsidRPr="00BB0106">
        <w:t xml:space="preserve"> </w:t>
      </w:r>
      <w:proofErr w:type="spellStart"/>
      <w:r w:rsidRPr="00BB0106">
        <w:t>oranye</w:t>
      </w:r>
      <w:proofErr w:type="spellEnd"/>
      <w:r w:rsidRPr="00BB0106">
        <w:t xml:space="preserve"> (</w:t>
      </w:r>
      <w:proofErr w:type="spellStart"/>
      <w:r w:rsidRPr="00BB0106">
        <w:t>eksploitasi</w:t>
      </w:r>
      <w:proofErr w:type="spellEnd"/>
      <w:r w:rsidRPr="00BB0106">
        <w:t xml:space="preserve"> </w:t>
      </w:r>
      <w:proofErr w:type="spellStart"/>
      <w:r w:rsidRPr="00BB0106">
        <w:t>seksual</w:t>
      </w:r>
      <w:proofErr w:type="spellEnd"/>
      <w:r w:rsidRPr="00BB0106">
        <w:t xml:space="preserve">) </w:t>
      </w:r>
      <w:proofErr w:type="spellStart"/>
      <w:r w:rsidRPr="00BB0106">
        <w:t>jauh</w:t>
      </w:r>
      <w:proofErr w:type="spellEnd"/>
      <w:r w:rsidRPr="00BB0106">
        <w:t xml:space="preserve"> </w:t>
      </w:r>
      <w:proofErr w:type="spellStart"/>
      <w:r w:rsidRPr="00BB0106">
        <w:t>lebih</w:t>
      </w:r>
      <w:proofErr w:type="spellEnd"/>
      <w:r w:rsidRPr="00BB0106">
        <w:t xml:space="preserve"> </w:t>
      </w:r>
      <w:proofErr w:type="spellStart"/>
      <w:r w:rsidRPr="00BB0106">
        <w:t>besar</w:t>
      </w:r>
      <w:proofErr w:type="spellEnd"/>
      <w:r w:rsidRPr="00BB0106">
        <w:t xml:space="preserve"> </w:t>
      </w:r>
      <w:proofErr w:type="spellStart"/>
      <w:r w:rsidRPr="00BB0106">
        <w:t>daripada</w:t>
      </w:r>
      <w:proofErr w:type="spellEnd"/>
      <w:r w:rsidRPr="00BB0106">
        <w:t xml:space="preserve"> </w:t>
      </w:r>
      <w:proofErr w:type="spellStart"/>
      <w:r w:rsidRPr="00BB0106">
        <w:t>porsi</w:t>
      </w:r>
      <w:proofErr w:type="spellEnd"/>
      <w:r w:rsidRPr="00BB0106">
        <w:t xml:space="preserve"> </w:t>
      </w:r>
      <w:proofErr w:type="spellStart"/>
      <w:r w:rsidRPr="00BB0106">
        <w:t>warna</w:t>
      </w:r>
      <w:proofErr w:type="spellEnd"/>
      <w:r w:rsidRPr="00BB0106">
        <w:t xml:space="preserve"> </w:t>
      </w:r>
      <w:proofErr w:type="spellStart"/>
      <w:r w:rsidRPr="00BB0106">
        <w:t>biru</w:t>
      </w:r>
      <w:proofErr w:type="spellEnd"/>
      <w:r w:rsidRPr="00BB0106">
        <w:t xml:space="preserve">. Ini </w:t>
      </w:r>
      <w:proofErr w:type="spellStart"/>
      <w:r w:rsidRPr="00BB0106">
        <w:t>menunjukkan</w:t>
      </w:r>
      <w:proofErr w:type="spellEnd"/>
      <w:r w:rsidRPr="00BB0106">
        <w:t xml:space="preserve"> </w:t>
      </w:r>
      <w:proofErr w:type="spellStart"/>
      <w:r w:rsidRPr="00BB0106">
        <w:t>bahwa</w:t>
      </w:r>
      <w:proofErr w:type="spellEnd"/>
      <w:r w:rsidRPr="00BB0106">
        <w:t xml:space="preserve"> </w:t>
      </w:r>
      <w:proofErr w:type="spellStart"/>
      <w:r w:rsidRPr="00BB0106">
        <w:t>mayoritas</w:t>
      </w:r>
      <w:proofErr w:type="spellEnd"/>
      <w:r w:rsidRPr="00BB0106">
        <w:t xml:space="preserve"> </w:t>
      </w:r>
      <w:proofErr w:type="spellStart"/>
      <w:r w:rsidRPr="00BB0106">
        <w:t>besar</w:t>
      </w:r>
      <w:proofErr w:type="spellEnd"/>
      <w:r w:rsidRPr="00BB0106">
        <w:t xml:space="preserve"> korban </w:t>
      </w:r>
      <w:proofErr w:type="spellStart"/>
      <w:r w:rsidRPr="00BB0106">
        <w:t>perempuan</w:t>
      </w:r>
      <w:proofErr w:type="spellEnd"/>
      <w:r w:rsidRPr="00BB0106">
        <w:t xml:space="preserve"> </w:t>
      </w:r>
      <w:proofErr w:type="spellStart"/>
      <w:r w:rsidRPr="00BB0106">
        <w:t>mengalami</w:t>
      </w:r>
      <w:proofErr w:type="spellEnd"/>
      <w:r w:rsidRPr="00BB0106">
        <w:t xml:space="preserve"> </w:t>
      </w:r>
      <w:proofErr w:type="spellStart"/>
      <w:r w:rsidRPr="00BB0106">
        <w:t>eksploitasi</w:t>
      </w:r>
      <w:proofErr w:type="spellEnd"/>
      <w:r w:rsidRPr="00BB0106">
        <w:t xml:space="preserve"> </w:t>
      </w:r>
      <w:proofErr w:type="spellStart"/>
      <w:r w:rsidRPr="00BB0106">
        <w:t>seksual</w:t>
      </w:r>
      <w:proofErr w:type="spellEnd"/>
      <w:r w:rsidRPr="00BB0106">
        <w:t>.</w:t>
      </w:r>
    </w:p>
    <w:p w14:paraId="48AF7FB4" w14:textId="77777777" w:rsidR="003701CC" w:rsidRPr="00BB0106" w:rsidRDefault="003701CC">
      <w:pPr>
        <w:numPr>
          <w:ilvl w:val="0"/>
          <w:numId w:val="21"/>
        </w:numPr>
        <w:ind w:left="714" w:hanging="357"/>
        <w:rPr>
          <w:noProof/>
          <w:kern w:val="2"/>
          <w:lang w:val="id-ID"/>
          <w14:ligatures w14:val="standardContextual"/>
          <w:rPrChange w:id="5717" w:author="Andries Pandia" w:date="2025-08-26T08:27:00Z">
            <w:rPr/>
          </w:rPrChange>
        </w:rPr>
        <w:pPrChange w:id="5718" w:author="Andries Pandia" w:date="2025-08-22T15:51:00Z">
          <w:pPr>
            <w:numPr>
              <w:numId w:val="21"/>
            </w:numPr>
            <w:tabs>
              <w:tab w:val="num" w:pos="720"/>
            </w:tabs>
            <w:spacing w:before="100" w:beforeAutospacing="1" w:after="100" w:afterAutospacing="1"/>
            <w:ind w:left="720" w:hanging="360"/>
          </w:pPr>
        </w:pPrChange>
      </w:pPr>
      <w:r w:rsidRPr="00BB0106">
        <w:rPr>
          <w:b/>
          <w:bCs/>
          <w:noProof/>
          <w:lang w:val="id-ID"/>
          <w:rPrChange w:id="5719" w:author="Andries Pandia" w:date="2025-08-26T08:27:00Z">
            <w:rPr>
              <w:b/>
              <w:bCs/>
            </w:rPr>
          </w:rPrChange>
        </w:rPr>
        <w:t>Dominasi Eksploitasi Non-Seksual pada Korban Laki-laki:</w:t>
      </w:r>
      <w:r w:rsidRPr="00BB0106">
        <w:rPr>
          <w:noProof/>
          <w:lang w:val="id-ID"/>
          <w:rPrChange w:id="5720" w:author="Andries Pandia" w:date="2025-08-26T08:27:00Z">
            <w:rPr/>
          </w:rPrChange>
        </w:rPr>
        <w:t xml:space="preserve"> Sebaliknya, pada batang yang mewakili korban </w:t>
      </w:r>
      <w:proofErr w:type="spellStart"/>
      <w:r w:rsidRPr="00BB0106">
        <w:rPr>
          <w:b/>
          <w:bCs/>
        </w:rPr>
        <w:t>laki-laki</w:t>
      </w:r>
      <w:proofErr w:type="spellEnd"/>
      <w:r w:rsidRPr="00BB0106">
        <w:t xml:space="preserve">, </w:t>
      </w:r>
      <w:proofErr w:type="spellStart"/>
      <w:r w:rsidRPr="00BB0106">
        <w:t>porsi</w:t>
      </w:r>
      <w:proofErr w:type="spellEnd"/>
      <w:r w:rsidRPr="00BB0106">
        <w:t xml:space="preserve"> </w:t>
      </w:r>
      <w:proofErr w:type="spellStart"/>
      <w:r w:rsidRPr="00BB0106">
        <w:t>warna</w:t>
      </w:r>
      <w:proofErr w:type="spellEnd"/>
      <w:r w:rsidRPr="00BB0106">
        <w:t xml:space="preserve"> </w:t>
      </w:r>
      <w:proofErr w:type="spellStart"/>
      <w:r w:rsidRPr="00BB0106">
        <w:t>biru</w:t>
      </w:r>
      <w:proofErr w:type="spellEnd"/>
      <w:r w:rsidRPr="00BB0106">
        <w:t xml:space="preserve"> (</w:t>
      </w:r>
      <w:proofErr w:type="spellStart"/>
      <w:r w:rsidRPr="00BB0106">
        <w:t>bukan</w:t>
      </w:r>
      <w:proofErr w:type="spellEnd"/>
      <w:r w:rsidRPr="00BB0106">
        <w:t xml:space="preserve"> </w:t>
      </w:r>
      <w:proofErr w:type="spellStart"/>
      <w:r w:rsidRPr="00BB0106">
        <w:t>eksploitasi</w:t>
      </w:r>
      <w:proofErr w:type="spellEnd"/>
      <w:r w:rsidRPr="00BB0106">
        <w:t xml:space="preserve"> </w:t>
      </w:r>
      <w:proofErr w:type="spellStart"/>
      <w:r w:rsidRPr="00BB0106">
        <w:t>seksual</w:t>
      </w:r>
      <w:proofErr w:type="spellEnd"/>
      <w:r w:rsidRPr="00BB0106">
        <w:t xml:space="preserve">) </w:t>
      </w:r>
      <w:proofErr w:type="spellStart"/>
      <w:r w:rsidRPr="00BB0106">
        <w:t>secara</w:t>
      </w:r>
      <w:proofErr w:type="spellEnd"/>
      <w:r w:rsidRPr="00BB0106">
        <w:t xml:space="preserve"> </w:t>
      </w:r>
      <w:proofErr w:type="spellStart"/>
      <w:r w:rsidRPr="00BB0106">
        <w:t>signifikan</w:t>
      </w:r>
      <w:proofErr w:type="spellEnd"/>
      <w:r w:rsidRPr="00BB0106">
        <w:t xml:space="preserve"> </w:t>
      </w:r>
      <w:proofErr w:type="spellStart"/>
      <w:r w:rsidRPr="00BB0106">
        <w:t>lebih</w:t>
      </w:r>
      <w:proofErr w:type="spellEnd"/>
      <w:r w:rsidRPr="00BB0106">
        <w:t xml:space="preserve"> </w:t>
      </w:r>
      <w:proofErr w:type="spellStart"/>
      <w:r w:rsidRPr="00BB0106">
        <w:t>dominan</w:t>
      </w:r>
      <w:proofErr w:type="spellEnd"/>
      <w:r w:rsidRPr="00BB0106">
        <w:t xml:space="preserve">. Hal </w:t>
      </w:r>
      <w:proofErr w:type="spellStart"/>
      <w:r w:rsidRPr="00BB0106">
        <w:t>ini</w:t>
      </w:r>
      <w:proofErr w:type="spellEnd"/>
      <w:r w:rsidRPr="00BB0106">
        <w:t xml:space="preserve"> </w:t>
      </w:r>
      <w:proofErr w:type="spellStart"/>
      <w:r w:rsidRPr="00BB0106">
        <w:t>mengindikasikan</w:t>
      </w:r>
      <w:proofErr w:type="spellEnd"/>
      <w:r w:rsidRPr="00BB0106">
        <w:t xml:space="preserve"> </w:t>
      </w:r>
      <w:proofErr w:type="spellStart"/>
      <w:r w:rsidRPr="00BB0106">
        <w:t>bahwa</w:t>
      </w:r>
      <w:proofErr w:type="spellEnd"/>
      <w:r w:rsidRPr="00BB0106">
        <w:t xml:space="preserve"> korban </w:t>
      </w:r>
      <w:proofErr w:type="spellStart"/>
      <w:r w:rsidRPr="00BB0106">
        <w:t>laki-laki</w:t>
      </w:r>
      <w:proofErr w:type="spellEnd"/>
      <w:r w:rsidRPr="00BB0106">
        <w:t xml:space="preserve"> </w:t>
      </w:r>
      <w:proofErr w:type="spellStart"/>
      <w:r w:rsidRPr="00BB0106">
        <w:t>cenderung</w:t>
      </w:r>
      <w:proofErr w:type="spellEnd"/>
      <w:r w:rsidRPr="00BB0106">
        <w:t xml:space="preserve"> </w:t>
      </w:r>
      <w:proofErr w:type="spellStart"/>
      <w:r w:rsidRPr="00BB0106">
        <w:t>lebih</w:t>
      </w:r>
      <w:proofErr w:type="spellEnd"/>
      <w:r w:rsidRPr="00BB0106">
        <w:t xml:space="preserve"> </w:t>
      </w:r>
      <w:proofErr w:type="spellStart"/>
      <w:r w:rsidRPr="00BB0106">
        <w:t>banyak</w:t>
      </w:r>
      <w:proofErr w:type="spellEnd"/>
      <w:r w:rsidRPr="00BB0106">
        <w:t xml:space="preserve"> </w:t>
      </w:r>
      <w:proofErr w:type="spellStart"/>
      <w:r w:rsidRPr="00BB0106">
        <w:t>mengalami</w:t>
      </w:r>
      <w:proofErr w:type="spellEnd"/>
      <w:r w:rsidRPr="00BB0106">
        <w:t xml:space="preserve"> </w:t>
      </w:r>
      <w:proofErr w:type="spellStart"/>
      <w:r w:rsidRPr="00BB0106">
        <w:t>bentuk</w:t>
      </w:r>
      <w:proofErr w:type="spellEnd"/>
      <w:r w:rsidRPr="00BB0106">
        <w:t xml:space="preserve"> </w:t>
      </w:r>
      <w:proofErr w:type="spellStart"/>
      <w:r w:rsidRPr="00BB0106">
        <w:t>eksploitasi</w:t>
      </w:r>
      <w:proofErr w:type="spellEnd"/>
      <w:r w:rsidRPr="00BB0106">
        <w:t xml:space="preserve"> </w:t>
      </w:r>
      <w:proofErr w:type="spellStart"/>
      <w:r w:rsidRPr="00BB0106">
        <w:t>lain</w:t>
      </w:r>
      <w:proofErr w:type="spellEnd"/>
      <w:r w:rsidRPr="00BB0106">
        <w:t xml:space="preserve">, </w:t>
      </w:r>
      <w:proofErr w:type="spellStart"/>
      <w:r w:rsidRPr="00BB0106">
        <w:t>seperti</w:t>
      </w:r>
      <w:proofErr w:type="spellEnd"/>
      <w:r w:rsidRPr="00BB0106">
        <w:t xml:space="preserve"> </w:t>
      </w:r>
      <w:proofErr w:type="spellStart"/>
      <w:r w:rsidRPr="00BB0106">
        <w:t>kerja</w:t>
      </w:r>
      <w:proofErr w:type="spellEnd"/>
      <w:r w:rsidRPr="00BB0106">
        <w:t xml:space="preserve"> </w:t>
      </w:r>
      <w:proofErr w:type="spellStart"/>
      <w:r w:rsidRPr="00BB0106">
        <w:t>paksa</w:t>
      </w:r>
      <w:proofErr w:type="spellEnd"/>
      <w:r w:rsidRPr="00BB0106">
        <w:t>.</w:t>
      </w:r>
    </w:p>
    <w:p w14:paraId="625C0C5E" w14:textId="77777777" w:rsidR="00E3363A" w:rsidRPr="00BB0106" w:rsidRDefault="00E3363A">
      <w:pPr>
        <w:contextualSpacing/>
        <w:rPr>
          <w:ins w:id="5721" w:author="Andries Pandia" w:date="2025-08-22T16:21:00Z"/>
          <w:b/>
          <w:bCs/>
          <w:noProof/>
          <w:lang w:val="id-ID"/>
          <w:rPrChange w:id="5722" w:author="Andries Pandia" w:date="2025-08-26T08:27:00Z">
            <w:rPr>
              <w:ins w:id="5723" w:author="Andries Pandia" w:date="2025-08-22T16:21:00Z"/>
              <w:b/>
              <w:bCs/>
            </w:rPr>
          </w:rPrChange>
        </w:rPr>
        <w:pPrChange w:id="5724" w:author="Andries Pandia" w:date="2025-08-22T15:51:00Z">
          <w:pPr>
            <w:spacing w:before="100" w:beforeAutospacing="1" w:after="100" w:afterAutospacing="1"/>
          </w:pPr>
        </w:pPrChange>
      </w:pPr>
    </w:p>
    <w:p w14:paraId="3DBDA2BD" w14:textId="77777777" w:rsidR="00066AF8" w:rsidRPr="00BB0106" w:rsidRDefault="000B28B5">
      <w:pPr>
        <w:ind w:firstLine="0"/>
        <w:rPr>
          <w:ins w:id="5725" w:author="Andries Pandia" w:date="2025-08-26T08:33:00Z"/>
        </w:rPr>
        <w:pPrChange w:id="5726" w:author="Andries Pandia" w:date="2025-08-26T08:33:00Z">
          <w:pPr>
            <w:pStyle w:val="Caption"/>
            <w:spacing w:after="0"/>
            <w:jc w:val="center"/>
          </w:pPr>
        </w:pPrChange>
      </w:pPr>
      <w:ins w:id="5727" w:author="Andries Pandia" w:date="2025-08-22T15:51:00Z">
        <w:r w:rsidRPr="00BB0106">
          <w:rPr>
            <w:b/>
            <w:bCs/>
            <w:noProof/>
            <w:lang w:val="id-ID"/>
            <w:rPrChange w:id="5728" w:author="Andries Pandia" w:date="2025-08-26T08:27:00Z">
              <w:rPr>
                <w:b/>
                <w:bCs/>
                <w:i w:val="0"/>
                <w:iCs w:val="0"/>
              </w:rPr>
            </w:rPrChange>
          </w:rPr>
          <w:t xml:space="preserve">C. </w:t>
        </w:r>
      </w:ins>
      <w:r w:rsidR="003701CC" w:rsidRPr="00BB0106">
        <w:rPr>
          <w:b/>
          <w:bCs/>
          <w:noProof/>
          <w:kern w:val="2"/>
          <w:lang w:val="id-ID"/>
          <w14:ligatures w14:val="standardContextual"/>
          <w:rPrChange w:id="5729" w:author="Andries Pandia" w:date="2025-08-26T08:27:00Z">
            <w:rPr>
              <w:b/>
              <w:bCs/>
              <w:i w:val="0"/>
              <w:iCs w:val="0"/>
            </w:rPr>
          </w:rPrChange>
        </w:rPr>
        <w:t>Kesimpulan Analisis:</w:t>
      </w:r>
      <w:r w:rsidR="003701CC" w:rsidRPr="00BB0106">
        <w:rPr>
          <w:noProof/>
          <w:lang w:val="id-ID"/>
          <w:rPrChange w:id="5730" w:author="Andries Pandia" w:date="2025-08-26T08:27:00Z">
            <w:rPr>
              <w:i w:val="0"/>
              <w:iCs w:val="0"/>
            </w:rPr>
          </w:rPrChange>
        </w:rPr>
        <w:t xml:space="preserve"> </w:t>
      </w:r>
    </w:p>
    <w:p w14:paraId="6F7C53E6" w14:textId="2F191483" w:rsidR="00FA6D1C" w:rsidRPr="00BB0106" w:rsidDel="00543FDB" w:rsidRDefault="003701CC">
      <w:pPr>
        <w:rPr>
          <w:del w:id="5731" w:author="Andries Pandia" w:date="2025-08-22T17:38:00Z"/>
          <w:noProof/>
          <w:lang w:val="id-ID"/>
          <w:rPrChange w:id="5732" w:author="Andries Pandia" w:date="2025-08-26T08:27:00Z">
            <w:rPr>
              <w:del w:id="5733" w:author="Andries Pandia" w:date="2025-08-22T17:38:00Z"/>
            </w:rPr>
          </w:rPrChange>
        </w:rPr>
        <w:pPrChange w:id="5734" w:author="Andries Pandia" w:date="2025-08-26T08:33:00Z">
          <w:pPr>
            <w:spacing w:before="100" w:beforeAutospacing="1" w:after="100" w:afterAutospacing="1"/>
          </w:pPr>
        </w:pPrChange>
      </w:pPr>
      <w:r w:rsidRPr="00BB0106">
        <w:rPr>
          <w:noProof/>
          <w:lang w:val="id-ID"/>
          <w:rPrChange w:id="5735" w:author="Andries Pandia" w:date="2025-08-26T08:27:00Z">
            <w:rPr/>
          </w:rPrChange>
        </w:rPr>
        <w:t>Temuan ini secara kuantitatif mendukung hipotesis umum bahwa terdapat bias gender yang kuat dalam jenis eksploitasi perdagangan manusia. Perempuan secara disproporsional menjadi target eksploitasi seksual, sementara laki-laki lebih rentan terhadap bentuk eksploitasi lainnya. Visualisasi ini dengan efektif mengilustrasikan perbedaan pola kerentanan antara kedua gender.</w:t>
      </w:r>
      <w:moveToRangeStart w:id="5736" w:author="Andries Pandia" w:date="2025-08-22T15:49:00Z" w:name="move206770178"/>
      <w:moveTo w:id="5737" w:author="Andries Pandia" w:date="2025-08-22T15:49:00Z">
        <w:del w:id="5738" w:author="Andries Pandia" w:date="2025-08-22T17:38:00Z">
          <w:r w:rsidR="00FA6D1C" w:rsidRPr="00BB0106" w:rsidDel="00543FDB">
            <w:rPr>
              <w:noProof/>
              <w:color w:val="000000" w:themeColor="text1"/>
              <w:lang w:val="id-ID"/>
              <w:rPrChange w:id="5739" w:author="Andries Pandia" w:date="2025-08-26T08:27:00Z">
                <w:rPr>
                  <w:lang w:val="en-US"/>
                </w:rPr>
              </w:rPrChange>
            </w:rPr>
            <w:drawing>
              <wp:inline distT="0" distB="0" distL="0" distR="0" wp14:anchorId="428F5156" wp14:editId="0F301854">
                <wp:extent cx="3040380" cy="573932"/>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b="77094"/>
                        <a:stretch>
                          <a:fillRect/>
                        </a:stretch>
                      </pic:blipFill>
                      <pic:spPr bwMode="auto">
                        <a:xfrm>
                          <a:off x="0" y="0"/>
                          <a:ext cx="3080308" cy="581469"/>
                        </a:xfrm>
                        <a:prstGeom prst="rect">
                          <a:avLst/>
                        </a:prstGeom>
                        <a:ln>
                          <a:noFill/>
                        </a:ln>
                        <a:extLst>
                          <a:ext uri="{53640926-AAD7-44D8-BBD7-CCE9431645EC}">
                            <a14:shadowObscured xmlns:a14="http://schemas.microsoft.com/office/drawing/2010/main"/>
                          </a:ext>
                        </a:extLst>
                      </pic:spPr>
                    </pic:pic>
                  </a:graphicData>
                </a:graphic>
              </wp:inline>
            </w:drawing>
          </w:r>
        </w:del>
      </w:moveTo>
      <w:moveToRangeEnd w:id="5736"/>
    </w:p>
    <w:p w14:paraId="6164C8FB" w14:textId="4321F7F3" w:rsidR="003701CC" w:rsidRPr="00BB0106" w:rsidDel="00FA6D1C" w:rsidRDefault="003701CC">
      <w:pPr>
        <w:rPr>
          <w:del w:id="5740" w:author="Andries Pandia" w:date="2025-08-22T15:49:00Z"/>
          <w:noProof/>
          <w:lang w:val="id-ID"/>
          <w:rPrChange w:id="5741" w:author="Andries Pandia" w:date="2025-08-26T08:27:00Z">
            <w:rPr>
              <w:del w:id="5742" w:author="Andries Pandia" w:date="2025-08-22T15:49:00Z"/>
            </w:rPr>
          </w:rPrChange>
        </w:rPr>
        <w:pPrChange w:id="5743" w:author="Andries Pandia" w:date="2025-08-26T08:33:00Z">
          <w:pPr>
            <w:keepNext/>
            <w:jc w:val="center"/>
          </w:pPr>
        </w:pPrChange>
      </w:pPr>
    </w:p>
    <w:p w14:paraId="77E8AE6B" w14:textId="51441FCF" w:rsidR="002B2F58" w:rsidRPr="00BB0106" w:rsidDel="00543FDB" w:rsidRDefault="002B2F58">
      <w:pPr>
        <w:rPr>
          <w:del w:id="5744" w:author="Andries Pandia" w:date="2025-08-22T17:38:00Z"/>
          <w:noProof/>
          <w:lang w:val="id-ID"/>
          <w:rPrChange w:id="5745" w:author="Andries Pandia" w:date="2025-08-26T08:27:00Z">
            <w:rPr>
              <w:del w:id="5746" w:author="Andries Pandia" w:date="2025-08-22T17:38:00Z"/>
            </w:rPr>
          </w:rPrChange>
        </w:rPr>
        <w:pPrChange w:id="5747" w:author="Andries Pandia" w:date="2025-08-26T08:33:00Z">
          <w:pPr>
            <w:keepNext/>
            <w:jc w:val="center"/>
          </w:pPr>
        </w:pPrChange>
      </w:pPr>
      <w:del w:id="5748" w:author="Andries Pandia" w:date="2025-08-22T17:38:00Z">
        <w:r w:rsidRPr="00BB0106" w:rsidDel="00543FDB">
          <w:rPr>
            <w:noProof/>
            <w:color w:val="000000" w:themeColor="text1"/>
            <w:lang w:val="id-ID"/>
            <w:rPrChange w:id="5749" w:author="Andries Pandia" w:date="2025-08-26T08:27:00Z">
              <w:rPr>
                <w:lang w:val="en-US"/>
              </w:rPr>
            </w:rPrChange>
          </w:rPr>
          <w:drawing>
            <wp:inline distT="0" distB="0" distL="0" distR="0" wp14:anchorId="0523E18D" wp14:editId="7873265A">
              <wp:extent cx="3040380" cy="1990057"/>
              <wp:effectExtent l="0" t="0" r="0" b="4445"/>
              <wp:docPr id="16503165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t="20577"/>
                      <a:stretch>
                        <a:fillRect/>
                      </a:stretch>
                    </pic:blipFill>
                    <pic:spPr bwMode="auto">
                      <a:xfrm>
                        <a:off x="0" y="0"/>
                        <a:ext cx="3080308" cy="2016192"/>
                      </a:xfrm>
                      <a:prstGeom prst="rect">
                        <a:avLst/>
                      </a:prstGeom>
                      <a:ln>
                        <a:noFill/>
                      </a:ln>
                      <a:extLst>
                        <a:ext uri="{53640926-AAD7-44D8-BBD7-CCE9431645EC}">
                          <a14:shadowObscured xmlns:a14="http://schemas.microsoft.com/office/drawing/2010/main"/>
                        </a:ext>
                      </a:extLst>
                    </pic:spPr>
                  </pic:pic>
                </a:graphicData>
              </a:graphic>
            </wp:inline>
          </w:drawing>
        </w:r>
      </w:del>
    </w:p>
    <w:p w14:paraId="32FE9D73" w14:textId="336C9F29" w:rsidR="000C43C3" w:rsidRPr="00A96BCD" w:rsidRDefault="00130C3D">
      <w:pPr>
        <w:pPrChange w:id="5750" w:author="Andries Pandia" w:date="2025-08-26T08:33:00Z">
          <w:pPr>
            <w:pStyle w:val="Caption"/>
            <w:spacing w:after="0"/>
            <w:jc w:val="center"/>
          </w:pPr>
        </w:pPrChange>
      </w:pPr>
      <w:del w:id="5751" w:author="Andries Pandia" w:date="2025-08-22T17:38:00Z">
        <w:r w:rsidRPr="00BB0106" w:rsidDel="00543FDB">
          <w:rPr>
            <w:noProof/>
            <w:lang w:val="id-ID"/>
            <w:rPrChange w:id="5752" w:author="Andries Pandia" w:date="2025-08-26T08:27:00Z">
              <w:rPr>
                <w:i w:val="0"/>
                <w:iCs w:val="0"/>
              </w:rPr>
            </w:rPrChange>
          </w:rPr>
          <w:delText xml:space="preserve">Gambar 3.11 Korelasi Gender dengan </w:delText>
        </w:r>
      </w:del>
      <w:del w:id="5753" w:author="Andries Pandia" w:date="2025-08-22T15:49:00Z">
        <w:r w:rsidRPr="00BB0106" w:rsidDel="00FA6D1C">
          <w:rPr>
            <w:noProof/>
            <w:lang w:val="id-ID"/>
            <w:rPrChange w:id="5754" w:author="Andries Pandia" w:date="2025-08-26T08:27:00Z">
              <w:rPr>
                <w:i w:val="0"/>
                <w:iCs w:val="0"/>
              </w:rPr>
            </w:rPrChange>
          </w:rPr>
          <w:delText>Jenis</w:delText>
        </w:r>
      </w:del>
      <w:r w:rsidRPr="00BB0106">
        <w:rPr>
          <w:noProof/>
          <w:lang w:val="id-ID"/>
          <w:rPrChange w:id="5755" w:author="Andries Pandia" w:date="2025-08-26T08:27:00Z">
            <w:rPr>
              <w:i w:val="0"/>
              <w:iCs w:val="0"/>
            </w:rPr>
          </w:rPrChange>
        </w:rPr>
        <w:t xml:space="preserve"> </w:t>
      </w:r>
    </w:p>
    <w:p w14:paraId="22A5B9E0" w14:textId="77777777" w:rsidR="000C43C3" w:rsidRPr="00BB0106" w:rsidRDefault="000C43C3" w:rsidP="002D5E98">
      <w:pPr>
        <w:pStyle w:val="Caption"/>
        <w:spacing w:after="0"/>
        <w:rPr>
          <w:rStyle w:val="s6"/>
          <w:color w:val="000000"/>
          <w:sz w:val="24"/>
          <w:szCs w:val="24"/>
        </w:rPr>
      </w:pPr>
    </w:p>
    <w:p w14:paraId="3C6AEC98" w14:textId="77E8CE51" w:rsidR="009F77F7" w:rsidRPr="00BB0106" w:rsidRDefault="00357BE3">
      <w:pPr>
        <w:pStyle w:val="Heading3"/>
        <w:rPr>
          <w:rStyle w:val="s6"/>
          <w:lang w:val="id-ID"/>
          <w:rPrChange w:id="5756" w:author="Andries Pandia" w:date="2025-08-26T08:27:00Z">
            <w:rPr>
              <w:rStyle w:val="s6"/>
              <w:rFonts w:cs="Times New Roman"/>
              <w:b w:val="0"/>
              <w:i/>
              <w:iCs/>
              <w:color w:val="44546A" w:themeColor="text2"/>
              <w:spacing w:val="0"/>
              <w:sz w:val="18"/>
              <w:szCs w:val="18"/>
            </w:rPr>
          </w:rPrChange>
        </w:rPr>
      </w:pPr>
      <w:del w:id="5757" w:author="Andries Pandia" w:date="2025-08-22T15:52:00Z">
        <w:r w:rsidRPr="00BB0106" w:rsidDel="000B28B5">
          <w:rPr>
            <w:lang w:val="id-ID"/>
            <w:rPrChange w:id="5758" w:author="Andries Pandia" w:date="2025-08-26T08:27:00Z">
              <w:rPr/>
            </w:rPrChange>
          </w:rPr>
          <w:br/>
        </w:r>
        <w:r w:rsidRPr="00BB0106" w:rsidDel="000B28B5">
          <w:rPr>
            <w:lang w:val="id-ID"/>
            <w:rPrChange w:id="5759" w:author="Andries Pandia" w:date="2025-08-26T08:27:00Z">
              <w:rPr/>
            </w:rPrChange>
          </w:rPr>
          <w:br/>
        </w:r>
      </w:del>
      <w:bookmarkStart w:id="5760" w:name="_Toc205823127"/>
      <w:bookmarkStart w:id="5761" w:name="_Toc205823199"/>
      <w:bookmarkStart w:id="5762" w:name="_Toc205823362"/>
      <w:bookmarkStart w:id="5763" w:name="_Toc205823468"/>
      <w:bookmarkStart w:id="5764" w:name="_Toc206166281"/>
      <w:bookmarkStart w:id="5765" w:name="_Toc206780711"/>
      <w:r w:rsidR="009F77F7" w:rsidRPr="00BB0106">
        <w:rPr>
          <w:rStyle w:val="s6"/>
          <w:lang w:val="id-ID"/>
          <w:rPrChange w:id="5766" w:author="Andries Pandia" w:date="2025-08-26T08:27:00Z">
            <w:rPr>
              <w:rStyle w:val="s6"/>
            </w:rPr>
          </w:rPrChange>
        </w:rPr>
        <w:t>3.</w:t>
      </w:r>
      <w:r w:rsidR="00B1210E" w:rsidRPr="00BB0106">
        <w:rPr>
          <w:rStyle w:val="s6"/>
          <w:lang w:val="id-ID"/>
          <w:rPrChange w:id="5767" w:author="Andries Pandia" w:date="2025-08-26T08:27:00Z">
            <w:rPr>
              <w:rStyle w:val="s6"/>
            </w:rPr>
          </w:rPrChange>
        </w:rPr>
        <w:t>3</w:t>
      </w:r>
      <w:r w:rsidR="009F77F7" w:rsidRPr="00BB0106">
        <w:rPr>
          <w:rStyle w:val="s6"/>
          <w:lang w:val="id-ID"/>
          <w:rPrChange w:id="5768" w:author="Andries Pandia" w:date="2025-08-26T08:27:00Z">
            <w:rPr>
              <w:rStyle w:val="s6"/>
            </w:rPr>
          </w:rPrChange>
        </w:rPr>
        <w:t>.</w:t>
      </w:r>
      <w:del w:id="5769" w:author="Andries Pandia" w:date="2025-08-22T15:52:00Z">
        <w:r w:rsidR="009F77F7" w:rsidRPr="00BB0106" w:rsidDel="000B28B5">
          <w:rPr>
            <w:rStyle w:val="s6"/>
            <w:lang w:val="id-ID"/>
            <w:rPrChange w:id="5770" w:author="Andries Pandia" w:date="2025-08-26T08:27:00Z">
              <w:rPr>
                <w:rStyle w:val="s6"/>
              </w:rPr>
            </w:rPrChange>
          </w:rPr>
          <w:delText xml:space="preserve">9 </w:delText>
        </w:r>
        <w:r w:rsidRPr="00BB0106" w:rsidDel="000B28B5">
          <w:rPr>
            <w:rStyle w:val="s6"/>
            <w:lang w:val="id-ID"/>
            <w:rPrChange w:id="5771" w:author="Andries Pandia" w:date="2025-08-26T08:27:00Z">
              <w:rPr>
                <w:rStyle w:val="s6"/>
              </w:rPr>
            </w:rPrChange>
          </w:rPr>
          <w:delText xml:space="preserve"> </w:delText>
        </w:r>
      </w:del>
      <w:ins w:id="5772" w:author="Andries Pandia" w:date="2025-08-22T18:50:00Z">
        <w:r w:rsidR="0099148D" w:rsidRPr="00BB0106">
          <w:rPr>
            <w:rStyle w:val="s6"/>
            <w:lang w:val="id-ID"/>
            <w:rPrChange w:id="5773" w:author="Andries Pandia" w:date="2025-08-26T08:27:00Z">
              <w:rPr>
                <w:rStyle w:val="s6"/>
              </w:rPr>
            </w:rPrChange>
          </w:rPr>
          <w:t>5.</w:t>
        </w:r>
        <w:r w:rsidR="0099148D" w:rsidRPr="00BB0106">
          <w:rPr>
            <w:rStyle w:val="s6"/>
            <w:lang w:val="id-ID"/>
            <w:rPrChange w:id="5774" w:author="Andries Pandia" w:date="2025-08-26T08:27:00Z">
              <w:rPr>
                <w:rStyle w:val="s6"/>
              </w:rPr>
            </w:rPrChange>
          </w:rPr>
          <w:tab/>
        </w:r>
      </w:ins>
      <w:r w:rsidRPr="00BB0106">
        <w:rPr>
          <w:rStyle w:val="s6"/>
          <w:lang w:val="id-ID"/>
          <w:rPrChange w:id="5775" w:author="Andries Pandia" w:date="2025-08-26T08:27:00Z">
            <w:rPr>
              <w:rStyle w:val="s6"/>
            </w:rPr>
          </w:rPrChange>
        </w:rPr>
        <w:t>Pola Usia terhadap Eksploitasi Seksual</w:t>
      </w:r>
      <w:bookmarkEnd w:id="5760"/>
      <w:bookmarkEnd w:id="5761"/>
      <w:bookmarkEnd w:id="5762"/>
      <w:bookmarkEnd w:id="5763"/>
      <w:bookmarkEnd w:id="5764"/>
      <w:bookmarkEnd w:id="5765"/>
    </w:p>
    <w:p w14:paraId="2FF8D422" w14:textId="6D94797C" w:rsidR="000B28B5" w:rsidRPr="00BB0106" w:rsidDel="00053B2D" w:rsidRDefault="00357BE3">
      <w:pPr>
        <w:contextualSpacing/>
        <w:rPr>
          <w:del w:id="5776" w:author="Andries Pandia" w:date="2025-08-22T16:22:00Z"/>
          <w:rStyle w:val="s6"/>
          <w:rFonts w:eastAsiaTheme="majorEastAsia" w:cstheme="majorBidi"/>
          <w:b/>
          <w:noProof/>
          <w:color w:val="000000"/>
          <w:spacing w:val="15"/>
          <w:kern w:val="2"/>
          <w:lang w:val="id-ID"/>
          <w14:ligatures w14:val="standardContextual"/>
          <w:rPrChange w:id="5777" w:author="Andries Pandia" w:date="2025-08-26T08:27:00Z">
            <w:rPr>
              <w:del w:id="5778" w:author="Andries Pandia" w:date="2025-08-22T16:22:00Z"/>
              <w:rStyle w:val="s6"/>
              <w:rFonts w:eastAsiaTheme="majorEastAsia" w:cstheme="majorBidi"/>
              <w:b/>
              <w:color w:val="000000"/>
              <w:spacing w:val="15"/>
              <w:lang w:val="en-US"/>
            </w:rPr>
          </w:rPrChange>
        </w:rPr>
        <w:pPrChange w:id="5779" w:author="Andries Pandia" w:date="2025-08-22T16:14:00Z">
          <w:pPr>
            <w:spacing w:before="100" w:beforeAutospacing="1" w:after="100" w:afterAutospacing="1"/>
          </w:pPr>
        </w:pPrChange>
      </w:pPr>
      <w:del w:id="5780" w:author="Andries Pandia" w:date="2025-08-22T15:52:00Z">
        <w:r w:rsidRPr="00BB0106" w:rsidDel="000B28B5">
          <w:rPr>
            <w:noProof/>
            <w:lang w:val="id-ID"/>
            <w:rPrChange w:id="5781" w:author="Andries Pandia" w:date="2025-08-26T08:27:00Z">
              <w:rPr/>
            </w:rPrChange>
          </w:rPr>
          <w:br/>
        </w:r>
        <w:r w:rsidRPr="00BB0106" w:rsidDel="000B28B5">
          <w:rPr>
            <w:rStyle w:val="s6"/>
            <w:i/>
            <w:iCs/>
            <w:noProof/>
            <w:color w:val="000000"/>
            <w:lang w:val="id-ID"/>
            <w:rPrChange w:id="5782" w:author="Andries Pandia" w:date="2025-08-26T08:27:00Z">
              <w:rPr>
                <w:rStyle w:val="s6"/>
                <w:i/>
                <w:iCs/>
                <w:color w:val="000000"/>
              </w:rPr>
            </w:rPrChange>
          </w:rPr>
          <w:delText> </w:delText>
        </w:r>
        <w:r w:rsidR="009F77F7" w:rsidRPr="00BB0106" w:rsidDel="000B28B5">
          <w:rPr>
            <w:rStyle w:val="s6"/>
            <w:i/>
            <w:iCs/>
            <w:noProof/>
            <w:color w:val="000000"/>
            <w:lang w:val="id-ID"/>
            <w:rPrChange w:id="5783" w:author="Andries Pandia" w:date="2025-08-26T08:27:00Z">
              <w:rPr>
                <w:rStyle w:val="s6"/>
                <w:i/>
                <w:iCs/>
                <w:color w:val="000000"/>
              </w:rPr>
            </w:rPrChange>
          </w:rPr>
          <w:tab/>
        </w:r>
        <w:r w:rsidRPr="00BB0106" w:rsidDel="000B28B5">
          <w:rPr>
            <w:rStyle w:val="s6"/>
            <w:iCs/>
            <w:noProof/>
            <w:color w:val="000000"/>
            <w:lang w:val="id-ID"/>
            <w:rPrChange w:id="5784" w:author="Andries Pandia" w:date="2025-08-26T08:27:00Z">
              <w:rPr>
                <w:rStyle w:val="s6"/>
                <w:iCs/>
                <w:color w:val="000000"/>
              </w:rPr>
            </w:rPrChange>
          </w:rPr>
          <w:delText xml:space="preserve"> </w:delText>
        </w:r>
      </w:del>
      <w:r w:rsidRPr="00BB0106">
        <w:rPr>
          <w:rStyle w:val="s6"/>
          <w:iCs/>
          <w:noProof/>
          <w:color w:val="000000"/>
          <w:lang w:val="id-ID"/>
          <w:rPrChange w:id="5785" w:author="Andries Pandia" w:date="2025-08-26T08:27:00Z">
            <w:rPr>
              <w:rStyle w:val="s6"/>
              <w:iCs/>
              <w:color w:val="000000"/>
            </w:rPr>
          </w:rPrChange>
        </w:rPr>
        <w:t xml:space="preserve">Membuat </w:t>
      </w:r>
      <w:r w:rsidRPr="00BB0106">
        <w:rPr>
          <w:rStyle w:val="s6"/>
          <w:i/>
          <w:iCs/>
          <w:color w:val="000000"/>
        </w:rPr>
        <w:t>stacked bar</w:t>
      </w:r>
      <w:r w:rsidRPr="00BB0106">
        <w:rPr>
          <w:rStyle w:val="s6"/>
          <w:iCs/>
          <w:color w:val="000000"/>
        </w:rPr>
        <w:t xml:space="preserve"> chart </w:t>
      </w:r>
      <w:proofErr w:type="spellStart"/>
      <w:r w:rsidRPr="00BB0106">
        <w:rPr>
          <w:rStyle w:val="s6"/>
          <w:iCs/>
          <w:color w:val="000000"/>
        </w:rPr>
        <w:t>untuk</w:t>
      </w:r>
      <w:proofErr w:type="spellEnd"/>
      <w:r w:rsidRPr="00BB0106">
        <w:rPr>
          <w:rStyle w:val="s6"/>
          <w:iCs/>
          <w:color w:val="000000"/>
        </w:rPr>
        <w:t xml:space="preserve"> </w:t>
      </w:r>
      <w:proofErr w:type="spellStart"/>
      <w:r w:rsidRPr="00BB0106">
        <w:rPr>
          <w:rStyle w:val="s6"/>
          <w:iCs/>
          <w:color w:val="000000"/>
        </w:rPr>
        <w:t>menunjukkan</w:t>
      </w:r>
      <w:proofErr w:type="spellEnd"/>
      <w:r w:rsidRPr="00BB0106">
        <w:rPr>
          <w:rStyle w:val="s6"/>
          <w:iCs/>
          <w:color w:val="000000"/>
        </w:rPr>
        <w:t xml:space="preserve"> </w:t>
      </w:r>
      <w:proofErr w:type="spellStart"/>
      <w:r w:rsidRPr="00BB0106">
        <w:rPr>
          <w:rStyle w:val="s6"/>
          <w:iCs/>
          <w:color w:val="000000"/>
        </w:rPr>
        <w:t>kelompok</w:t>
      </w:r>
      <w:proofErr w:type="spellEnd"/>
      <w:r w:rsidRPr="00BB0106">
        <w:rPr>
          <w:rStyle w:val="s6"/>
          <w:iCs/>
          <w:color w:val="000000"/>
        </w:rPr>
        <w:t xml:space="preserve"> </w:t>
      </w:r>
      <w:proofErr w:type="spellStart"/>
      <w:r w:rsidRPr="00BB0106">
        <w:rPr>
          <w:rStyle w:val="s6"/>
          <w:iCs/>
          <w:color w:val="000000"/>
        </w:rPr>
        <w:t>usia</w:t>
      </w:r>
      <w:proofErr w:type="spellEnd"/>
      <w:r w:rsidRPr="00BB0106">
        <w:rPr>
          <w:rStyle w:val="s6"/>
          <w:iCs/>
          <w:color w:val="000000"/>
        </w:rPr>
        <w:t xml:space="preserve"> yang paling </w:t>
      </w:r>
      <w:proofErr w:type="spellStart"/>
      <w:r w:rsidRPr="00BB0106">
        <w:rPr>
          <w:rStyle w:val="s6"/>
          <w:iCs/>
          <w:color w:val="000000"/>
        </w:rPr>
        <w:t>rentan</w:t>
      </w:r>
      <w:proofErr w:type="spellEnd"/>
      <w:r w:rsidRPr="00BB0106">
        <w:rPr>
          <w:rStyle w:val="s6"/>
          <w:iCs/>
          <w:color w:val="000000"/>
        </w:rPr>
        <w:t xml:space="preserve"> </w:t>
      </w:r>
      <w:proofErr w:type="spellStart"/>
      <w:r w:rsidRPr="00BB0106">
        <w:rPr>
          <w:rStyle w:val="s6"/>
          <w:iCs/>
          <w:color w:val="000000"/>
        </w:rPr>
        <w:t>terhadap</w:t>
      </w:r>
      <w:proofErr w:type="spellEnd"/>
      <w:r w:rsidRPr="00BB0106">
        <w:rPr>
          <w:rStyle w:val="s6"/>
          <w:iCs/>
          <w:color w:val="000000"/>
        </w:rPr>
        <w:t xml:space="preserve"> </w:t>
      </w:r>
      <w:proofErr w:type="spellStart"/>
      <w:r w:rsidRPr="00BB0106">
        <w:rPr>
          <w:rStyle w:val="s6"/>
          <w:iCs/>
          <w:color w:val="000000"/>
        </w:rPr>
        <w:t>eksploitasi</w:t>
      </w:r>
      <w:proofErr w:type="spellEnd"/>
      <w:r w:rsidRPr="00BB0106">
        <w:rPr>
          <w:rStyle w:val="s6"/>
          <w:iCs/>
          <w:color w:val="000000"/>
        </w:rPr>
        <w:t xml:space="preserve"> </w:t>
      </w:r>
      <w:proofErr w:type="spellStart"/>
      <w:r w:rsidRPr="00BB0106">
        <w:rPr>
          <w:rStyle w:val="s6"/>
          <w:iCs/>
          <w:color w:val="000000"/>
        </w:rPr>
        <w:t>seksual</w:t>
      </w:r>
      <w:proofErr w:type="spellEnd"/>
      <w:r w:rsidR="000C43C3" w:rsidRPr="00BB0106">
        <w:rPr>
          <w:rStyle w:val="s6"/>
          <w:iCs/>
          <w:color w:val="000000"/>
        </w:rPr>
        <w:t xml:space="preserve">. </w:t>
      </w:r>
      <w:proofErr w:type="spellStart"/>
      <w:r w:rsidR="000C43C3" w:rsidRPr="00BB0106">
        <w:rPr>
          <w:rStyle w:val="s6"/>
          <w:iCs/>
          <w:color w:val="000000"/>
        </w:rPr>
        <w:t>Dengan</w:t>
      </w:r>
      <w:proofErr w:type="spellEnd"/>
      <w:r w:rsidR="000C43C3" w:rsidRPr="00BB0106">
        <w:rPr>
          <w:rStyle w:val="s6"/>
          <w:iCs/>
          <w:color w:val="000000"/>
        </w:rPr>
        <w:t xml:space="preserve"> </w:t>
      </w:r>
      <w:proofErr w:type="spellStart"/>
      <w:r w:rsidR="000C43C3" w:rsidRPr="00BB0106">
        <w:rPr>
          <w:rStyle w:val="s6"/>
          <w:iCs/>
          <w:color w:val="000000"/>
        </w:rPr>
        <w:t>memanfaatkan</w:t>
      </w:r>
      <w:proofErr w:type="spellEnd"/>
      <w:r w:rsidR="000C43C3" w:rsidRPr="00BB0106">
        <w:rPr>
          <w:rStyle w:val="s6"/>
          <w:iCs/>
          <w:color w:val="000000"/>
        </w:rPr>
        <w:t xml:space="preserve"> </w:t>
      </w:r>
      <w:proofErr w:type="spellStart"/>
      <w:r w:rsidR="000C43C3" w:rsidRPr="00BB0106">
        <w:rPr>
          <w:rStyle w:val="s6"/>
          <w:iCs/>
          <w:color w:val="000000"/>
        </w:rPr>
        <w:t>variabel</w:t>
      </w:r>
      <w:proofErr w:type="spellEnd"/>
      <w:r w:rsidR="000C43C3" w:rsidRPr="00BB0106">
        <w:rPr>
          <w:rStyle w:val="s6"/>
          <w:iCs/>
          <w:color w:val="000000"/>
        </w:rPr>
        <w:t xml:space="preserve"> </w:t>
      </w:r>
      <w:proofErr w:type="spellStart"/>
      <w:r w:rsidR="000C43C3" w:rsidRPr="00BB0106">
        <w:rPr>
          <w:rStyle w:val="s6"/>
          <w:iCs/>
          <w:color w:val="000000"/>
        </w:rPr>
        <w:t>ageBroad</w:t>
      </w:r>
      <w:proofErr w:type="spellEnd"/>
      <w:r w:rsidR="000C43C3" w:rsidRPr="00BB0106">
        <w:rPr>
          <w:rStyle w:val="s6"/>
          <w:iCs/>
          <w:color w:val="000000"/>
        </w:rPr>
        <w:t xml:space="preserve"> dan </w:t>
      </w:r>
      <w:proofErr w:type="spellStart"/>
      <w:r w:rsidR="000C43C3" w:rsidRPr="00BB0106">
        <w:rPr>
          <w:rStyle w:val="s6"/>
          <w:iCs/>
          <w:color w:val="000000"/>
        </w:rPr>
        <w:t>jenis</w:t>
      </w:r>
      <w:proofErr w:type="spellEnd"/>
      <w:r w:rsidR="000C43C3" w:rsidRPr="00BB0106">
        <w:rPr>
          <w:rStyle w:val="s6"/>
          <w:iCs/>
          <w:color w:val="000000"/>
        </w:rPr>
        <w:t xml:space="preserve"> </w:t>
      </w:r>
      <w:proofErr w:type="spellStart"/>
      <w:r w:rsidR="000C43C3" w:rsidRPr="00BB0106">
        <w:rPr>
          <w:rStyle w:val="s6"/>
          <w:iCs/>
          <w:color w:val="000000"/>
        </w:rPr>
        <w:t>eksploitasi</w:t>
      </w:r>
      <w:proofErr w:type="spellEnd"/>
      <w:r w:rsidR="000C43C3" w:rsidRPr="00BB0106">
        <w:rPr>
          <w:rStyle w:val="s6"/>
          <w:iCs/>
          <w:color w:val="000000"/>
        </w:rPr>
        <w:t xml:space="preserve">, </w:t>
      </w:r>
      <w:proofErr w:type="spellStart"/>
      <w:r w:rsidR="000C43C3" w:rsidRPr="00BB0106">
        <w:rPr>
          <w:rStyle w:val="s6"/>
          <w:iCs/>
          <w:color w:val="000000"/>
        </w:rPr>
        <w:t>kita</w:t>
      </w:r>
      <w:proofErr w:type="spellEnd"/>
      <w:r w:rsidR="000C43C3" w:rsidRPr="00BB0106">
        <w:rPr>
          <w:rStyle w:val="s6"/>
          <w:iCs/>
          <w:color w:val="000000"/>
        </w:rPr>
        <w:t xml:space="preserve"> </w:t>
      </w:r>
      <w:proofErr w:type="spellStart"/>
      <w:r w:rsidR="000C43C3" w:rsidRPr="00BB0106">
        <w:rPr>
          <w:rStyle w:val="s6"/>
          <w:iCs/>
          <w:color w:val="000000"/>
        </w:rPr>
        <w:t>dapat</w:t>
      </w:r>
      <w:proofErr w:type="spellEnd"/>
      <w:r w:rsidR="000C43C3" w:rsidRPr="00BB0106">
        <w:rPr>
          <w:rStyle w:val="s6"/>
          <w:iCs/>
          <w:color w:val="000000"/>
        </w:rPr>
        <w:t xml:space="preserve"> </w:t>
      </w:r>
      <w:proofErr w:type="spellStart"/>
      <w:r w:rsidR="000C43C3" w:rsidRPr="00BB0106">
        <w:rPr>
          <w:rStyle w:val="s6"/>
          <w:iCs/>
          <w:color w:val="000000"/>
        </w:rPr>
        <w:t>mengamati</w:t>
      </w:r>
      <w:proofErr w:type="spellEnd"/>
      <w:r w:rsidR="000C43C3" w:rsidRPr="00BB0106">
        <w:rPr>
          <w:rStyle w:val="s6"/>
          <w:iCs/>
          <w:color w:val="000000"/>
        </w:rPr>
        <w:t xml:space="preserve"> </w:t>
      </w:r>
      <w:proofErr w:type="spellStart"/>
      <w:r w:rsidR="000C43C3" w:rsidRPr="00BB0106">
        <w:rPr>
          <w:rStyle w:val="s6"/>
          <w:iCs/>
          <w:color w:val="000000"/>
        </w:rPr>
        <w:t>kelompok</w:t>
      </w:r>
      <w:proofErr w:type="spellEnd"/>
      <w:r w:rsidR="000C43C3" w:rsidRPr="00BB0106">
        <w:rPr>
          <w:rStyle w:val="s6"/>
          <w:iCs/>
          <w:color w:val="000000"/>
        </w:rPr>
        <w:t xml:space="preserve"> </w:t>
      </w:r>
      <w:proofErr w:type="spellStart"/>
      <w:r w:rsidR="000C43C3" w:rsidRPr="00BB0106">
        <w:rPr>
          <w:rStyle w:val="s6"/>
          <w:iCs/>
          <w:color w:val="000000"/>
        </w:rPr>
        <w:t>usia</w:t>
      </w:r>
      <w:proofErr w:type="spellEnd"/>
      <w:r w:rsidR="000C43C3" w:rsidRPr="00BB0106">
        <w:rPr>
          <w:rStyle w:val="s6"/>
          <w:iCs/>
          <w:color w:val="000000"/>
        </w:rPr>
        <w:t xml:space="preserve"> mana yang paling </w:t>
      </w:r>
      <w:proofErr w:type="spellStart"/>
      <w:r w:rsidR="000C43C3" w:rsidRPr="00BB0106">
        <w:rPr>
          <w:rStyle w:val="s6"/>
          <w:iCs/>
          <w:color w:val="000000"/>
        </w:rPr>
        <w:t>rentan</w:t>
      </w:r>
      <w:proofErr w:type="spellEnd"/>
      <w:r w:rsidR="000C43C3" w:rsidRPr="00BB0106">
        <w:rPr>
          <w:rStyle w:val="s6"/>
          <w:iCs/>
          <w:color w:val="000000"/>
        </w:rPr>
        <w:t xml:space="preserve"> </w:t>
      </w:r>
      <w:proofErr w:type="spellStart"/>
      <w:r w:rsidR="000C43C3" w:rsidRPr="00BB0106">
        <w:rPr>
          <w:rStyle w:val="s6"/>
          <w:iCs/>
          <w:color w:val="000000"/>
        </w:rPr>
        <w:t>terhadap</w:t>
      </w:r>
      <w:proofErr w:type="spellEnd"/>
      <w:r w:rsidR="000C43C3" w:rsidRPr="00BB0106">
        <w:rPr>
          <w:rStyle w:val="s6"/>
          <w:iCs/>
          <w:color w:val="000000"/>
        </w:rPr>
        <w:t xml:space="preserve"> </w:t>
      </w:r>
      <w:proofErr w:type="spellStart"/>
      <w:r w:rsidR="000C43C3" w:rsidRPr="00BB0106">
        <w:rPr>
          <w:rStyle w:val="s6"/>
          <w:iCs/>
          <w:color w:val="000000"/>
        </w:rPr>
        <w:t>eksploitasi</w:t>
      </w:r>
      <w:proofErr w:type="spellEnd"/>
      <w:r w:rsidR="000C43C3" w:rsidRPr="00BB0106">
        <w:rPr>
          <w:rStyle w:val="s6"/>
          <w:iCs/>
          <w:color w:val="000000"/>
        </w:rPr>
        <w:t xml:space="preserve"> </w:t>
      </w:r>
      <w:proofErr w:type="spellStart"/>
      <w:r w:rsidR="000C43C3" w:rsidRPr="00BB0106">
        <w:rPr>
          <w:rStyle w:val="s6"/>
          <w:iCs/>
          <w:color w:val="000000"/>
        </w:rPr>
        <w:t>tertentu</w:t>
      </w:r>
      <w:proofErr w:type="spellEnd"/>
      <w:r w:rsidR="000C43C3" w:rsidRPr="00BB0106">
        <w:rPr>
          <w:rStyle w:val="s6"/>
          <w:iCs/>
          <w:color w:val="000000"/>
        </w:rPr>
        <w:t xml:space="preserve">, </w:t>
      </w:r>
      <w:proofErr w:type="spellStart"/>
      <w:r w:rsidR="000C43C3" w:rsidRPr="00BB0106">
        <w:rPr>
          <w:rStyle w:val="s6"/>
          <w:iCs/>
          <w:color w:val="000000"/>
        </w:rPr>
        <w:t>khususnya</w:t>
      </w:r>
      <w:proofErr w:type="spellEnd"/>
      <w:r w:rsidR="000C43C3" w:rsidRPr="00BB0106">
        <w:rPr>
          <w:rStyle w:val="s6"/>
          <w:iCs/>
          <w:color w:val="000000"/>
        </w:rPr>
        <w:t xml:space="preserve"> </w:t>
      </w:r>
      <w:proofErr w:type="spellStart"/>
      <w:r w:rsidR="000C43C3" w:rsidRPr="00BB0106">
        <w:rPr>
          <w:rStyle w:val="s6"/>
          <w:iCs/>
          <w:color w:val="000000"/>
        </w:rPr>
        <w:t>eksploitasi</w:t>
      </w:r>
      <w:proofErr w:type="spellEnd"/>
      <w:r w:rsidR="000C43C3" w:rsidRPr="00BB0106">
        <w:rPr>
          <w:rStyle w:val="s6"/>
          <w:iCs/>
          <w:color w:val="000000"/>
        </w:rPr>
        <w:t xml:space="preserve"> </w:t>
      </w:r>
      <w:proofErr w:type="spellStart"/>
      <w:r w:rsidR="000C43C3" w:rsidRPr="00BB0106">
        <w:rPr>
          <w:rStyle w:val="s6"/>
          <w:iCs/>
          <w:color w:val="000000"/>
        </w:rPr>
        <w:t>seksual</w:t>
      </w:r>
      <w:proofErr w:type="spellEnd"/>
      <w:r w:rsidR="000C43C3" w:rsidRPr="00BB0106">
        <w:rPr>
          <w:rStyle w:val="s6"/>
          <w:iCs/>
          <w:color w:val="000000"/>
        </w:rPr>
        <w:t xml:space="preserve"> pada </w:t>
      </w:r>
      <w:proofErr w:type="spellStart"/>
      <w:r w:rsidR="000C43C3" w:rsidRPr="00BB0106">
        <w:rPr>
          <w:rStyle w:val="s6"/>
          <w:iCs/>
          <w:color w:val="000000"/>
        </w:rPr>
        <w:t>anak-anak</w:t>
      </w:r>
      <w:proofErr w:type="spellEnd"/>
      <w:r w:rsidR="000C43C3" w:rsidRPr="00BB0106">
        <w:rPr>
          <w:rStyle w:val="s6"/>
          <w:iCs/>
          <w:color w:val="000000"/>
        </w:rPr>
        <w:t xml:space="preserve"> di </w:t>
      </w:r>
      <w:proofErr w:type="spellStart"/>
      <w:r w:rsidR="000C43C3" w:rsidRPr="00BB0106">
        <w:rPr>
          <w:rStyle w:val="s6"/>
          <w:iCs/>
          <w:color w:val="000000"/>
        </w:rPr>
        <w:t>bawah</w:t>
      </w:r>
      <w:proofErr w:type="spellEnd"/>
      <w:r w:rsidR="000C43C3" w:rsidRPr="00BB0106">
        <w:rPr>
          <w:rStyle w:val="s6"/>
          <w:iCs/>
          <w:color w:val="000000"/>
        </w:rPr>
        <w:t xml:space="preserve"> 18 </w:t>
      </w:r>
      <w:proofErr w:type="spellStart"/>
      <w:r w:rsidR="000C43C3" w:rsidRPr="00BB0106">
        <w:rPr>
          <w:rStyle w:val="s6"/>
          <w:iCs/>
          <w:color w:val="000000"/>
        </w:rPr>
        <w:t>tahun</w:t>
      </w:r>
      <w:proofErr w:type="spellEnd"/>
      <w:ins w:id="5786" w:author="Andries Pandia" w:date="2025-08-22T15:52:00Z">
        <w:r w:rsidR="000B28B5" w:rsidRPr="00BB0106">
          <w:rPr>
            <w:rStyle w:val="s6"/>
            <w:iCs/>
            <w:color w:val="000000"/>
          </w:rPr>
          <w:t xml:space="preserve">, </w:t>
        </w:r>
        <w:proofErr w:type="spellStart"/>
        <w:r w:rsidR="000B28B5" w:rsidRPr="00BB0106">
          <w:rPr>
            <w:rStyle w:val="s6"/>
            <w:iCs/>
            <w:color w:val="000000"/>
          </w:rPr>
          <w:t>seperti</w:t>
        </w:r>
        <w:proofErr w:type="spellEnd"/>
        <w:r w:rsidR="000B28B5" w:rsidRPr="00BB0106">
          <w:rPr>
            <w:rStyle w:val="s6"/>
            <w:iCs/>
            <w:color w:val="000000"/>
          </w:rPr>
          <w:t xml:space="preserve"> yang </w:t>
        </w:r>
        <w:proofErr w:type="spellStart"/>
        <w:r w:rsidR="000B28B5" w:rsidRPr="00BB0106">
          <w:rPr>
            <w:rStyle w:val="s6"/>
            <w:iCs/>
            <w:color w:val="000000"/>
          </w:rPr>
          <w:t>terlihat</w:t>
        </w:r>
        <w:proofErr w:type="spellEnd"/>
        <w:r w:rsidR="000B28B5" w:rsidRPr="00BB0106">
          <w:rPr>
            <w:rStyle w:val="s6"/>
            <w:iCs/>
            <w:color w:val="000000"/>
          </w:rPr>
          <w:t xml:space="preserve"> </w:t>
        </w:r>
      </w:ins>
      <w:del w:id="5787" w:author="Andries Pandia" w:date="2025-08-22T15:52:00Z">
        <w:r w:rsidR="000C43C3" w:rsidRPr="00BB0106" w:rsidDel="000B28B5">
          <w:rPr>
            <w:rStyle w:val="s6"/>
            <w:iCs/>
            <w:color w:val="000000"/>
          </w:rPr>
          <w:delText xml:space="preserve"> </w:delText>
        </w:r>
      </w:del>
      <w:r w:rsidR="000C43C3" w:rsidRPr="00BB0106">
        <w:rPr>
          <w:rStyle w:val="s6"/>
          <w:iCs/>
          <w:noProof/>
          <w:color w:val="000000"/>
          <w:lang w:val="id-ID"/>
          <w:rPrChange w:id="5788" w:author="Andries Pandia" w:date="2025-08-26T08:27:00Z">
            <w:rPr>
              <w:rStyle w:val="s6"/>
              <w:iCs/>
              <w:color w:val="000000"/>
            </w:rPr>
          </w:rPrChange>
        </w:rPr>
        <w:t>pada gambar 3.</w:t>
      </w:r>
      <w:del w:id="5789" w:author="Andries Pandia" w:date="2025-08-26T08:34:00Z">
        <w:r w:rsidR="000C43C3" w:rsidRPr="00BB0106" w:rsidDel="00066AF8">
          <w:rPr>
            <w:rStyle w:val="s6"/>
            <w:iCs/>
            <w:color w:val="000000"/>
          </w:rPr>
          <w:delText>12</w:delText>
        </w:r>
      </w:del>
      <w:ins w:id="5790" w:author="Andries Pandia" w:date="2025-08-26T08:34:00Z">
        <w:r w:rsidR="00066AF8" w:rsidRPr="00BB0106">
          <w:rPr>
            <w:rStyle w:val="s6"/>
            <w:iCs/>
            <w:color w:val="000000"/>
          </w:rPr>
          <w:t>23</w:t>
        </w:r>
      </w:ins>
      <w:r w:rsidR="000C43C3" w:rsidRPr="00BB0106">
        <w:rPr>
          <w:rStyle w:val="s6"/>
          <w:noProof/>
          <w:color w:val="000000"/>
          <w:lang w:val="id-ID"/>
          <w:rPrChange w:id="5791" w:author="Andries Pandia" w:date="2025-08-26T08:27:00Z">
            <w:rPr>
              <w:rStyle w:val="s6"/>
              <w:color w:val="000000"/>
            </w:rPr>
          </w:rPrChange>
        </w:rPr>
        <w:t>.</w:t>
      </w:r>
    </w:p>
    <w:p w14:paraId="5D7603D0" w14:textId="77777777" w:rsidR="00053B2D" w:rsidRPr="00BB0106" w:rsidRDefault="00053B2D">
      <w:pPr>
        <w:rPr>
          <w:ins w:id="5792" w:author="Andries Pandia" w:date="2025-08-22T16:27:00Z"/>
          <w:rStyle w:val="s6"/>
          <w:i/>
          <w:iCs/>
          <w:noProof/>
          <w:color w:val="000000"/>
          <w:lang w:val="id-ID"/>
          <w:rPrChange w:id="5793" w:author="Andries Pandia" w:date="2025-08-26T08:27:00Z">
            <w:rPr>
              <w:ins w:id="5794" w:author="Andries Pandia" w:date="2025-08-22T16:27:00Z"/>
              <w:rStyle w:val="s6"/>
              <w:i w:val="0"/>
              <w:iCs w:val="0"/>
              <w:noProof w:val="0"/>
              <w:color w:val="000000"/>
              <w:kern w:val="0"/>
              <w:sz w:val="24"/>
              <w:szCs w:val="24"/>
              <w:lang w:val="en-ID"/>
              <w14:ligatures w14:val="none"/>
            </w:rPr>
          </w:rPrChange>
        </w:rPr>
        <w:pPrChange w:id="5795" w:author="Andries Pandia" w:date="2025-08-22T16:14:00Z">
          <w:pPr>
            <w:pStyle w:val="Caption"/>
            <w:keepNext/>
            <w:spacing w:after="0"/>
            <w:jc w:val="center"/>
          </w:pPr>
        </w:pPrChange>
      </w:pPr>
    </w:p>
    <w:p w14:paraId="44BA19D2" w14:textId="37D7D3C2" w:rsidR="00E3363A" w:rsidRPr="00A96BCD" w:rsidDel="00053B2D" w:rsidRDefault="007B28BC">
      <w:pPr>
        <w:rPr>
          <w:del w:id="5796" w:author="Andries Pandia" w:date="2025-08-22T16:27:00Z"/>
        </w:rPr>
        <w:pPrChange w:id="5797" w:author="Andries Pandia" w:date="2025-08-22T16:14:00Z">
          <w:pPr>
            <w:pStyle w:val="Caption"/>
            <w:keepNext/>
            <w:spacing w:after="0"/>
            <w:jc w:val="center"/>
          </w:pPr>
        </w:pPrChange>
      </w:pPr>
      <w:moveFromRangeStart w:id="5798" w:author="Andries Pandia" w:date="2025-08-22T16:22:00Z" w:name="move206772189"/>
      <w:moveFrom w:id="5799" w:author="Andries Pandia" w:date="2025-08-22T16:22:00Z">
        <w:del w:id="5800" w:author="Andries Pandia" w:date="2025-08-22T16:27:00Z">
          <w:r w:rsidRPr="00BB0106" w:rsidDel="00053B2D">
            <w:rPr>
              <w:i/>
              <w:iCs/>
              <w:noProof/>
              <w:color w:val="000000" w:themeColor="text1"/>
              <w:lang w:val="id-ID"/>
              <w:rPrChange w:id="5801" w:author="Andries Pandia" w:date="2025-08-26T08:27:00Z">
                <w:rPr>
                  <w:lang w:val="en-US"/>
                </w:rPr>
              </w:rPrChange>
            </w:rPr>
            <w:drawing>
              <wp:inline distT="0" distB="0" distL="0" distR="0" wp14:anchorId="7FAC0DB1" wp14:editId="3981C4EA">
                <wp:extent cx="2675890" cy="496110"/>
                <wp:effectExtent l="0" t="0" r="3810" b="0"/>
                <wp:docPr id="20526275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b="78206"/>
                        <a:stretch>
                          <a:fillRect/>
                        </a:stretch>
                      </pic:blipFill>
                      <pic:spPr bwMode="auto">
                        <a:xfrm>
                          <a:off x="0" y="0"/>
                          <a:ext cx="2709386" cy="502320"/>
                        </a:xfrm>
                        <a:prstGeom prst="rect">
                          <a:avLst/>
                        </a:prstGeom>
                        <a:ln>
                          <a:noFill/>
                        </a:ln>
                        <a:extLst>
                          <a:ext uri="{53640926-AAD7-44D8-BBD7-CCE9431645EC}">
                            <a14:shadowObscured xmlns:a14="http://schemas.microsoft.com/office/drawing/2010/main"/>
                          </a:ext>
                        </a:extLst>
                      </pic:spPr>
                    </pic:pic>
                  </a:graphicData>
                </a:graphic>
              </wp:inline>
            </w:drawing>
          </w:r>
        </w:del>
      </w:moveFrom>
      <w:moveFromRangeEnd w:id="5798"/>
    </w:p>
    <w:p w14:paraId="6DE38D2B" w14:textId="77777777" w:rsidR="00053B2D" w:rsidRPr="00BB0106" w:rsidRDefault="00053B2D">
      <w:pPr>
        <w:contextualSpacing/>
        <w:rPr>
          <w:ins w:id="5802" w:author="Andries Pandia" w:date="2025-08-22T16:27:00Z"/>
          <w:noProof/>
          <w:lang w:val="id-ID"/>
          <w:rPrChange w:id="5803" w:author="Andries Pandia" w:date="2025-08-26T08:27:00Z">
            <w:rPr>
              <w:ins w:id="5804" w:author="Andries Pandia" w:date="2025-08-22T16:27:00Z"/>
            </w:rPr>
          </w:rPrChange>
        </w:rPr>
        <w:pPrChange w:id="5805" w:author="Andries Pandia" w:date="2025-08-22T16:14:00Z">
          <w:pPr>
            <w:spacing w:before="100" w:beforeAutospacing="1" w:after="100" w:afterAutospacing="1"/>
          </w:pPr>
        </w:pPrChange>
      </w:pPr>
    </w:p>
    <w:p w14:paraId="0A936FFE" w14:textId="77777777" w:rsidR="009446F1" w:rsidRPr="00BB0106" w:rsidRDefault="00053B2D" w:rsidP="00066AF8">
      <w:pPr>
        <w:keepNext/>
        <w:ind w:firstLine="0"/>
        <w:jc w:val="center"/>
        <w:rPr>
          <w:noProof/>
          <w:lang w:val="id-ID"/>
          <w:rPrChange w:id="5806" w:author="Andries Pandia" w:date="2025-08-26T08:27:00Z">
            <w:rPr/>
          </w:rPrChange>
        </w:rPr>
      </w:pPr>
      <w:ins w:id="5807" w:author="Andries Pandia" w:date="2025-08-22T16:27:00Z">
        <w:r w:rsidRPr="00BB0106">
          <w:rPr>
            <w:i/>
            <w:iCs/>
            <w:noProof/>
            <w:color w:val="000000" w:themeColor="text1"/>
            <w:lang w:val="id-ID"/>
            <w:rPrChange w:id="5808" w:author="Andries Pandia" w:date="2025-08-26T08:27:00Z">
              <w:rPr>
                <w:lang w:val="en-US"/>
              </w:rPr>
            </w:rPrChange>
          </w:rPr>
          <w:lastRenderedPageBreak/>
          <w:drawing>
            <wp:inline distT="0" distB="0" distL="0" distR="0" wp14:anchorId="3A8764BE" wp14:editId="77308E6F">
              <wp:extent cx="2675890" cy="496110"/>
              <wp:effectExtent l="0" t="0" r="381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b="78206"/>
                      <a:stretch>
                        <a:fillRect/>
                      </a:stretch>
                    </pic:blipFill>
                    <pic:spPr bwMode="auto">
                      <a:xfrm>
                        <a:off x="0" y="0"/>
                        <a:ext cx="2709386" cy="502320"/>
                      </a:xfrm>
                      <a:prstGeom prst="rect">
                        <a:avLst/>
                      </a:prstGeom>
                      <a:ln>
                        <a:noFill/>
                      </a:ln>
                      <a:extLst>
                        <a:ext uri="{53640926-AAD7-44D8-BBD7-CCE9431645EC}">
                          <a14:shadowObscured xmlns:a14="http://schemas.microsoft.com/office/drawing/2010/main"/>
                        </a:ext>
                      </a:extLst>
                    </pic:spPr>
                  </pic:pic>
                </a:graphicData>
              </a:graphic>
            </wp:inline>
          </w:drawing>
        </w:r>
      </w:ins>
    </w:p>
    <w:p w14:paraId="4D271970" w14:textId="0D492FDE" w:rsidR="00053B2D" w:rsidRPr="00BB0106" w:rsidRDefault="009446F1">
      <w:pPr>
        <w:pStyle w:val="TOF"/>
        <w:rPr>
          <w:ins w:id="5809" w:author="Andries Pandia" w:date="2025-08-26T08:34:00Z"/>
        </w:rPr>
        <w:pPrChange w:id="5810" w:author="Andries Pandia" w:date="2025-08-26T08:34:00Z">
          <w:pPr>
            <w:pStyle w:val="Caption"/>
            <w:jc w:val="center"/>
          </w:pPr>
        </w:pPrChange>
      </w:pPr>
      <w:bookmarkStart w:id="5811" w:name="_Toc207091029"/>
      <w:r w:rsidRPr="00BB0106">
        <w:t>Gambar 3.22</w:t>
      </w:r>
      <w:ins w:id="5812" w:author="Andries Pandia" w:date="2025-08-26T08:34:00Z">
        <w:r w:rsidR="00066AF8" w:rsidRPr="00BB0106">
          <w:t>.</w:t>
        </w:r>
      </w:ins>
      <w:r w:rsidRPr="00BB0106">
        <w:t xml:space="preserve"> Pola Usia terhadap Jenis Eksploitasi seksual</w:t>
      </w:r>
      <w:ins w:id="5813" w:author="Andries Pandia" w:date="2025-08-26T08:34:00Z">
        <w:r w:rsidR="00066AF8" w:rsidRPr="00BB0106">
          <w:t>.</w:t>
        </w:r>
        <w:bookmarkEnd w:id="5811"/>
      </w:ins>
    </w:p>
    <w:p w14:paraId="74056A2D" w14:textId="77777777" w:rsidR="00066AF8" w:rsidRPr="00BB0106" w:rsidRDefault="00066AF8">
      <w:pPr>
        <w:pStyle w:val="TOF"/>
        <w:rPr>
          <w:ins w:id="5814" w:author="Andries Pandia" w:date="2025-08-22T16:27:00Z"/>
          <w:i/>
          <w:kern w:val="0"/>
          <w14:ligatures w14:val="none"/>
          <w:rPrChange w:id="5815" w:author="Andries Pandia" w:date="2025-08-26T08:34:00Z">
            <w:rPr>
              <w:ins w:id="5816" w:author="Andries Pandia" w:date="2025-08-22T16:27:00Z"/>
              <w:i w:val="0"/>
              <w:iCs w:val="0"/>
              <w:kern w:val="0"/>
              <w:sz w:val="24"/>
              <w:szCs w:val="24"/>
              <w14:ligatures w14:val="none"/>
            </w:rPr>
          </w:rPrChange>
        </w:rPr>
        <w:pPrChange w:id="5817" w:author="Andries Pandia" w:date="2025-08-26T08:34:00Z">
          <w:pPr>
            <w:pStyle w:val="Caption"/>
            <w:jc w:val="center"/>
          </w:pPr>
        </w:pPrChange>
      </w:pPr>
    </w:p>
    <w:p w14:paraId="5B8E2CB7" w14:textId="77777777" w:rsidR="009446F1" w:rsidRPr="00BB0106" w:rsidRDefault="00053B2D" w:rsidP="00066AF8">
      <w:pPr>
        <w:keepNext/>
        <w:ind w:firstLine="0"/>
        <w:jc w:val="center"/>
        <w:rPr>
          <w:noProof/>
          <w:lang w:val="id-ID"/>
          <w:rPrChange w:id="5818" w:author="Andries Pandia" w:date="2025-08-26T08:27:00Z">
            <w:rPr/>
          </w:rPrChange>
        </w:rPr>
      </w:pPr>
      <w:ins w:id="5819" w:author="Andries Pandia" w:date="2025-08-22T16:27:00Z">
        <w:r w:rsidRPr="00BB0106">
          <w:rPr>
            <w:i/>
            <w:iCs/>
            <w:noProof/>
            <w:color w:val="000000" w:themeColor="text1"/>
            <w:lang w:val="id-ID"/>
            <w:rPrChange w:id="5820" w:author="Andries Pandia" w:date="2025-08-26T08:27:00Z">
              <w:rPr>
                <w:lang w:val="en-US"/>
              </w:rPr>
            </w:rPrChange>
          </w:rPr>
          <w:drawing>
            <wp:inline distT="0" distB="0" distL="0" distR="0" wp14:anchorId="1CD5281F" wp14:editId="3870E10A">
              <wp:extent cx="2354094" cy="1799590"/>
              <wp:effectExtent l="0" t="0" r="0" b="381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t="20940" r="12020"/>
                      <a:stretch>
                        <a:fillRect/>
                      </a:stretch>
                    </pic:blipFill>
                    <pic:spPr bwMode="auto">
                      <a:xfrm>
                        <a:off x="0" y="0"/>
                        <a:ext cx="2383735" cy="1822249"/>
                      </a:xfrm>
                      <a:prstGeom prst="rect">
                        <a:avLst/>
                      </a:prstGeom>
                      <a:ln>
                        <a:noFill/>
                      </a:ln>
                      <a:extLst>
                        <a:ext uri="{53640926-AAD7-44D8-BBD7-CCE9431645EC}">
                          <a14:shadowObscured xmlns:a14="http://schemas.microsoft.com/office/drawing/2010/main"/>
                        </a:ext>
                      </a:extLst>
                    </pic:spPr>
                  </pic:pic>
                </a:graphicData>
              </a:graphic>
            </wp:inline>
          </w:drawing>
        </w:r>
      </w:ins>
    </w:p>
    <w:p w14:paraId="7007B38D" w14:textId="5824951C" w:rsidR="00053B2D" w:rsidRPr="00BB0106" w:rsidRDefault="009446F1">
      <w:pPr>
        <w:pStyle w:val="TOF"/>
        <w:rPr>
          <w:ins w:id="5821" w:author="Andries Pandia" w:date="2025-08-22T16:27:00Z"/>
          <w:i/>
          <w:rPrChange w:id="5822" w:author="Andries Pandia" w:date="2025-08-26T08:34:00Z">
            <w:rPr>
              <w:ins w:id="5823" w:author="Andries Pandia" w:date="2025-08-22T16:27:00Z"/>
              <w:i w:val="0"/>
              <w:iCs w:val="0"/>
              <w:sz w:val="24"/>
              <w:szCs w:val="24"/>
            </w:rPr>
          </w:rPrChange>
        </w:rPr>
        <w:pPrChange w:id="5824" w:author="Andries Pandia" w:date="2025-08-26T08:34:00Z">
          <w:pPr>
            <w:pStyle w:val="Caption"/>
            <w:jc w:val="center"/>
          </w:pPr>
        </w:pPrChange>
      </w:pPr>
      <w:bookmarkStart w:id="5825" w:name="_Toc207091030"/>
      <w:r w:rsidRPr="00BB0106">
        <w:t>Gambar 3.23</w:t>
      </w:r>
      <w:ins w:id="5826" w:author="Andries Pandia" w:date="2025-08-26T08:34:00Z">
        <w:r w:rsidR="00066AF8" w:rsidRPr="00BB0106">
          <w:t>.</w:t>
        </w:r>
      </w:ins>
      <w:r w:rsidRPr="00BB0106">
        <w:t xml:space="preserve"> Hasi</w:t>
      </w:r>
      <w:r w:rsidRPr="00A96BCD">
        <w:t>l Pola Usia terhadap Jenis Eksploitasi seksual</w:t>
      </w:r>
      <w:ins w:id="5827" w:author="Andries Pandia" w:date="2025-08-26T08:34:00Z">
        <w:r w:rsidR="00066AF8" w:rsidRPr="00BB0106">
          <w:t>.</w:t>
        </w:r>
      </w:ins>
      <w:bookmarkEnd w:id="5825"/>
    </w:p>
    <w:p w14:paraId="137D31D6" w14:textId="77777777" w:rsidR="00053B2D" w:rsidRPr="00BB0106" w:rsidRDefault="00053B2D">
      <w:pPr>
        <w:contextualSpacing/>
        <w:rPr>
          <w:ins w:id="5828" w:author="Andries Pandia" w:date="2025-08-22T16:27:00Z"/>
          <w:noProof/>
          <w:lang w:val="id-ID"/>
          <w:rPrChange w:id="5829" w:author="Andries Pandia" w:date="2025-08-26T08:27:00Z">
            <w:rPr>
              <w:ins w:id="5830" w:author="Andries Pandia" w:date="2025-08-22T16:27:00Z"/>
            </w:rPr>
          </w:rPrChange>
        </w:rPr>
        <w:pPrChange w:id="5831" w:author="Andries Pandia" w:date="2025-08-22T16:14:00Z">
          <w:pPr>
            <w:spacing w:before="100" w:beforeAutospacing="1" w:after="100" w:afterAutospacing="1"/>
          </w:pPr>
        </w:pPrChange>
      </w:pPr>
    </w:p>
    <w:p w14:paraId="009FD802" w14:textId="6F9B8D2B" w:rsidR="00704C44" w:rsidRPr="00BB0106" w:rsidRDefault="00704C44">
      <w:pPr>
        <w:contextualSpacing/>
        <w:rPr>
          <w:noProof/>
          <w:kern w:val="2"/>
          <w:lang w:val="id-ID"/>
          <w14:ligatures w14:val="standardContextual"/>
          <w:rPrChange w:id="5832" w:author="Andries Pandia" w:date="2025-08-26T08:27:00Z">
            <w:rPr/>
          </w:rPrChange>
        </w:rPr>
        <w:pPrChange w:id="5833" w:author="Andries Pandia" w:date="2025-08-22T16:14:00Z">
          <w:pPr>
            <w:spacing w:before="100" w:beforeAutospacing="1" w:after="100" w:afterAutospacing="1"/>
          </w:pPr>
        </w:pPrChange>
      </w:pPr>
      <w:r w:rsidRPr="00BB0106">
        <w:rPr>
          <w:noProof/>
          <w:kern w:val="2"/>
          <w:lang w:val="id-ID"/>
          <w14:ligatures w14:val="standardContextual"/>
          <w:rPrChange w:id="5834" w:author="Andries Pandia" w:date="2025-08-26T08:27:00Z">
            <w:rPr/>
          </w:rPrChange>
        </w:rPr>
        <w:t xml:space="preserve">Visualisasi pada Gambar </w:t>
      </w:r>
      <w:del w:id="5835" w:author="Andries Pandia" w:date="2025-08-22T16:22:00Z">
        <w:r w:rsidRPr="00BB0106" w:rsidDel="00E3363A">
          <w:rPr>
            <w:noProof/>
            <w:kern w:val="2"/>
            <w:lang w:val="id-ID"/>
            <w14:ligatures w14:val="standardContextual"/>
            <w:rPrChange w:id="5836" w:author="Andries Pandia" w:date="2025-08-26T08:27:00Z">
              <w:rPr/>
            </w:rPrChange>
          </w:rPr>
          <w:delText>[masukkan nomor gambar Anda]</w:delText>
        </w:r>
      </w:del>
      <w:ins w:id="5837" w:author="Andries Pandia" w:date="2025-08-22T16:22:00Z">
        <w:r w:rsidR="00E3363A" w:rsidRPr="00BB0106">
          <w:t>3.</w:t>
        </w:r>
      </w:ins>
      <w:ins w:id="5838" w:author="Andries Pandia" w:date="2025-08-26T08:34:00Z">
        <w:r w:rsidR="00066AF8" w:rsidRPr="00BB0106">
          <w:t>23</w:t>
        </w:r>
      </w:ins>
      <w:r w:rsidRPr="00BB0106">
        <w:rPr>
          <w:noProof/>
          <w:kern w:val="2"/>
          <w:lang w:val="id-ID"/>
          <w14:ligatures w14:val="standardContextual"/>
          <w:rPrChange w:id="5839" w:author="Andries Pandia" w:date="2025-08-26T08:27:00Z">
            <w:rPr/>
          </w:rPrChange>
        </w:rPr>
        <w:t xml:space="preserve"> menyajikan analisis yang lebih mendalam mengenai pola kerentanan korban berdasarkan kelompok usia terhadap jenis eksploitasi yang dialami. Dengan menggunakan diagram batang bertumpuk (</w:t>
      </w:r>
      <w:r w:rsidRPr="00BB0106">
        <w:rPr>
          <w:i/>
          <w:iCs/>
        </w:rPr>
        <w:t>stacked bar chart</w:t>
      </w:r>
      <w:r w:rsidRPr="00BB0106">
        <w:t xml:space="preserve">), </w:t>
      </w:r>
      <w:proofErr w:type="spellStart"/>
      <w:r w:rsidRPr="00BB0106">
        <w:t>grafik</w:t>
      </w:r>
      <w:proofErr w:type="spellEnd"/>
      <w:r w:rsidRPr="00BB0106">
        <w:t xml:space="preserve"> </w:t>
      </w:r>
      <w:proofErr w:type="spellStart"/>
      <w:r w:rsidRPr="00BB0106">
        <w:t>ini</w:t>
      </w:r>
      <w:proofErr w:type="spellEnd"/>
      <w:r w:rsidRPr="00BB0106">
        <w:t xml:space="preserve"> </w:t>
      </w:r>
      <w:proofErr w:type="spellStart"/>
      <w:r w:rsidRPr="00BB0106">
        <w:t>memetakan</w:t>
      </w:r>
      <w:proofErr w:type="spellEnd"/>
      <w:r w:rsidRPr="00BB0106">
        <w:t xml:space="preserve"> </w:t>
      </w:r>
      <w:proofErr w:type="spellStart"/>
      <w:r w:rsidRPr="00BB0106">
        <w:t>distribusi</w:t>
      </w:r>
      <w:proofErr w:type="spellEnd"/>
      <w:r w:rsidRPr="00BB0106">
        <w:t xml:space="preserve"> </w:t>
      </w:r>
      <w:proofErr w:type="spellStart"/>
      <w:r w:rsidRPr="00BB0106">
        <w:t>kasus</w:t>
      </w:r>
      <w:proofErr w:type="spellEnd"/>
      <w:r w:rsidRPr="00BB0106">
        <w:t xml:space="preserve"> </w:t>
      </w:r>
      <w:proofErr w:type="spellStart"/>
      <w:r w:rsidRPr="00BB0106">
        <w:t>eksploitasi</w:t>
      </w:r>
      <w:proofErr w:type="spellEnd"/>
      <w:r w:rsidRPr="00BB0106">
        <w:t xml:space="preserve"> </w:t>
      </w:r>
      <w:proofErr w:type="spellStart"/>
      <w:r w:rsidRPr="00BB0106">
        <w:t>seksual</w:t>
      </w:r>
      <w:proofErr w:type="spellEnd"/>
      <w:r w:rsidRPr="00BB0106">
        <w:t xml:space="preserve"> dan non-</w:t>
      </w:r>
      <w:proofErr w:type="spellStart"/>
      <w:r w:rsidRPr="00BB0106">
        <w:t>seksual</w:t>
      </w:r>
      <w:proofErr w:type="spellEnd"/>
      <w:r w:rsidRPr="00BB0106">
        <w:t xml:space="preserve"> di </w:t>
      </w:r>
      <w:proofErr w:type="spellStart"/>
      <w:r w:rsidRPr="00BB0106">
        <w:t>setiap</w:t>
      </w:r>
      <w:proofErr w:type="spellEnd"/>
      <w:r w:rsidRPr="00BB0106">
        <w:t xml:space="preserve"> </w:t>
      </w:r>
      <w:proofErr w:type="spellStart"/>
      <w:r w:rsidRPr="00BB0106">
        <w:t>rentang</w:t>
      </w:r>
      <w:proofErr w:type="spellEnd"/>
      <w:r w:rsidRPr="00BB0106">
        <w:t xml:space="preserve"> </w:t>
      </w:r>
      <w:proofErr w:type="spellStart"/>
      <w:r w:rsidRPr="00BB0106">
        <w:t>usia</w:t>
      </w:r>
      <w:proofErr w:type="spellEnd"/>
      <w:r w:rsidRPr="00BB0106">
        <w:t>.</w:t>
      </w:r>
    </w:p>
    <w:p w14:paraId="53AE68BE" w14:textId="77777777" w:rsidR="00E3363A" w:rsidRPr="00BB0106" w:rsidRDefault="00E3363A">
      <w:pPr>
        <w:contextualSpacing/>
        <w:rPr>
          <w:ins w:id="5840" w:author="Andries Pandia" w:date="2025-08-22T16:21:00Z"/>
          <w:b/>
          <w:bCs/>
          <w:noProof/>
          <w:lang w:val="id-ID"/>
          <w:rPrChange w:id="5841" w:author="Andries Pandia" w:date="2025-08-26T08:27:00Z">
            <w:rPr>
              <w:ins w:id="5842" w:author="Andries Pandia" w:date="2025-08-22T16:21:00Z"/>
              <w:b/>
              <w:bCs/>
            </w:rPr>
          </w:rPrChange>
        </w:rPr>
        <w:pPrChange w:id="5843" w:author="Andries Pandia" w:date="2025-08-22T16:19:00Z">
          <w:pPr>
            <w:spacing w:before="100" w:beforeAutospacing="1" w:after="100" w:afterAutospacing="1"/>
          </w:pPr>
        </w:pPrChange>
      </w:pPr>
    </w:p>
    <w:p w14:paraId="3D83A2BB" w14:textId="77777777" w:rsidR="00066AF8" w:rsidRPr="00BB0106" w:rsidRDefault="00E3363A">
      <w:pPr>
        <w:ind w:firstLine="0"/>
        <w:contextualSpacing/>
        <w:rPr>
          <w:ins w:id="5844" w:author="Andries Pandia" w:date="2025-08-26T08:34:00Z"/>
          <w:noProof/>
          <w:kern w:val="2"/>
          <w:lang w:val="id-ID"/>
          <w14:ligatures w14:val="standardContextual"/>
        </w:rPr>
        <w:pPrChange w:id="5845" w:author="Andries Pandia" w:date="2025-08-22T16:19:00Z">
          <w:pPr>
            <w:spacing w:before="100" w:beforeAutospacing="1" w:after="100" w:afterAutospacing="1"/>
          </w:pPr>
        </w:pPrChange>
      </w:pPr>
      <w:ins w:id="5846" w:author="Andries Pandia" w:date="2025-08-22T16:19:00Z">
        <w:r w:rsidRPr="00BB0106">
          <w:rPr>
            <w:b/>
            <w:bCs/>
            <w:noProof/>
            <w:lang w:val="id-ID"/>
            <w:rPrChange w:id="5847" w:author="Andries Pandia" w:date="2025-08-26T08:27:00Z">
              <w:rPr>
                <w:b/>
                <w:bCs/>
              </w:rPr>
            </w:rPrChange>
          </w:rPr>
          <w:t xml:space="preserve">A. </w:t>
        </w:r>
      </w:ins>
      <w:proofErr w:type="spellStart"/>
      <w:r w:rsidR="00704C44" w:rsidRPr="00BB0106">
        <w:rPr>
          <w:b/>
          <w:bCs/>
        </w:rPr>
        <w:t>Metodologi</w:t>
      </w:r>
      <w:proofErr w:type="spellEnd"/>
      <w:r w:rsidR="00704C44" w:rsidRPr="00BB0106">
        <w:rPr>
          <w:b/>
          <w:bCs/>
        </w:rPr>
        <w:t xml:space="preserve"> </w:t>
      </w:r>
      <w:proofErr w:type="spellStart"/>
      <w:r w:rsidR="00704C44" w:rsidRPr="00BB0106">
        <w:rPr>
          <w:b/>
          <w:bCs/>
        </w:rPr>
        <w:t>Pembacaan</w:t>
      </w:r>
      <w:proofErr w:type="spellEnd"/>
      <w:r w:rsidR="00704C44" w:rsidRPr="00BB0106">
        <w:rPr>
          <w:b/>
          <w:bCs/>
        </w:rPr>
        <w:t xml:space="preserve"> </w:t>
      </w:r>
      <w:proofErr w:type="spellStart"/>
      <w:r w:rsidR="00704C44" w:rsidRPr="00BB0106">
        <w:rPr>
          <w:b/>
          <w:bCs/>
        </w:rPr>
        <w:t>Grafik</w:t>
      </w:r>
      <w:proofErr w:type="spellEnd"/>
      <w:r w:rsidR="00704C44" w:rsidRPr="00BB0106">
        <w:rPr>
          <w:b/>
          <w:bCs/>
        </w:rPr>
        <w:t>:</w:t>
      </w:r>
      <w:ins w:id="5848" w:author="Andries Pandia" w:date="2025-08-22T16:20:00Z">
        <w:r w:rsidRPr="00BB0106">
          <w:t xml:space="preserve"> </w:t>
        </w:r>
      </w:ins>
    </w:p>
    <w:p w14:paraId="0F2E6A58" w14:textId="7E06C05D" w:rsidR="00704C44" w:rsidRPr="00BB0106" w:rsidRDefault="00704C44">
      <w:pPr>
        <w:rPr>
          <w:ins w:id="5849" w:author="Andries Pandia" w:date="2025-08-26T08:35:00Z"/>
          <w:noProof/>
          <w:lang w:val="id-ID"/>
        </w:rPr>
        <w:pPrChange w:id="5850" w:author="Andries Pandia" w:date="2025-08-26T08:34:00Z">
          <w:pPr>
            <w:spacing w:before="100" w:beforeAutospacing="1" w:after="100" w:afterAutospacing="1"/>
          </w:pPr>
        </w:pPrChange>
      </w:pPr>
      <w:del w:id="5851" w:author="Andries Pandia" w:date="2025-08-22T16:20:00Z">
        <w:r w:rsidRPr="00BB0106" w:rsidDel="00E3363A">
          <w:rPr>
            <w:noProof/>
            <w:lang w:val="id-ID"/>
            <w:rPrChange w:id="5852" w:author="Andries Pandia" w:date="2025-08-26T08:27:00Z">
              <w:rPr/>
            </w:rPrChange>
          </w:rPr>
          <w:delText xml:space="preserve"> </w:delText>
        </w:r>
      </w:del>
      <w:r w:rsidRPr="00BB0106">
        <w:rPr>
          <w:noProof/>
          <w:lang w:val="id-ID"/>
          <w:rPrChange w:id="5853" w:author="Andries Pandia" w:date="2025-08-26T08:27:00Z">
            <w:rPr/>
          </w:rPrChange>
        </w:rPr>
        <w:t>Setiap batang pada sumbu-x merepresentasikan kelompok usia (</w:t>
      </w:r>
      <w:proofErr w:type="spellStart"/>
      <w:r w:rsidRPr="00BB0106">
        <w:rPr>
          <w:rFonts w:ascii="Courier New" w:hAnsi="Courier New" w:cs="Courier New"/>
          <w:sz w:val="20"/>
          <w:szCs w:val="20"/>
        </w:rPr>
        <w:t>ageBroad</w:t>
      </w:r>
      <w:proofErr w:type="spellEnd"/>
      <w:r w:rsidRPr="00BB0106">
        <w:t>),</w:t>
      </w:r>
      <w:ins w:id="5854" w:author="Andries Pandia" w:date="2025-08-22T16:20:00Z">
        <w:r w:rsidR="00E3363A" w:rsidRPr="00BB0106">
          <w:t xml:space="preserve"> </w:t>
        </w:r>
      </w:ins>
      <w:del w:id="5855" w:author="Andries Pandia" w:date="2025-08-22T16:20:00Z">
        <w:r w:rsidRPr="00BB0106" w:rsidDel="00E3363A">
          <w:rPr>
            <w:noProof/>
            <w:lang w:val="id-ID"/>
            <w:rPrChange w:id="5856" w:author="Andries Pandia" w:date="2025-08-26T08:27:00Z">
              <w:rPr/>
            </w:rPrChange>
          </w:rPr>
          <w:delText xml:space="preserve"> </w:delText>
        </w:r>
      </w:del>
      <w:r w:rsidRPr="00BB0106">
        <w:rPr>
          <w:noProof/>
          <w:lang w:val="id-ID"/>
          <w:rPrChange w:id="5857" w:author="Andries Pandia" w:date="2025-08-26T08:27:00Z">
            <w:rPr/>
          </w:rPrChange>
        </w:rPr>
        <w:t xml:space="preserve">sementara tinggi total batang menunjukkan jumlah keseluruhan korban pada kelompok tersebut. Komponen warna di dalam setiap batang membedakan jenis eksploitasi: warna </w:t>
      </w:r>
      <w:proofErr w:type="spellStart"/>
      <w:r w:rsidRPr="00BB0106">
        <w:rPr>
          <w:b/>
          <w:bCs/>
        </w:rPr>
        <w:t>oranye</w:t>
      </w:r>
      <w:proofErr w:type="spellEnd"/>
      <w:r w:rsidRPr="00BB0106">
        <w:rPr>
          <w:b/>
          <w:bCs/>
        </w:rPr>
        <w:t xml:space="preserve"> (1.0)</w:t>
      </w:r>
      <w:r w:rsidRPr="00BB0106">
        <w:t xml:space="preserve"> </w:t>
      </w:r>
      <w:proofErr w:type="spellStart"/>
      <w:r w:rsidRPr="00BB0106">
        <w:t>untuk</w:t>
      </w:r>
      <w:proofErr w:type="spellEnd"/>
      <w:r w:rsidRPr="00BB0106">
        <w:t xml:space="preserve"> </w:t>
      </w:r>
      <w:proofErr w:type="spellStart"/>
      <w:r w:rsidRPr="00BB0106">
        <w:rPr>
          <w:b/>
          <w:bCs/>
        </w:rPr>
        <w:t>eksploitasi</w:t>
      </w:r>
      <w:proofErr w:type="spellEnd"/>
      <w:r w:rsidRPr="00BB0106">
        <w:rPr>
          <w:b/>
          <w:bCs/>
        </w:rPr>
        <w:t xml:space="preserve"> </w:t>
      </w:r>
      <w:proofErr w:type="spellStart"/>
      <w:r w:rsidRPr="00BB0106">
        <w:rPr>
          <w:b/>
          <w:bCs/>
        </w:rPr>
        <w:t>seksual</w:t>
      </w:r>
      <w:proofErr w:type="spellEnd"/>
      <w:r w:rsidRPr="00BB0106">
        <w:t xml:space="preserve"> dan </w:t>
      </w:r>
      <w:proofErr w:type="spellStart"/>
      <w:r w:rsidRPr="00BB0106">
        <w:t>warna</w:t>
      </w:r>
      <w:proofErr w:type="spellEnd"/>
      <w:r w:rsidRPr="00BB0106">
        <w:t xml:space="preserve"> </w:t>
      </w:r>
      <w:proofErr w:type="spellStart"/>
      <w:r w:rsidRPr="00BB0106">
        <w:rPr>
          <w:b/>
          <w:bCs/>
        </w:rPr>
        <w:t>biru</w:t>
      </w:r>
      <w:proofErr w:type="spellEnd"/>
      <w:r w:rsidRPr="00BB0106">
        <w:rPr>
          <w:b/>
          <w:bCs/>
        </w:rPr>
        <w:t xml:space="preserve"> (0.0)</w:t>
      </w:r>
      <w:r w:rsidRPr="00BB0106">
        <w:t xml:space="preserve"> </w:t>
      </w:r>
      <w:proofErr w:type="spellStart"/>
      <w:r w:rsidRPr="00BB0106">
        <w:t>untuk</w:t>
      </w:r>
      <w:proofErr w:type="spellEnd"/>
      <w:r w:rsidRPr="00BB0106">
        <w:t xml:space="preserve"> </w:t>
      </w:r>
      <w:proofErr w:type="spellStart"/>
      <w:r w:rsidRPr="00BB0106">
        <w:rPr>
          <w:b/>
          <w:bCs/>
        </w:rPr>
        <w:t>eksploitasi</w:t>
      </w:r>
      <w:proofErr w:type="spellEnd"/>
      <w:r w:rsidRPr="00BB0106">
        <w:rPr>
          <w:b/>
          <w:bCs/>
        </w:rPr>
        <w:t xml:space="preserve"> non-</w:t>
      </w:r>
      <w:proofErr w:type="spellStart"/>
      <w:r w:rsidRPr="00BB0106">
        <w:rPr>
          <w:b/>
          <w:bCs/>
        </w:rPr>
        <w:t>seksual</w:t>
      </w:r>
      <w:proofErr w:type="spellEnd"/>
      <w:r w:rsidRPr="00BB0106">
        <w:t>.</w:t>
      </w:r>
    </w:p>
    <w:p w14:paraId="640EA738" w14:textId="77777777" w:rsidR="00066AF8" w:rsidRPr="00BB0106" w:rsidRDefault="00066AF8">
      <w:pPr>
        <w:rPr>
          <w:noProof/>
          <w:lang w:val="id-ID"/>
          <w:rPrChange w:id="5858" w:author="Andries Pandia" w:date="2025-08-26T08:35:00Z">
            <w:rPr/>
          </w:rPrChange>
        </w:rPr>
        <w:pPrChange w:id="5859" w:author="Andries Pandia" w:date="2025-08-26T08:34:00Z">
          <w:pPr>
            <w:spacing w:before="100" w:beforeAutospacing="1" w:after="100" w:afterAutospacing="1"/>
          </w:pPr>
        </w:pPrChange>
      </w:pPr>
    </w:p>
    <w:p w14:paraId="2131FDB7" w14:textId="77777777" w:rsidR="00066AF8" w:rsidRPr="00BB0106" w:rsidRDefault="00E3363A">
      <w:pPr>
        <w:ind w:firstLine="0"/>
        <w:contextualSpacing/>
        <w:rPr>
          <w:ins w:id="5860" w:author="Andries Pandia" w:date="2025-08-26T08:35:00Z"/>
          <w:noProof/>
          <w:kern w:val="2"/>
          <w:lang w:val="id-ID"/>
          <w14:ligatures w14:val="standardContextual"/>
        </w:rPr>
        <w:pPrChange w:id="5861" w:author="Andries Pandia" w:date="2025-08-26T08:34:00Z">
          <w:pPr>
            <w:spacing w:before="100" w:beforeAutospacing="1" w:after="100" w:afterAutospacing="1"/>
          </w:pPr>
        </w:pPrChange>
      </w:pPr>
      <w:ins w:id="5862" w:author="Andries Pandia" w:date="2025-08-22T16:19:00Z">
        <w:r w:rsidRPr="00BB0106">
          <w:rPr>
            <w:b/>
            <w:bCs/>
            <w:noProof/>
            <w:lang w:val="id-ID"/>
            <w:rPrChange w:id="5863" w:author="Andries Pandia" w:date="2025-08-26T08:27:00Z">
              <w:rPr>
                <w:b/>
                <w:bCs/>
              </w:rPr>
            </w:rPrChange>
          </w:rPr>
          <w:t xml:space="preserve">B. </w:t>
        </w:r>
      </w:ins>
      <w:proofErr w:type="spellStart"/>
      <w:r w:rsidR="00704C44" w:rsidRPr="00BB0106">
        <w:rPr>
          <w:b/>
          <w:bCs/>
        </w:rPr>
        <w:t>Temuan</w:t>
      </w:r>
      <w:proofErr w:type="spellEnd"/>
      <w:r w:rsidR="00704C44" w:rsidRPr="00BB0106">
        <w:rPr>
          <w:b/>
          <w:bCs/>
        </w:rPr>
        <w:t xml:space="preserve"> dan </w:t>
      </w:r>
      <w:proofErr w:type="spellStart"/>
      <w:r w:rsidR="00704C44" w:rsidRPr="00BB0106">
        <w:rPr>
          <w:b/>
          <w:bCs/>
        </w:rPr>
        <w:t>Interpretasi</w:t>
      </w:r>
      <w:proofErr w:type="spellEnd"/>
      <w:r w:rsidR="00704C44" w:rsidRPr="00BB0106">
        <w:rPr>
          <w:b/>
          <w:bCs/>
        </w:rPr>
        <w:t xml:space="preserve"> Hasil:</w:t>
      </w:r>
      <w:r w:rsidR="00704C44" w:rsidRPr="00BB0106">
        <w:t xml:space="preserve"> </w:t>
      </w:r>
    </w:p>
    <w:p w14:paraId="02B26C7E" w14:textId="15DF1E50" w:rsidR="00704C44" w:rsidRPr="00BB0106" w:rsidRDefault="00704C44">
      <w:pPr>
        <w:rPr>
          <w:noProof/>
          <w:kern w:val="2"/>
          <w:lang w:val="id-ID"/>
          <w14:ligatures w14:val="standardContextual"/>
          <w:rPrChange w:id="5864" w:author="Andries Pandia" w:date="2025-08-26T08:27:00Z">
            <w:rPr/>
          </w:rPrChange>
        </w:rPr>
        <w:pPrChange w:id="5865" w:author="Andries Pandia" w:date="2025-08-26T08:35:00Z">
          <w:pPr>
            <w:spacing w:before="100" w:beforeAutospacing="1" w:after="100" w:afterAutospacing="1"/>
          </w:pPr>
        </w:pPrChange>
      </w:pPr>
      <w:r w:rsidRPr="00BB0106">
        <w:rPr>
          <w:noProof/>
          <w:lang w:val="id-ID"/>
          <w:rPrChange w:id="5866" w:author="Andries Pandia" w:date="2025-08-26T08:27:00Z">
            <w:rPr/>
          </w:rPrChange>
        </w:rPr>
        <w:t>Analisis visual menunjukkan beberapa temuan kunci:</w:t>
      </w:r>
    </w:p>
    <w:p w14:paraId="11F8D76F" w14:textId="77777777" w:rsidR="00704C44" w:rsidRPr="00BB0106" w:rsidRDefault="00704C44">
      <w:pPr>
        <w:numPr>
          <w:ilvl w:val="0"/>
          <w:numId w:val="22"/>
        </w:numPr>
        <w:tabs>
          <w:tab w:val="clear" w:pos="720"/>
        </w:tabs>
        <w:ind w:left="851" w:hanging="284"/>
        <w:rPr>
          <w:noProof/>
          <w:kern w:val="2"/>
          <w:lang w:val="id-ID"/>
          <w14:ligatures w14:val="standardContextual"/>
          <w:rPrChange w:id="5867" w:author="Andries Pandia" w:date="2025-08-26T08:27:00Z">
            <w:rPr/>
          </w:rPrChange>
        </w:rPr>
        <w:pPrChange w:id="5868" w:author="Andries Pandia" w:date="2025-08-22T16:20:00Z">
          <w:pPr>
            <w:numPr>
              <w:numId w:val="22"/>
            </w:numPr>
            <w:tabs>
              <w:tab w:val="num" w:pos="720"/>
            </w:tabs>
            <w:spacing w:before="100" w:beforeAutospacing="1" w:after="100" w:afterAutospacing="1"/>
            <w:ind w:left="720" w:hanging="360"/>
          </w:pPr>
        </w:pPrChange>
      </w:pPr>
      <w:r w:rsidRPr="00BB0106">
        <w:rPr>
          <w:b/>
          <w:bCs/>
          <w:noProof/>
          <w:lang w:val="id-ID"/>
          <w:rPrChange w:id="5869" w:author="Andries Pandia" w:date="2025-08-26T08:27:00Z">
            <w:rPr>
              <w:b/>
              <w:bCs/>
            </w:rPr>
          </w:rPrChange>
        </w:rPr>
        <w:t>Kerentanan Tertinggi pada Anak dan Remaja:</w:t>
      </w:r>
      <w:r w:rsidRPr="00BB0106">
        <w:rPr>
          <w:noProof/>
          <w:lang w:val="id-ID"/>
          <w:rPrChange w:id="5870" w:author="Andries Pandia" w:date="2025-08-26T08:27:00Z">
            <w:rPr/>
          </w:rPrChange>
        </w:rPr>
        <w:t xml:space="preserve"> Kelompok usia </w:t>
      </w:r>
      <w:r w:rsidRPr="00BB0106">
        <w:rPr>
          <w:b/>
          <w:bCs/>
        </w:rPr>
        <w:t xml:space="preserve">9–17 </w:t>
      </w:r>
      <w:proofErr w:type="spellStart"/>
      <w:r w:rsidRPr="00BB0106">
        <w:rPr>
          <w:b/>
          <w:bCs/>
        </w:rPr>
        <w:t>tahun</w:t>
      </w:r>
      <w:proofErr w:type="spellEnd"/>
      <w:r w:rsidRPr="00BB0106">
        <w:t xml:space="preserve"> </w:t>
      </w:r>
      <w:proofErr w:type="spellStart"/>
      <w:r w:rsidRPr="00BB0106">
        <w:t>tidak</w:t>
      </w:r>
      <w:proofErr w:type="spellEnd"/>
      <w:r w:rsidRPr="00BB0106">
        <w:t xml:space="preserve"> </w:t>
      </w:r>
      <w:proofErr w:type="spellStart"/>
      <w:r w:rsidRPr="00BB0106">
        <w:t>hanya</w:t>
      </w:r>
      <w:proofErr w:type="spellEnd"/>
      <w:r w:rsidRPr="00BB0106">
        <w:t xml:space="preserve"> </w:t>
      </w:r>
      <w:proofErr w:type="spellStart"/>
      <w:r w:rsidRPr="00BB0106">
        <w:t>memiliki</w:t>
      </w:r>
      <w:proofErr w:type="spellEnd"/>
      <w:r w:rsidRPr="00BB0106">
        <w:t xml:space="preserve"> </w:t>
      </w:r>
      <w:proofErr w:type="spellStart"/>
      <w:r w:rsidRPr="00BB0106">
        <w:t>jumlah</w:t>
      </w:r>
      <w:proofErr w:type="spellEnd"/>
      <w:r w:rsidRPr="00BB0106">
        <w:t xml:space="preserve"> total korban </w:t>
      </w:r>
      <w:proofErr w:type="spellStart"/>
      <w:r w:rsidRPr="00BB0106">
        <w:t>tertinggi</w:t>
      </w:r>
      <w:proofErr w:type="spellEnd"/>
      <w:r w:rsidRPr="00BB0106">
        <w:t xml:space="preserve">, </w:t>
      </w:r>
      <w:proofErr w:type="spellStart"/>
      <w:r w:rsidRPr="00BB0106">
        <w:t>tetapi</w:t>
      </w:r>
      <w:proofErr w:type="spellEnd"/>
      <w:r w:rsidRPr="00BB0106">
        <w:t xml:space="preserve"> juga </w:t>
      </w:r>
      <w:r w:rsidRPr="00BB0106">
        <w:rPr>
          <w:noProof/>
          <w:lang w:val="id-ID"/>
          <w:rPrChange w:id="5871" w:author="Andries Pandia" w:date="2025-08-26T08:27:00Z">
            <w:rPr/>
          </w:rPrChange>
        </w:rPr>
        <w:lastRenderedPageBreak/>
        <w:t xml:space="preserve">merupakan kelompok yang paling rentan terhadap </w:t>
      </w:r>
      <w:proofErr w:type="spellStart"/>
      <w:r w:rsidRPr="00BB0106">
        <w:rPr>
          <w:b/>
          <w:bCs/>
        </w:rPr>
        <w:t>eksploitasi</w:t>
      </w:r>
      <w:proofErr w:type="spellEnd"/>
      <w:r w:rsidRPr="00BB0106">
        <w:rPr>
          <w:b/>
          <w:bCs/>
        </w:rPr>
        <w:t xml:space="preserve"> </w:t>
      </w:r>
      <w:proofErr w:type="spellStart"/>
      <w:r w:rsidRPr="00BB0106">
        <w:rPr>
          <w:b/>
          <w:bCs/>
        </w:rPr>
        <w:t>seksual</w:t>
      </w:r>
      <w:proofErr w:type="spellEnd"/>
      <w:r w:rsidRPr="00BB0106">
        <w:t xml:space="preserve">. Hal </w:t>
      </w:r>
      <w:proofErr w:type="spellStart"/>
      <w:r w:rsidRPr="00BB0106">
        <w:t>ini</w:t>
      </w:r>
      <w:proofErr w:type="spellEnd"/>
      <w:r w:rsidRPr="00BB0106">
        <w:t xml:space="preserve"> </w:t>
      </w:r>
      <w:proofErr w:type="spellStart"/>
      <w:r w:rsidRPr="00BB0106">
        <w:t>terlihat</w:t>
      </w:r>
      <w:proofErr w:type="spellEnd"/>
      <w:r w:rsidRPr="00BB0106">
        <w:t xml:space="preserve"> </w:t>
      </w:r>
      <w:proofErr w:type="spellStart"/>
      <w:r w:rsidRPr="00BB0106">
        <w:t>dari</w:t>
      </w:r>
      <w:proofErr w:type="spellEnd"/>
      <w:r w:rsidRPr="00BB0106">
        <w:t xml:space="preserve"> </w:t>
      </w:r>
      <w:proofErr w:type="spellStart"/>
      <w:r w:rsidRPr="00BB0106">
        <w:t>porsi</w:t>
      </w:r>
      <w:proofErr w:type="spellEnd"/>
      <w:r w:rsidRPr="00BB0106">
        <w:t xml:space="preserve"> </w:t>
      </w:r>
      <w:proofErr w:type="spellStart"/>
      <w:r w:rsidRPr="00BB0106">
        <w:t>warna</w:t>
      </w:r>
      <w:proofErr w:type="spellEnd"/>
      <w:r w:rsidRPr="00BB0106">
        <w:t xml:space="preserve"> </w:t>
      </w:r>
      <w:proofErr w:type="spellStart"/>
      <w:r w:rsidRPr="00BB0106">
        <w:t>oranye</w:t>
      </w:r>
      <w:proofErr w:type="spellEnd"/>
      <w:r w:rsidRPr="00BB0106">
        <w:t xml:space="preserve"> yang sangat </w:t>
      </w:r>
      <w:proofErr w:type="spellStart"/>
      <w:r w:rsidRPr="00BB0106">
        <w:t>dominan</w:t>
      </w:r>
      <w:proofErr w:type="spellEnd"/>
      <w:r w:rsidRPr="00BB0106">
        <w:t xml:space="preserve"> pada </w:t>
      </w:r>
      <w:proofErr w:type="spellStart"/>
      <w:r w:rsidRPr="00BB0106">
        <w:t>batang</w:t>
      </w:r>
      <w:proofErr w:type="spellEnd"/>
      <w:r w:rsidRPr="00BB0106">
        <w:t xml:space="preserve"> </w:t>
      </w:r>
      <w:proofErr w:type="spellStart"/>
      <w:r w:rsidRPr="00BB0106">
        <w:t>tersebut</w:t>
      </w:r>
      <w:proofErr w:type="spellEnd"/>
      <w:r w:rsidRPr="00BB0106">
        <w:t xml:space="preserve">, </w:t>
      </w:r>
      <w:proofErr w:type="spellStart"/>
      <w:r w:rsidRPr="00BB0106">
        <w:t>sebuah</w:t>
      </w:r>
      <w:proofErr w:type="spellEnd"/>
      <w:r w:rsidRPr="00BB0106">
        <w:t xml:space="preserve"> </w:t>
      </w:r>
      <w:proofErr w:type="spellStart"/>
      <w:r w:rsidRPr="00BB0106">
        <w:t>pola</w:t>
      </w:r>
      <w:proofErr w:type="spellEnd"/>
      <w:r w:rsidRPr="00BB0106">
        <w:t xml:space="preserve"> yang juga </w:t>
      </w:r>
      <w:proofErr w:type="spellStart"/>
      <w:r w:rsidRPr="00BB0106">
        <w:t>terlihat</w:t>
      </w:r>
      <w:proofErr w:type="spellEnd"/>
      <w:r w:rsidRPr="00BB0106">
        <w:t xml:space="preserve"> </w:t>
      </w:r>
      <w:proofErr w:type="spellStart"/>
      <w:r w:rsidRPr="00BB0106">
        <w:t>jelas</w:t>
      </w:r>
      <w:proofErr w:type="spellEnd"/>
      <w:r w:rsidRPr="00BB0106">
        <w:t xml:space="preserve"> pada </w:t>
      </w:r>
      <w:proofErr w:type="spellStart"/>
      <w:r w:rsidRPr="00BB0106">
        <w:t>kelompok</w:t>
      </w:r>
      <w:proofErr w:type="spellEnd"/>
      <w:r w:rsidRPr="00BB0106">
        <w:t xml:space="preserve"> </w:t>
      </w:r>
      <w:proofErr w:type="spellStart"/>
      <w:r w:rsidRPr="00BB0106">
        <w:t>usia</w:t>
      </w:r>
      <w:proofErr w:type="spellEnd"/>
      <w:r w:rsidRPr="00BB0106">
        <w:t xml:space="preserve"> </w:t>
      </w:r>
      <w:r w:rsidRPr="00BB0106">
        <w:rPr>
          <w:b/>
          <w:bCs/>
        </w:rPr>
        <w:t xml:space="preserve">18–20 </w:t>
      </w:r>
      <w:proofErr w:type="spellStart"/>
      <w:r w:rsidRPr="00BB0106">
        <w:rPr>
          <w:b/>
          <w:bCs/>
        </w:rPr>
        <w:t>tahun</w:t>
      </w:r>
      <w:proofErr w:type="spellEnd"/>
      <w:r w:rsidRPr="00BB0106">
        <w:t>.</w:t>
      </w:r>
    </w:p>
    <w:p w14:paraId="126D7B42" w14:textId="77777777" w:rsidR="00704C44" w:rsidRPr="00BB0106" w:rsidRDefault="00704C44">
      <w:pPr>
        <w:numPr>
          <w:ilvl w:val="0"/>
          <w:numId w:val="22"/>
        </w:numPr>
        <w:tabs>
          <w:tab w:val="clear" w:pos="720"/>
        </w:tabs>
        <w:ind w:left="851" w:hanging="284"/>
        <w:rPr>
          <w:noProof/>
          <w:kern w:val="2"/>
          <w:lang w:val="id-ID"/>
          <w14:ligatures w14:val="standardContextual"/>
          <w:rPrChange w:id="5872" w:author="Andries Pandia" w:date="2025-08-26T08:27:00Z">
            <w:rPr/>
          </w:rPrChange>
        </w:rPr>
        <w:pPrChange w:id="5873" w:author="Andries Pandia" w:date="2025-08-22T16:20:00Z">
          <w:pPr>
            <w:numPr>
              <w:numId w:val="22"/>
            </w:numPr>
            <w:tabs>
              <w:tab w:val="num" w:pos="720"/>
            </w:tabs>
            <w:spacing w:before="100" w:beforeAutospacing="1" w:after="100" w:afterAutospacing="1"/>
            <w:ind w:left="720" w:hanging="360"/>
          </w:pPr>
        </w:pPrChange>
      </w:pPr>
      <w:r w:rsidRPr="00BB0106">
        <w:rPr>
          <w:b/>
          <w:bCs/>
          <w:noProof/>
          <w:lang w:val="id-ID"/>
          <w:rPrChange w:id="5874" w:author="Andries Pandia" w:date="2025-08-26T08:27:00Z">
            <w:rPr>
              <w:b/>
              <w:bCs/>
            </w:rPr>
          </w:rPrChange>
        </w:rPr>
        <w:t>Pola Berbeda pada Usia Dewasa:</w:t>
      </w:r>
      <w:r w:rsidRPr="00BB0106">
        <w:rPr>
          <w:noProof/>
          <w:lang w:val="id-ID"/>
          <w:rPrChange w:id="5875" w:author="Andries Pandia" w:date="2025-08-26T08:27:00Z">
            <w:rPr/>
          </w:rPrChange>
        </w:rPr>
        <w:t xml:space="preserve"> Sebaliknya, pada kelompok usia yang lebih dewasa, terutama </w:t>
      </w:r>
      <w:r w:rsidRPr="00BB0106">
        <w:rPr>
          <w:b/>
          <w:bCs/>
        </w:rPr>
        <w:t xml:space="preserve">30–38 </w:t>
      </w:r>
      <w:proofErr w:type="spellStart"/>
      <w:r w:rsidRPr="00BB0106">
        <w:rPr>
          <w:b/>
          <w:bCs/>
        </w:rPr>
        <w:t>tahun</w:t>
      </w:r>
      <w:proofErr w:type="spellEnd"/>
      <w:r w:rsidRPr="00BB0106">
        <w:t xml:space="preserve">, </w:t>
      </w:r>
      <w:proofErr w:type="spellStart"/>
      <w:r w:rsidRPr="00BB0106">
        <w:t>proporsi</w:t>
      </w:r>
      <w:proofErr w:type="spellEnd"/>
      <w:r w:rsidRPr="00BB0106">
        <w:t xml:space="preserve"> </w:t>
      </w:r>
      <w:proofErr w:type="spellStart"/>
      <w:r w:rsidRPr="00BB0106">
        <w:t>kasus</w:t>
      </w:r>
      <w:proofErr w:type="spellEnd"/>
      <w:r w:rsidRPr="00BB0106">
        <w:t xml:space="preserve"> </w:t>
      </w:r>
      <w:proofErr w:type="spellStart"/>
      <w:r w:rsidRPr="00BB0106">
        <w:rPr>
          <w:b/>
          <w:bCs/>
        </w:rPr>
        <w:t>eksploitasi</w:t>
      </w:r>
      <w:proofErr w:type="spellEnd"/>
      <w:r w:rsidRPr="00BB0106">
        <w:rPr>
          <w:b/>
          <w:bCs/>
        </w:rPr>
        <w:t xml:space="preserve"> non-</w:t>
      </w:r>
      <w:proofErr w:type="spellStart"/>
      <w:r w:rsidRPr="00BB0106">
        <w:rPr>
          <w:b/>
          <w:bCs/>
        </w:rPr>
        <w:t>seksual</w:t>
      </w:r>
      <w:proofErr w:type="spellEnd"/>
      <w:r w:rsidRPr="00BB0106">
        <w:t xml:space="preserve"> (</w:t>
      </w:r>
      <w:proofErr w:type="spellStart"/>
      <w:r w:rsidRPr="00BB0106">
        <w:t>warna</w:t>
      </w:r>
      <w:proofErr w:type="spellEnd"/>
      <w:r w:rsidRPr="00BB0106">
        <w:t xml:space="preserve"> </w:t>
      </w:r>
      <w:proofErr w:type="spellStart"/>
      <w:r w:rsidRPr="00BB0106">
        <w:t>biru</w:t>
      </w:r>
      <w:proofErr w:type="spellEnd"/>
      <w:r w:rsidRPr="00BB0106">
        <w:t xml:space="preserve">) </w:t>
      </w:r>
      <w:proofErr w:type="spellStart"/>
      <w:r w:rsidRPr="00BB0106">
        <w:t>menjadi</w:t>
      </w:r>
      <w:proofErr w:type="spellEnd"/>
      <w:r w:rsidRPr="00BB0106">
        <w:t xml:space="preserve"> yang paling </w:t>
      </w:r>
      <w:proofErr w:type="spellStart"/>
      <w:r w:rsidRPr="00BB0106">
        <w:t>dominan</w:t>
      </w:r>
      <w:proofErr w:type="spellEnd"/>
      <w:r w:rsidRPr="00BB0106">
        <w:t xml:space="preserve">. Ini </w:t>
      </w:r>
      <w:proofErr w:type="spellStart"/>
      <w:r w:rsidRPr="00BB0106">
        <w:t>mengindikasikan</w:t>
      </w:r>
      <w:proofErr w:type="spellEnd"/>
      <w:r w:rsidRPr="00BB0106">
        <w:t xml:space="preserve"> </w:t>
      </w:r>
      <w:proofErr w:type="spellStart"/>
      <w:r w:rsidRPr="00BB0106">
        <w:t>bahwa</w:t>
      </w:r>
      <w:proofErr w:type="spellEnd"/>
      <w:r w:rsidRPr="00BB0106">
        <w:t xml:space="preserve"> </w:t>
      </w:r>
      <w:proofErr w:type="spellStart"/>
      <w:r w:rsidRPr="00BB0106">
        <w:t>meskipun</w:t>
      </w:r>
      <w:proofErr w:type="spellEnd"/>
      <w:r w:rsidRPr="00BB0106">
        <w:t xml:space="preserve"> total korban pada </w:t>
      </w:r>
      <w:proofErr w:type="spellStart"/>
      <w:r w:rsidRPr="00BB0106">
        <w:t>kelompok</w:t>
      </w:r>
      <w:proofErr w:type="spellEnd"/>
      <w:r w:rsidRPr="00BB0106">
        <w:t xml:space="preserve"> </w:t>
      </w:r>
      <w:proofErr w:type="spellStart"/>
      <w:r w:rsidRPr="00BB0106">
        <w:t>usia</w:t>
      </w:r>
      <w:proofErr w:type="spellEnd"/>
      <w:r w:rsidRPr="00BB0106">
        <w:t xml:space="preserve"> </w:t>
      </w:r>
      <w:proofErr w:type="spellStart"/>
      <w:r w:rsidRPr="00BB0106">
        <w:t>ini</w:t>
      </w:r>
      <w:proofErr w:type="spellEnd"/>
      <w:r w:rsidRPr="00BB0106">
        <w:t xml:space="preserve"> </w:t>
      </w:r>
      <w:proofErr w:type="spellStart"/>
      <w:r w:rsidRPr="00BB0106">
        <w:t>tinggi</w:t>
      </w:r>
      <w:proofErr w:type="spellEnd"/>
      <w:r w:rsidRPr="00BB0106">
        <w:t xml:space="preserve">, </w:t>
      </w:r>
      <w:proofErr w:type="spellStart"/>
      <w:r w:rsidRPr="00BB0106">
        <w:t>bentuk</w:t>
      </w:r>
      <w:proofErr w:type="spellEnd"/>
      <w:r w:rsidRPr="00BB0106">
        <w:t xml:space="preserve"> </w:t>
      </w:r>
      <w:proofErr w:type="spellStart"/>
      <w:r w:rsidRPr="00BB0106">
        <w:t>eksploitasi</w:t>
      </w:r>
      <w:proofErr w:type="spellEnd"/>
      <w:r w:rsidRPr="00BB0106">
        <w:t xml:space="preserve"> yang </w:t>
      </w:r>
      <w:proofErr w:type="spellStart"/>
      <w:r w:rsidRPr="00BB0106">
        <w:t>mereka</w:t>
      </w:r>
      <w:proofErr w:type="spellEnd"/>
      <w:r w:rsidRPr="00BB0106">
        <w:t xml:space="preserve"> </w:t>
      </w:r>
      <w:proofErr w:type="spellStart"/>
      <w:r w:rsidRPr="00BB0106">
        <w:t>alami</w:t>
      </w:r>
      <w:proofErr w:type="spellEnd"/>
      <w:r w:rsidRPr="00BB0106">
        <w:t xml:space="preserve"> </w:t>
      </w:r>
      <w:proofErr w:type="spellStart"/>
      <w:r w:rsidRPr="00BB0106">
        <w:t>cenderung</w:t>
      </w:r>
      <w:proofErr w:type="spellEnd"/>
      <w:r w:rsidRPr="00BB0106">
        <w:t xml:space="preserve"> </w:t>
      </w:r>
      <w:proofErr w:type="spellStart"/>
      <w:r w:rsidRPr="00BB0106">
        <w:t>berbeda</w:t>
      </w:r>
      <w:proofErr w:type="spellEnd"/>
      <w:r w:rsidRPr="00BB0106">
        <w:t xml:space="preserve">, </w:t>
      </w:r>
      <w:proofErr w:type="spellStart"/>
      <w:r w:rsidRPr="00BB0106">
        <w:t>lebih</w:t>
      </w:r>
      <w:proofErr w:type="spellEnd"/>
      <w:r w:rsidRPr="00BB0106">
        <w:t xml:space="preserve"> </w:t>
      </w:r>
      <w:proofErr w:type="spellStart"/>
      <w:r w:rsidRPr="00BB0106">
        <w:t>mengarah</w:t>
      </w:r>
      <w:proofErr w:type="spellEnd"/>
      <w:r w:rsidRPr="00BB0106">
        <w:t xml:space="preserve"> pada </w:t>
      </w:r>
      <w:proofErr w:type="spellStart"/>
      <w:r w:rsidRPr="00BB0106">
        <w:t>kerja</w:t>
      </w:r>
      <w:proofErr w:type="spellEnd"/>
      <w:r w:rsidRPr="00BB0106">
        <w:t xml:space="preserve"> </w:t>
      </w:r>
      <w:proofErr w:type="spellStart"/>
      <w:r w:rsidRPr="00BB0106">
        <w:t>paksa</w:t>
      </w:r>
      <w:proofErr w:type="spellEnd"/>
      <w:r w:rsidRPr="00BB0106">
        <w:t xml:space="preserve"> </w:t>
      </w:r>
      <w:proofErr w:type="spellStart"/>
      <w:r w:rsidRPr="00BB0106">
        <w:t>atau</w:t>
      </w:r>
      <w:proofErr w:type="spellEnd"/>
      <w:r w:rsidRPr="00BB0106">
        <w:t xml:space="preserve"> </w:t>
      </w:r>
      <w:proofErr w:type="spellStart"/>
      <w:r w:rsidRPr="00BB0106">
        <w:t>bentuk</w:t>
      </w:r>
      <w:proofErr w:type="spellEnd"/>
      <w:r w:rsidRPr="00BB0106">
        <w:t xml:space="preserve"> </w:t>
      </w:r>
      <w:proofErr w:type="spellStart"/>
      <w:r w:rsidRPr="00BB0106">
        <w:t>lainnya</w:t>
      </w:r>
      <w:proofErr w:type="spellEnd"/>
      <w:r w:rsidRPr="00BB0106">
        <w:t>.</w:t>
      </w:r>
    </w:p>
    <w:p w14:paraId="2121CDCC" w14:textId="6C661D4A" w:rsidR="00E3363A" w:rsidRPr="00BB0106" w:rsidRDefault="00704C44">
      <w:pPr>
        <w:numPr>
          <w:ilvl w:val="0"/>
          <w:numId w:val="22"/>
        </w:numPr>
        <w:tabs>
          <w:tab w:val="clear" w:pos="720"/>
        </w:tabs>
        <w:ind w:left="851" w:hanging="284"/>
        <w:rPr>
          <w:ins w:id="5876" w:author="Andries Pandia" w:date="2025-08-22T16:22:00Z"/>
          <w:noProof/>
          <w:kern w:val="2"/>
          <w:lang w:val="id-ID"/>
          <w14:ligatures w14:val="standardContextual"/>
          <w:rPrChange w:id="5877" w:author="Andries Pandia" w:date="2025-08-26T08:27:00Z">
            <w:rPr>
              <w:ins w:id="5878" w:author="Andries Pandia" w:date="2025-08-22T16:22:00Z"/>
            </w:rPr>
          </w:rPrChange>
        </w:rPr>
        <w:pPrChange w:id="5879" w:author="Andries Pandia" w:date="2025-08-22T16:22:00Z">
          <w:pPr>
            <w:numPr>
              <w:numId w:val="22"/>
            </w:numPr>
            <w:tabs>
              <w:tab w:val="num" w:pos="720"/>
            </w:tabs>
            <w:spacing w:before="100" w:beforeAutospacing="1" w:after="100" w:afterAutospacing="1"/>
            <w:ind w:left="720" w:hanging="360"/>
          </w:pPr>
        </w:pPrChange>
      </w:pPr>
      <w:r w:rsidRPr="00BB0106">
        <w:rPr>
          <w:b/>
          <w:bCs/>
          <w:noProof/>
          <w:lang w:val="id-ID"/>
          <w:rPrChange w:id="5880" w:author="Andries Pandia" w:date="2025-08-26T08:27:00Z">
            <w:rPr>
              <w:b/>
              <w:bCs/>
            </w:rPr>
          </w:rPrChange>
        </w:rPr>
        <w:t>Pergeseran Jenis Kerentanan:</w:t>
      </w:r>
      <w:r w:rsidRPr="00BB0106">
        <w:rPr>
          <w:noProof/>
          <w:lang w:val="id-ID"/>
          <w:rPrChange w:id="5881" w:author="Andries Pandia" w:date="2025-08-26T08:27:00Z">
            <w:rPr/>
          </w:rPrChange>
        </w:rPr>
        <w:t xml:space="preserve"> Terdapat pola pergeseran jenis kerentanan seiring dengan bertambahnya usia korban. Korban di usia anak-anak, remaja, dan dewasa muda secara tidak proporsional menjadi target eksploitasi seksual, sementara korban di usia yang lebih matang lebih banyak tercatat dalam kasus eksploitasi non-seksual.</w:t>
      </w:r>
    </w:p>
    <w:p w14:paraId="28E0D78A" w14:textId="26EFA01B" w:rsidR="00E3363A" w:rsidRPr="00BB0106" w:rsidDel="00053B2D" w:rsidRDefault="00E3363A">
      <w:pPr>
        <w:contextualSpacing/>
        <w:rPr>
          <w:del w:id="5882" w:author="Andries Pandia" w:date="2025-08-22T16:27:00Z"/>
          <w:noProof/>
          <w:lang w:val="id-ID"/>
          <w:rPrChange w:id="5883" w:author="Andries Pandia" w:date="2025-08-26T08:27:00Z">
            <w:rPr>
              <w:del w:id="5884" w:author="Andries Pandia" w:date="2025-08-22T16:27:00Z"/>
            </w:rPr>
          </w:rPrChange>
        </w:rPr>
        <w:pPrChange w:id="5885" w:author="Andries Pandia" w:date="2025-08-22T16:27:00Z">
          <w:pPr>
            <w:numPr>
              <w:numId w:val="22"/>
            </w:numPr>
            <w:tabs>
              <w:tab w:val="num" w:pos="720"/>
            </w:tabs>
            <w:spacing w:before="100" w:beforeAutospacing="1" w:after="100" w:afterAutospacing="1"/>
            <w:ind w:left="720" w:hanging="360"/>
          </w:pPr>
        </w:pPrChange>
      </w:pPr>
      <w:moveToRangeStart w:id="5886" w:author="Andries Pandia" w:date="2025-08-22T16:22:00Z" w:name="move206772189"/>
      <w:moveTo w:id="5887" w:author="Andries Pandia" w:date="2025-08-22T16:22:00Z">
        <w:del w:id="5888" w:author="Andries Pandia" w:date="2025-08-22T16:27:00Z">
          <w:r w:rsidRPr="00BB0106" w:rsidDel="00053B2D">
            <w:rPr>
              <w:noProof/>
              <w:lang w:val="id-ID"/>
              <w:rPrChange w:id="5889" w:author="Andries Pandia" w:date="2025-08-26T08:27:00Z">
                <w:rPr>
                  <w:lang w:val="en-US"/>
                </w:rPr>
              </w:rPrChange>
            </w:rPr>
            <w:drawing>
              <wp:inline distT="0" distB="0" distL="0" distR="0" wp14:anchorId="6C80AC3C" wp14:editId="1F5C780E">
                <wp:extent cx="2675890" cy="496110"/>
                <wp:effectExtent l="0" t="0" r="381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b="78206"/>
                        <a:stretch>
                          <a:fillRect/>
                        </a:stretch>
                      </pic:blipFill>
                      <pic:spPr bwMode="auto">
                        <a:xfrm>
                          <a:off x="0" y="0"/>
                          <a:ext cx="2709386" cy="502320"/>
                        </a:xfrm>
                        <a:prstGeom prst="rect">
                          <a:avLst/>
                        </a:prstGeom>
                        <a:ln>
                          <a:noFill/>
                        </a:ln>
                        <a:extLst>
                          <a:ext uri="{53640926-AAD7-44D8-BBD7-CCE9431645EC}">
                            <a14:shadowObscured xmlns:a14="http://schemas.microsoft.com/office/drawing/2010/main"/>
                          </a:ext>
                        </a:extLst>
                      </pic:spPr>
                    </pic:pic>
                  </a:graphicData>
                </a:graphic>
              </wp:inline>
            </w:drawing>
          </w:r>
        </w:del>
      </w:moveTo>
      <w:moveToRangeEnd w:id="5886"/>
    </w:p>
    <w:p w14:paraId="50AFBC7D" w14:textId="3976671C" w:rsidR="00704C44" w:rsidRPr="00BB0106" w:rsidDel="00E3363A" w:rsidRDefault="00704C44">
      <w:pPr>
        <w:rPr>
          <w:del w:id="5890" w:author="Andries Pandia" w:date="2025-08-22T16:23:00Z"/>
          <w:noProof/>
          <w:lang w:val="id-ID"/>
          <w:rPrChange w:id="5891" w:author="Andries Pandia" w:date="2025-08-26T08:27:00Z">
            <w:rPr>
              <w:del w:id="5892" w:author="Andries Pandia" w:date="2025-08-22T16:23:00Z"/>
            </w:rPr>
          </w:rPrChange>
        </w:rPr>
      </w:pPr>
    </w:p>
    <w:p w14:paraId="6ACC23E7" w14:textId="4A8C0582" w:rsidR="002B2F58" w:rsidRPr="00BB0106" w:rsidDel="00053B2D" w:rsidRDefault="002B2F58">
      <w:pPr>
        <w:rPr>
          <w:del w:id="5893" w:author="Andries Pandia" w:date="2025-08-22T16:27:00Z"/>
          <w:noProof/>
          <w:lang w:val="id-ID"/>
          <w:rPrChange w:id="5894" w:author="Andries Pandia" w:date="2025-08-26T08:27:00Z">
            <w:rPr>
              <w:del w:id="5895" w:author="Andries Pandia" w:date="2025-08-22T16:27:00Z"/>
            </w:rPr>
          </w:rPrChange>
        </w:rPr>
        <w:pPrChange w:id="5896" w:author="Andries Pandia" w:date="2025-08-22T16:27:00Z">
          <w:pPr>
            <w:jc w:val="center"/>
          </w:pPr>
        </w:pPrChange>
      </w:pPr>
      <w:del w:id="5897" w:author="Andries Pandia" w:date="2025-08-22T16:27:00Z">
        <w:r w:rsidRPr="00BB0106" w:rsidDel="00053B2D">
          <w:rPr>
            <w:noProof/>
            <w:lang w:val="id-ID"/>
            <w:rPrChange w:id="5898" w:author="Andries Pandia" w:date="2025-08-26T08:27:00Z">
              <w:rPr>
                <w:lang w:val="en-US"/>
              </w:rPr>
            </w:rPrChange>
          </w:rPr>
          <w:drawing>
            <wp:inline distT="0" distB="0" distL="0" distR="0" wp14:anchorId="390A625B" wp14:editId="4382BD14">
              <wp:extent cx="2354094" cy="1799590"/>
              <wp:effectExtent l="0" t="0" r="0" b="3810"/>
              <wp:docPr id="1347014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t="20940" r="12020"/>
                      <a:stretch>
                        <a:fillRect/>
                      </a:stretch>
                    </pic:blipFill>
                    <pic:spPr bwMode="auto">
                      <a:xfrm>
                        <a:off x="0" y="0"/>
                        <a:ext cx="2383735" cy="1822249"/>
                      </a:xfrm>
                      <a:prstGeom prst="rect">
                        <a:avLst/>
                      </a:prstGeom>
                      <a:ln>
                        <a:noFill/>
                      </a:ln>
                      <a:extLst>
                        <a:ext uri="{53640926-AAD7-44D8-BBD7-CCE9431645EC}">
                          <a14:shadowObscured xmlns:a14="http://schemas.microsoft.com/office/drawing/2010/main"/>
                        </a:ext>
                      </a:extLst>
                    </pic:spPr>
                  </pic:pic>
                </a:graphicData>
              </a:graphic>
            </wp:inline>
          </w:drawing>
        </w:r>
      </w:del>
    </w:p>
    <w:p w14:paraId="4503C614" w14:textId="632761B4" w:rsidR="000C43C3" w:rsidRPr="00BB0106" w:rsidRDefault="00130C3D">
      <w:pPr>
        <w:rPr>
          <w:rStyle w:val="s6"/>
          <w:i/>
          <w:iCs/>
          <w:noProof/>
          <w:color w:val="000000" w:themeColor="text1"/>
          <w:lang w:val="id-ID"/>
          <w:rPrChange w:id="5899" w:author="Andries Pandia" w:date="2025-08-26T08:27:00Z">
            <w:rPr>
              <w:rStyle w:val="s6"/>
              <w:i w:val="0"/>
              <w:iCs w:val="0"/>
              <w:noProof w:val="0"/>
              <w:color w:val="000000" w:themeColor="text1"/>
              <w:kern w:val="0"/>
              <w:sz w:val="24"/>
              <w:szCs w:val="24"/>
              <w:lang w:val="en-ID"/>
              <w14:ligatures w14:val="none"/>
            </w:rPr>
          </w:rPrChange>
        </w:rPr>
        <w:pPrChange w:id="5900" w:author="Andries Pandia" w:date="2025-08-22T16:27:00Z">
          <w:pPr>
            <w:pStyle w:val="Caption"/>
            <w:spacing w:after="0"/>
            <w:jc w:val="center"/>
          </w:pPr>
        </w:pPrChange>
      </w:pPr>
      <w:del w:id="5901" w:author="Andries Pandia" w:date="2025-08-22T16:27:00Z">
        <w:r w:rsidRPr="00BB0106" w:rsidDel="00053B2D">
          <w:rPr>
            <w:noProof/>
            <w:lang w:val="id-ID"/>
            <w:rPrChange w:id="5902" w:author="Andries Pandia" w:date="2025-08-26T08:27:00Z">
              <w:rPr>
                <w:i w:val="0"/>
                <w:iCs w:val="0"/>
              </w:rPr>
            </w:rPrChange>
          </w:rPr>
          <w:delText>Gambar 3.12 Pola Usia terhadap Jenis Eksploitasi</w:delText>
        </w:r>
      </w:del>
    </w:p>
    <w:p w14:paraId="1DFAB1AD" w14:textId="35E99390" w:rsidR="009F77F7" w:rsidRPr="00BB0106" w:rsidRDefault="00357BE3">
      <w:pPr>
        <w:pStyle w:val="Heading3"/>
        <w:rPr>
          <w:rStyle w:val="s6"/>
          <w:rFonts w:cs="Times New Roman"/>
          <w:b w:val="0"/>
          <w:i/>
          <w:iCs/>
          <w:color w:val="44546A" w:themeColor="text2"/>
          <w:spacing w:val="0"/>
          <w:sz w:val="18"/>
          <w:szCs w:val="18"/>
          <w:lang w:val="id-ID"/>
          <w:rPrChange w:id="5903" w:author="Andries Pandia" w:date="2025-08-26T08:27:00Z">
            <w:rPr>
              <w:rStyle w:val="s6"/>
              <w:rFonts w:cs="Times New Roman"/>
              <w:b w:val="0"/>
              <w:i/>
              <w:iCs/>
              <w:noProof w:val="0"/>
              <w:color w:val="44546A" w:themeColor="text2"/>
              <w:spacing w:val="0"/>
              <w:kern w:val="0"/>
              <w:sz w:val="18"/>
              <w:szCs w:val="18"/>
              <w:lang w:val="en-ID"/>
              <w14:ligatures w14:val="none"/>
            </w:rPr>
          </w:rPrChange>
        </w:rPr>
      </w:pPr>
      <w:del w:id="5904" w:author="Andries Pandia" w:date="2025-08-22T16:26:00Z">
        <w:r w:rsidRPr="00BB0106" w:rsidDel="00053B2D">
          <w:rPr>
            <w:lang w:val="id-ID"/>
            <w:rPrChange w:id="5905" w:author="Andries Pandia" w:date="2025-08-26T08:27:00Z">
              <w:rPr/>
            </w:rPrChange>
          </w:rPr>
          <w:br/>
        </w:r>
      </w:del>
      <w:del w:id="5906" w:author="Andries Pandia" w:date="2025-08-22T16:23:00Z">
        <w:r w:rsidRPr="00BB0106" w:rsidDel="00E3363A">
          <w:rPr>
            <w:lang w:val="id-ID"/>
            <w:rPrChange w:id="5907" w:author="Andries Pandia" w:date="2025-08-26T08:27:00Z">
              <w:rPr/>
            </w:rPrChange>
          </w:rPr>
          <w:br/>
        </w:r>
      </w:del>
      <w:bookmarkStart w:id="5908" w:name="_Toc205823128"/>
      <w:bookmarkStart w:id="5909" w:name="_Toc205823200"/>
      <w:bookmarkStart w:id="5910" w:name="_Toc205823363"/>
      <w:bookmarkStart w:id="5911" w:name="_Toc205823469"/>
      <w:bookmarkStart w:id="5912" w:name="_Toc206166282"/>
      <w:bookmarkStart w:id="5913" w:name="_Toc206780712"/>
      <w:r w:rsidR="009F77F7" w:rsidRPr="00BB0106">
        <w:rPr>
          <w:rStyle w:val="s6"/>
          <w:lang w:val="id-ID"/>
          <w:rPrChange w:id="5914" w:author="Andries Pandia" w:date="2025-08-26T08:27:00Z">
            <w:rPr>
              <w:rStyle w:val="s6"/>
            </w:rPr>
          </w:rPrChange>
        </w:rPr>
        <w:t>3.</w:t>
      </w:r>
      <w:r w:rsidR="00B1210E" w:rsidRPr="00BB0106">
        <w:rPr>
          <w:rStyle w:val="s6"/>
          <w:lang w:val="id-ID"/>
          <w:rPrChange w:id="5915" w:author="Andries Pandia" w:date="2025-08-26T08:27:00Z">
            <w:rPr>
              <w:rStyle w:val="s6"/>
            </w:rPr>
          </w:rPrChange>
        </w:rPr>
        <w:t>3</w:t>
      </w:r>
      <w:r w:rsidR="009F77F7" w:rsidRPr="00BB0106">
        <w:rPr>
          <w:rStyle w:val="s6"/>
          <w:lang w:val="id-ID"/>
          <w:rPrChange w:id="5916" w:author="Andries Pandia" w:date="2025-08-26T08:27:00Z">
            <w:rPr>
              <w:rStyle w:val="s6"/>
            </w:rPr>
          </w:rPrChange>
        </w:rPr>
        <w:t>.</w:t>
      </w:r>
      <w:del w:id="5917" w:author="Andries Pandia" w:date="2025-08-22T16:23:00Z">
        <w:r w:rsidRPr="00BB0106" w:rsidDel="00E3363A">
          <w:rPr>
            <w:rStyle w:val="s6"/>
            <w:lang w:val="id-ID"/>
            <w:rPrChange w:id="5918" w:author="Andries Pandia" w:date="2025-08-26T08:27:00Z">
              <w:rPr>
                <w:rStyle w:val="s6"/>
              </w:rPr>
            </w:rPrChange>
          </w:rPr>
          <w:delText>10</w:delText>
        </w:r>
        <w:r w:rsidR="009F77F7" w:rsidRPr="00BB0106" w:rsidDel="00E3363A">
          <w:rPr>
            <w:rStyle w:val="s6"/>
            <w:lang w:val="id-ID"/>
            <w:rPrChange w:id="5919" w:author="Andries Pandia" w:date="2025-08-26T08:27:00Z">
              <w:rPr>
                <w:rStyle w:val="s6"/>
              </w:rPr>
            </w:rPrChange>
          </w:rPr>
          <w:delText xml:space="preserve"> </w:delText>
        </w:r>
      </w:del>
      <w:ins w:id="5920" w:author="Andries Pandia" w:date="2025-08-22T18:50:00Z">
        <w:r w:rsidR="0099148D" w:rsidRPr="00BB0106">
          <w:rPr>
            <w:rStyle w:val="s6"/>
            <w:lang w:val="id-ID"/>
            <w:rPrChange w:id="5921" w:author="Andries Pandia" w:date="2025-08-26T08:27:00Z">
              <w:rPr>
                <w:rStyle w:val="s6"/>
              </w:rPr>
            </w:rPrChange>
          </w:rPr>
          <w:t>6</w:t>
        </w:r>
      </w:ins>
      <w:ins w:id="5922" w:author="Andries Pandia" w:date="2025-08-22T16:23:00Z">
        <w:r w:rsidR="00E3363A" w:rsidRPr="00BB0106">
          <w:rPr>
            <w:rStyle w:val="s6"/>
            <w:lang w:val="id-ID"/>
            <w:rPrChange w:id="5923" w:author="Andries Pandia" w:date="2025-08-26T08:27:00Z">
              <w:rPr>
                <w:rStyle w:val="s6"/>
              </w:rPr>
            </w:rPrChange>
          </w:rPr>
          <w:t>.</w:t>
        </w:r>
      </w:ins>
      <w:ins w:id="5924" w:author="Andries Pandia" w:date="2025-08-22T18:50:00Z">
        <w:r w:rsidR="0099148D" w:rsidRPr="00BB0106">
          <w:rPr>
            <w:rStyle w:val="s6"/>
            <w:lang w:val="id-ID"/>
            <w:rPrChange w:id="5925" w:author="Andries Pandia" w:date="2025-08-26T08:27:00Z">
              <w:rPr>
                <w:rStyle w:val="s6"/>
              </w:rPr>
            </w:rPrChange>
          </w:rPr>
          <w:tab/>
        </w:r>
      </w:ins>
      <w:r w:rsidRPr="00BB0106">
        <w:rPr>
          <w:rStyle w:val="s6"/>
          <w:lang w:val="id-ID"/>
          <w:rPrChange w:id="5926" w:author="Andries Pandia" w:date="2025-08-26T08:27:00Z">
            <w:rPr>
              <w:rStyle w:val="s6"/>
            </w:rPr>
          </w:rPrChange>
        </w:rPr>
        <w:t>Distribusi Metode Kontrol (</w:t>
      </w:r>
      <w:r w:rsidRPr="00BB0106">
        <w:rPr>
          <w:rStyle w:val="s6"/>
          <w:i/>
          <w:lang w:val="id-ID"/>
          <w:rPrChange w:id="5927" w:author="Andries Pandia" w:date="2025-08-26T08:27:00Z">
            <w:rPr>
              <w:rStyle w:val="s6"/>
              <w:rFonts w:eastAsia="Times New Roman" w:cs="Times New Roman"/>
              <w:b w:val="0"/>
              <w:i/>
              <w:iCs/>
              <w:color w:val="44546A" w:themeColor="text2"/>
              <w:spacing w:val="0"/>
              <w:sz w:val="18"/>
              <w:szCs w:val="18"/>
            </w:rPr>
          </w:rPrChange>
        </w:rPr>
        <w:t>Means of Control</w:t>
      </w:r>
      <w:r w:rsidRPr="00BB0106">
        <w:rPr>
          <w:rStyle w:val="s6"/>
          <w:lang w:val="id-ID"/>
          <w:rPrChange w:id="5928" w:author="Andries Pandia" w:date="2025-08-26T08:27:00Z">
            <w:rPr>
              <w:rStyle w:val="s6"/>
            </w:rPr>
          </w:rPrChange>
        </w:rPr>
        <w:t>)</w:t>
      </w:r>
      <w:bookmarkEnd w:id="5908"/>
      <w:bookmarkEnd w:id="5909"/>
      <w:bookmarkEnd w:id="5910"/>
      <w:bookmarkEnd w:id="5911"/>
      <w:bookmarkEnd w:id="5912"/>
      <w:bookmarkEnd w:id="5913"/>
    </w:p>
    <w:p w14:paraId="3D0F7D61" w14:textId="631E1DBC" w:rsidR="007B28BC" w:rsidRPr="00BB0106" w:rsidDel="00053B2D" w:rsidRDefault="00357BE3">
      <w:pPr>
        <w:contextualSpacing/>
        <w:rPr>
          <w:del w:id="5929" w:author="Andries Pandia" w:date="2025-08-22T16:24:00Z"/>
          <w:rStyle w:val="s6"/>
          <w:rFonts w:eastAsiaTheme="majorEastAsia" w:cstheme="majorBidi"/>
          <w:b/>
          <w:iCs/>
          <w:noProof/>
          <w:color w:val="000000"/>
          <w:spacing w:val="15"/>
          <w:kern w:val="2"/>
          <w:lang w:val="id-ID"/>
          <w14:ligatures w14:val="standardContextual"/>
          <w:rPrChange w:id="5930" w:author="Andries Pandia" w:date="2025-08-26T08:27:00Z">
            <w:rPr>
              <w:del w:id="5931" w:author="Andries Pandia" w:date="2025-08-22T16:24:00Z"/>
              <w:rStyle w:val="s6"/>
              <w:rFonts w:eastAsiaTheme="majorEastAsia" w:cstheme="majorBidi"/>
              <w:b/>
              <w:iCs/>
              <w:color w:val="000000"/>
              <w:spacing w:val="15"/>
              <w:lang w:val="en-US"/>
            </w:rPr>
          </w:rPrChange>
        </w:rPr>
        <w:pPrChange w:id="5932" w:author="Andries Pandia" w:date="2025-08-22T16:24:00Z">
          <w:pPr>
            <w:spacing w:before="100" w:beforeAutospacing="1" w:after="100" w:afterAutospacing="1"/>
          </w:pPr>
        </w:pPrChange>
      </w:pPr>
      <w:del w:id="5933" w:author="Andries Pandia" w:date="2025-08-22T16:23:00Z">
        <w:r w:rsidRPr="00BB0106" w:rsidDel="00E3363A">
          <w:rPr>
            <w:noProof/>
            <w:lang w:val="id-ID"/>
            <w:rPrChange w:id="5934" w:author="Andries Pandia" w:date="2025-08-26T08:27:00Z">
              <w:rPr/>
            </w:rPrChange>
          </w:rPr>
          <w:br/>
        </w:r>
        <w:r w:rsidRPr="00BB0106" w:rsidDel="00E3363A">
          <w:rPr>
            <w:rStyle w:val="s6"/>
            <w:iCs/>
            <w:noProof/>
            <w:color w:val="000000"/>
            <w:lang w:val="id-ID"/>
            <w:rPrChange w:id="5935" w:author="Andries Pandia" w:date="2025-08-26T08:27:00Z">
              <w:rPr>
                <w:rStyle w:val="s6"/>
                <w:i/>
                <w:iCs/>
                <w:color w:val="000000"/>
              </w:rPr>
            </w:rPrChange>
          </w:rPr>
          <w:delText> </w:delText>
        </w:r>
        <w:r w:rsidR="009F77F7" w:rsidRPr="00BB0106" w:rsidDel="00E3363A">
          <w:rPr>
            <w:rStyle w:val="s6"/>
            <w:iCs/>
            <w:noProof/>
            <w:color w:val="000000"/>
            <w:lang w:val="id-ID"/>
            <w:rPrChange w:id="5936" w:author="Andries Pandia" w:date="2025-08-26T08:27:00Z">
              <w:rPr>
                <w:rStyle w:val="s6"/>
                <w:i/>
                <w:iCs/>
                <w:color w:val="000000"/>
              </w:rPr>
            </w:rPrChange>
          </w:rPr>
          <w:tab/>
        </w:r>
        <w:r w:rsidRPr="00BB0106" w:rsidDel="00E3363A">
          <w:rPr>
            <w:rStyle w:val="s6"/>
            <w:iCs/>
            <w:noProof/>
            <w:color w:val="000000"/>
            <w:lang w:val="id-ID"/>
            <w:rPrChange w:id="5937" w:author="Andries Pandia" w:date="2025-08-26T08:27:00Z">
              <w:rPr>
                <w:rStyle w:val="s6"/>
                <w:i/>
                <w:iCs/>
                <w:color w:val="000000"/>
              </w:rPr>
            </w:rPrChange>
          </w:rPr>
          <w:delText xml:space="preserve">  </w:delText>
        </w:r>
      </w:del>
      <w:proofErr w:type="spellStart"/>
      <w:r w:rsidRPr="00BB0106">
        <w:rPr>
          <w:rStyle w:val="s6"/>
          <w:iCs/>
          <w:color w:val="000000"/>
          <w:rPrChange w:id="5938" w:author="Andries Pandia" w:date="2025-08-26T08:27:00Z">
            <w:rPr>
              <w:rStyle w:val="s6"/>
              <w:i/>
              <w:iCs/>
              <w:color w:val="000000"/>
            </w:rPr>
          </w:rPrChange>
        </w:rPr>
        <w:t>Menampilkan</w:t>
      </w:r>
      <w:proofErr w:type="spellEnd"/>
      <w:r w:rsidRPr="00BB0106">
        <w:rPr>
          <w:rStyle w:val="s6"/>
          <w:iCs/>
          <w:color w:val="000000"/>
          <w:rPrChange w:id="5939" w:author="Andries Pandia" w:date="2025-08-26T08:27:00Z">
            <w:rPr>
              <w:rStyle w:val="s6"/>
              <w:i/>
              <w:iCs/>
              <w:color w:val="000000"/>
            </w:rPr>
          </w:rPrChange>
        </w:rPr>
        <w:t xml:space="preserve"> </w:t>
      </w:r>
      <w:proofErr w:type="spellStart"/>
      <w:r w:rsidRPr="00BB0106">
        <w:rPr>
          <w:rStyle w:val="s6"/>
          <w:iCs/>
          <w:color w:val="000000"/>
          <w:rPrChange w:id="5940" w:author="Andries Pandia" w:date="2025-08-26T08:27:00Z">
            <w:rPr>
              <w:rStyle w:val="s6"/>
              <w:i/>
              <w:iCs/>
              <w:color w:val="000000"/>
            </w:rPr>
          </w:rPrChange>
        </w:rPr>
        <w:t>metode</w:t>
      </w:r>
      <w:proofErr w:type="spellEnd"/>
      <w:r w:rsidRPr="00BB0106">
        <w:rPr>
          <w:rStyle w:val="s6"/>
          <w:iCs/>
          <w:color w:val="000000"/>
          <w:rPrChange w:id="5941" w:author="Andries Pandia" w:date="2025-08-26T08:27:00Z">
            <w:rPr>
              <w:rStyle w:val="s6"/>
              <w:i/>
              <w:iCs/>
              <w:color w:val="000000"/>
            </w:rPr>
          </w:rPrChange>
        </w:rPr>
        <w:t xml:space="preserve"> </w:t>
      </w:r>
      <w:proofErr w:type="spellStart"/>
      <w:r w:rsidRPr="00BB0106">
        <w:rPr>
          <w:rStyle w:val="s6"/>
          <w:iCs/>
          <w:color w:val="000000"/>
          <w:rPrChange w:id="5942" w:author="Andries Pandia" w:date="2025-08-26T08:27:00Z">
            <w:rPr>
              <w:rStyle w:val="s6"/>
              <w:i/>
              <w:iCs/>
              <w:color w:val="000000"/>
            </w:rPr>
          </w:rPrChange>
        </w:rPr>
        <w:t>kontrol</w:t>
      </w:r>
      <w:proofErr w:type="spellEnd"/>
      <w:r w:rsidRPr="00BB0106">
        <w:rPr>
          <w:rStyle w:val="s6"/>
          <w:iCs/>
          <w:color w:val="000000"/>
          <w:rPrChange w:id="5943" w:author="Andries Pandia" w:date="2025-08-26T08:27:00Z">
            <w:rPr>
              <w:rStyle w:val="s6"/>
              <w:i/>
              <w:iCs/>
              <w:color w:val="000000"/>
            </w:rPr>
          </w:rPrChange>
        </w:rPr>
        <w:t xml:space="preserve"> yang paling </w:t>
      </w:r>
      <w:proofErr w:type="spellStart"/>
      <w:r w:rsidRPr="00BB0106">
        <w:rPr>
          <w:rStyle w:val="s6"/>
          <w:iCs/>
          <w:color w:val="000000"/>
          <w:rPrChange w:id="5944" w:author="Andries Pandia" w:date="2025-08-26T08:27:00Z">
            <w:rPr>
              <w:rStyle w:val="s6"/>
              <w:i/>
              <w:iCs/>
              <w:color w:val="000000"/>
            </w:rPr>
          </w:rPrChange>
        </w:rPr>
        <w:t>umum</w:t>
      </w:r>
      <w:proofErr w:type="spellEnd"/>
      <w:r w:rsidRPr="00BB0106">
        <w:rPr>
          <w:rStyle w:val="s6"/>
          <w:iCs/>
          <w:color w:val="000000"/>
          <w:rPrChange w:id="5945" w:author="Andries Pandia" w:date="2025-08-26T08:27:00Z">
            <w:rPr>
              <w:rStyle w:val="s6"/>
              <w:i/>
              <w:iCs/>
              <w:color w:val="000000"/>
            </w:rPr>
          </w:rPrChange>
        </w:rPr>
        <w:t xml:space="preserve"> </w:t>
      </w:r>
      <w:proofErr w:type="spellStart"/>
      <w:r w:rsidRPr="00BB0106">
        <w:rPr>
          <w:rStyle w:val="s6"/>
          <w:iCs/>
          <w:color w:val="000000"/>
          <w:rPrChange w:id="5946" w:author="Andries Pandia" w:date="2025-08-26T08:27:00Z">
            <w:rPr>
              <w:rStyle w:val="s6"/>
              <w:i/>
              <w:iCs/>
              <w:color w:val="000000"/>
            </w:rPr>
          </w:rPrChange>
        </w:rPr>
        <w:t>digunakan</w:t>
      </w:r>
      <w:proofErr w:type="spellEnd"/>
      <w:r w:rsidRPr="00BB0106">
        <w:rPr>
          <w:rStyle w:val="s6"/>
          <w:iCs/>
          <w:color w:val="000000"/>
          <w:rPrChange w:id="5947" w:author="Andries Pandia" w:date="2025-08-26T08:27:00Z">
            <w:rPr>
              <w:rStyle w:val="s6"/>
              <w:i/>
              <w:iCs/>
              <w:color w:val="000000"/>
            </w:rPr>
          </w:rPrChange>
        </w:rPr>
        <w:t xml:space="preserve"> </w:t>
      </w:r>
      <w:proofErr w:type="spellStart"/>
      <w:r w:rsidRPr="00BB0106">
        <w:rPr>
          <w:rStyle w:val="s6"/>
          <w:iCs/>
          <w:color w:val="000000"/>
          <w:rPrChange w:id="5948" w:author="Andries Pandia" w:date="2025-08-26T08:27:00Z">
            <w:rPr>
              <w:rStyle w:val="s6"/>
              <w:i/>
              <w:iCs/>
              <w:color w:val="000000"/>
            </w:rPr>
          </w:rPrChange>
        </w:rPr>
        <w:t>pelaku</w:t>
      </w:r>
      <w:proofErr w:type="spellEnd"/>
      <w:r w:rsidRPr="00BB0106">
        <w:rPr>
          <w:rStyle w:val="s6"/>
          <w:iCs/>
          <w:color w:val="000000"/>
          <w:rPrChange w:id="5949" w:author="Andries Pandia" w:date="2025-08-26T08:27:00Z">
            <w:rPr>
              <w:rStyle w:val="s6"/>
              <w:i/>
              <w:iCs/>
              <w:color w:val="000000"/>
            </w:rPr>
          </w:rPrChange>
        </w:rPr>
        <w:t xml:space="preserve">, </w:t>
      </w:r>
      <w:proofErr w:type="spellStart"/>
      <w:r w:rsidRPr="00BB0106">
        <w:rPr>
          <w:rStyle w:val="s6"/>
          <w:iCs/>
          <w:color w:val="000000"/>
          <w:rPrChange w:id="5950" w:author="Andries Pandia" w:date="2025-08-26T08:27:00Z">
            <w:rPr>
              <w:rStyle w:val="s6"/>
              <w:i/>
              <w:iCs/>
              <w:color w:val="000000"/>
            </w:rPr>
          </w:rPrChange>
        </w:rPr>
        <w:t>seperti</w:t>
      </w:r>
      <w:proofErr w:type="spellEnd"/>
      <w:r w:rsidRPr="00BB0106">
        <w:rPr>
          <w:rStyle w:val="s6"/>
          <w:iCs/>
          <w:color w:val="000000"/>
          <w:rPrChange w:id="5951" w:author="Andries Pandia" w:date="2025-08-26T08:27:00Z">
            <w:rPr>
              <w:rStyle w:val="s6"/>
              <w:i/>
              <w:iCs/>
              <w:color w:val="000000"/>
            </w:rPr>
          </w:rPrChange>
        </w:rPr>
        <w:t xml:space="preserve"> </w:t>
      </w:r>
      <w:proofErr w:type="spellStart"/>
      <w:r w:rsidRPr="00BB0106">
        <w:rPr>
          <w:rStyle w:val="s6"/>
          <w:iCs/>
          <w:color w:val="000000"/>
          <w:rPrChange w:id="5952" w:author="Andries Pandia" w:date="2025-08-26T08:27:00Z">
            <w:rPr>
              <w:rStyle w:val="s6"/>
              <w:i/>
              <w:iCs/>
              <w:color w:val="000000"/>
            </w:rPr>
          </w:rPrChange>
        </w:rPr>
        <w:t>ancaman</w:t>
      </w:r>
      <w:proofErr w:type="spellEnd"/>
      <w:r w:rsidRPr="00BB0106">
        <w:rPr>
          <w:rStyle w:val="s6"/>
          <w:iCs/>
          <w:color w:val="000000"/>
          <w:rPrChange w:id="5953" w:author="Andries Pandia" w:date="2025-08-26T08:27:00Z">
            <w:rPr>
              <w:rStyle w:val="s6"/>
              <w:i/>
              <w:iCs/>
              <w:color w:val="000000"/>
            </w:rPr>
          </w:rPrChange>
        </w:rPr>
        <w:t xml:space="preserve">, </w:t>
      </w:r>
      <w:proofErr w:type="spellStart"/>
      <w:r w:rsidRPr="00BB0106">
        <w:rPr>
          <w:rStyle w:val="s6"/>
          <w:iCs/>
          <w:color w:val="000000"/>
          <w:rPrChange w:id="5954" w:author="Andries Pandia" w:date="2025-08-26T08:27:00Z">
            <w:rPr>
              <w:rStyle w:val="s6"/>
              <w:i/>
              <w:iCs/>
              <w:color w:val="000000"/>
            </w:rPr>
          </w:rPrChange>
        </w:rPr>
        <w:t>kekerasan</w:t>
      </w:r>
      <w:proofErr w:type="spellEnd"/>
      <w:r w:rsidRPr="00BB0106">
        <w:rPr>
          <w:rStyle w:val="s6"/>
          <w:iCs/>
          <w:color w:val="000000"/>
          <w:rPrChange w:id="5955" w:author="Andries Pandia" w:date="2025-08-26T08:27:00Z">
            <w:rPr>
              <w:rStyle w:val="s6"/>
              <w:i/>
              <w:iCs/>
              <w:color w:val="000000"/>
            </w:rPr>
          </w:rPrChange>
        </w:rPr>
        <w:t xml:space="preserve"> </w:t>
      </w:r>
      <w:proofErr w:type="spellStart"/>
      <w:r w:rsidRPr="00BB0106">
        <w:rPr>
          <w:rStyle w:val="s6"/>
          <w:iCs/>
          <w:color w:val="000000"/>
          <w:rPrChange w:id="5956" w:author="Andries Pandia" w:date="2025-08-26T08:27:00Z">
            <w:rPr>
              <w:rStyle w:val="s6"/>
              <w:i/>
              <w:iCs/>
              <w:color w:val="000000"/>
            </w:rPr>
          </w:rPrChange>
        </w:rPr>
        <w:t>psikologis</w:t>
      </w:r>
      <w:proofErr w:type="spellEnd"/>
      <w:r w:rsidRPr="00BB0106">
        <w:rPr>
          <w:rStyle w:val="s6"/>
          <w:iCs/>
          <w:color w:val="000000"/>
          <w:rPrChange w:id="5957" w:author="Andries Pandia" w:date="2025-08-26T08:27:00Z">
            <w:rPr>
              <w:rStyle w:val="s6"/>
              <w:i/>
              <w:iCs/>
              <w:color w:val="000000"/>
            </w:rPr>
          </w:rPrChange>
        </w:rPr>
        <w:t xml:space="preserve">, dan </w:t>
      </w:r>
      <w:proofErr w:type="spellStart"/>
      <w:r w:rsidRPr="00BB0106">
        <w:rPr>
          <w:rStyle w:val="s6"/>
          <w:iCs/>
          <w:color w:val="000000"/>
          <w:rPrChange w:id="5958" w:author="Andries Pandia" w:date="2025-08-26T08:27:00Z">
            <w:rPr>
              <w:rStyle w:val="s6"/>
              <w:i/>
              <w:iCs/>
              <w:color w:val="000000"/>
            </w:rPr>
          </w:rPrChange>
        </w:rPr>
        <w:t>jeratan</w:t>
      </w:r>
      <w:proofErr w:type="spellEnd"/>
      <w:r w:rsidRPr="00BB0106">
        <w:rPr>
          <w:rStyle w:val="s6"/>
          <w:iCs/>
          <w:color w:val="000000"/>
          <w:rPrChange w:id="5959" w:author="Andries Pandia" w:date="2025-08-26T08:27:00Z">
            <w:rPr>
              <w:rStyle w:val="s6"/>
              <w:i/>
              <w:iCs/>
              <w:color w:val="000000"/>
            </w:rPr>
          </w:rPrChange>
        </w:rPr>
        <w:t xml:space="preserve"> utang.</w:t>
      </w:r>
      <w:r w:rsidR="000C43C3" w:rsidRPr="00BB0106">
        <w:t xml:space="preserve"> </w:t>
      </w:r>
      <w:r w:rsidR="000C43C3" w:rsidRPr="00BB0106">
        <w:rPr>
          <w:rStyle w:val="s6"/>
          <w:iCs/>
          <w:noProof/>
          <w:color w:val="000000"/>
          <w:lang w:val="id-ID"/>
          <w:rPrChange w:id="5960" w:author="Andries Pandia" w:date="2025-08-26T08:27:00Z">
            <w:rPr>
              <w:rStyle w:val="s6"/>
              <w:i/>
              <w:iCs/>
              <w:color w:val="000000"/>
            </w:rPr>
          </w:rPrChange>
        </w:rPr>
        <w:t>Pelaku perdagangan manusia biasanya menggunakan berbagai cara untuk mengendalikan korban, seperti ancaman kekerasan, manipulasi psikologis, penahanan dokumen, dan jeratan utang. Analisis ini akan menunjukkan metode mana yang paling umum digunakan berdasarkan data</w:t>
      </w:r>
      <w:r w:rsidR="007B28BC" w:rsidRPr="00BB0106">
        <w:rPr>
          <w:rStyle w:val="s6"/>
          <w:iCs/>
          <w:color w:val="000000"/>
          <w:rPrChange w:id="5961" w:author="Andries Pandia" w:date="2025-08-26T08:27:00Z">
            <w:rPr>
              <w:rStyle w:val="s6"/>
              <w:i/>
              <w:iCs/>
              <w:color w:val="000000"/>
            </w:rPr>
          </w:rPrChange>
        </w:rPr>
        <w:t xml:space="preserve"> pada </w:t>
      </w:r>
      <w:del w:id="5962" w:author="Andries Pandia" w:date="2025-08-22T16:23:00Z">
        <w:r w:rsidR="007B28BC" w:rsidRPr="00BB0106" w:rsidDel="00E3363A">
          <w:rPr>
            <w:rStyle w:val="s6"/>
            <w:iCs/>
            <w:color w:val="000000"/>
            <w:rPrChange w:id="5963" w:author="Andries Pandia" w:date="2025-08-26T08:27:00Z">
              <w:rPr>
                <w:rStyle w:val="s6"/>
                <w:i/>
                <w:iCs/>
                <w:color w:val="000000"/>
              </w:rPr>
            </w:rPrChange>
          </w:rPr>
          <w:delText xml:space="preserve">gambar </w:delText>
        </w:r>
      </w:del>
      <w:ins w:id="5964" w:author="Andries Pandia" w:date="2025-08-22T16:23:00Z">
        <w:r w:rsidR="00E3363A" w:rsidRPr="00BB0106">
          <w:rPr>
            <w:rStyle w:val="s6"/>
            <w:iCs/>
            <w:color w:val="000000"/>
          </w:rPr>
          <w:t xml:space="preserve">Gambar </w:t>
        </w:r>
      </w:ins>
      <w:r w:rsidR="007B28BC" w:rsidRPr="00BB0106">
        <w:rPr>
          <w:rStyle w:val="s6"/>
          <w:iCs/>
          <w:color w:val="000000"/>
          <w:rPrChange w:id="5965" w:author="Andries Pandia" w:date="2025-08-26T08:27:00Z">
            <w:rPr>
              <w:rStyle w:val="s6"/>
              <w:i/>
              <w:iCs/>
              <w:color w:val="000000"/>
            </w:rPr>
          </w:rPrChange>
        </w:rPr>
        <w:t>3.</w:t>
      </w:r>
      <w:del w:id="5966" w:author="Andries Pandia" w:date="2025-08-26T08:36:00Z">
        <w:r w:rsidR="007B28BC" w:rsidRPr="00BB0106" w:rsidDel="00066AF8">
          <w:rPr>
            <w:rStyle w:val="s6"/>
            <w:iCs/>
            <w:color w:val="000000"/>
            <w:rPrChange w:id="5967" w:author="Andries Pandia" w:date="2025-08-26T08:27:00Z">
              <w:rPr>
                <w:rStyle w:val="s6"/>
                <w:i/>
                <w:iCs/>
                <w:color w:val="000000"/>
              </w:rPr>
            </w:rPrChange>
          </w:rPr>
          <w:delText>13</w:delText>
        </w:r>
      </w:del>
      <w:ins w:id="5968" w:author="Andries Pandia" w:date="2025-08-26T08:36:00Z">
        <w:r w:rsidR="00066AF8" w:rsidRPr="00BB0106">
          <w:rPr>
            <w:rStyle w:val="s6"/>
            <w:iCs/>
            <w:color w:val="000000"/>
          </w:rPr>
          <w:t>25</w:t>
        </w:r>
      </w:ins>
      <w:r w:rsidR="007B28BC" w:rsidRPr="00BB0106">
        <w:rPr>
          <w:rStyle w:val="s6"/>
          <w:iCs/>
          <w:noProof/>
          <w:color w:val="000000"/>
          <w:lang w:val="id-ID"/>
          <w:rPrChange w:id="5969" w:author="Andries Pandia" w:date="2025-08-26T08:27:00Z">
            <w:rPr>
              <w:rStyle w:val="s6"/>
              <w:i/>
              <w:iCs/>
              <w:color w:val="000000"/>
            </w:rPr>
          </w:rPrChange>
        </w:rPr>
        <w:t>.</w:t>
      </w:r>
      <w:ins w:id="5970" w:author="Andries Pandia" w:date="2025-08-22T16:24:00Z">
        <w:r w:rsidR="00E3363A" w:rsidRPr="00BB0106" w:rsidDel="00E3363A">
          <w:rPr>
            <w:rStyle w:val="s6"/>
            <w:iCs/>
            <w:noProof/>
            <w:color w:val="000000"/>
            <w:lang w:val="id-ID"/>
            <w:rPrChange w:id="5971" w:author="Andries Pandia" w:date="2025-08-26T08:27:00Z">
              <w:rPr>
                <w:rStyle w:val="s6"/>
                <w:iCs/>
                <w:color w:val="000000"/>
              </w:rPr>
            </w:rPrChange>
          </w:rPr>
          <w:t xml:space="preserve"> </w:t>
        </w:r>
      </w:ins>
    </w:p>
    <w:p w14:paraId="3BD132DF" w14:textId="77777777" w:rsidR="00053B2D" w:rsidRPr="00BB0106" w:rsidRDefault="00053B2D">
      <w:pPr>
        <w:contextualSpacing/>
        <w:rPr>
          <w:ins w:id="5972" w:author="Andries Pandia" w:date="2025-08-22T16:28:00Z"/>
          <w:rStyle w:val="s6"/>
          <w:iCs/>
          <w:noProof/>
          <w:color w:val="000000"/>
          <w:lang w:val="id-ID"/>
          <w:rPrChange w:id="5973" w:author="Andries Pandia" w:date="2025-08-26T08:27:00Z">
            <w:rPr>
              <w:ins w:id="5974" w:author="Andries Pandia" w:date="2025-08-22T16:28:00Z"/>
              <w:rStyle w:val="s6"/>
              <w:iCs/>
              <w:color w:val="000000"/>
            </w:rPr>
          </w:rPrChange>
        </w:rPr>
        <w:pPrChange w:id="5975" w:author="Andries Pandia" w:date="2025-08-22T16:24:00Z">
          <w:pPr>
            <w:spacing w:before="100" w:beforeAutospacing="1" w:after="100" w:afterAutospacing="1"/>
          </w:pPr>
        </w:pPrChange>
      </w:pPr>
    </w:p>
    <w:p w14:paraId="30EB623B" w14:textId="28A24B32" w:rsidR="007B28BC" w:rsidRPr="00A96BCD" w:rsidDel="00E3363A" w:rsidRDefault="00357BE3">
      <w:pPr>
        <w:rPr>
          <w:del w:id="5976" w:author="Andries Pandia" w:date="2025-08-22T16:24:00Z"/>
          <w:color w:val="000000"/>
        </w:rPr>
        <w:pPrChange w:id="5977" w:author="Andries Pandia" w:date="2025-08-22T16:24:00Z">
          <w:pPr>
            <w:pStyle w:val="Caption"/>
            <w:spacing w:after="0"/>
          </w:pPr>
        </w:pPrChange>
      </w:pPr>
      <w:del w:id="5978" w:author="Andries Pandia" w:date="2025-08-22T16:24:00Z">
        <w:r w:rsidRPr="00BB0106" w:rsidDel="00E3363A">
          <w:rPr>
            <w:i/>
            <w:iCs/>
            <w:noProof/>
            <w:color w:val="000000"/>
            <w:lang w:val="id-ID"/>
            <w:rPrChange w:id="5979" w:author="Andries Pandia" w:date="2025-08-26T08:27:00Z">
              <w:rPr>
                <w:color w:val="000000"/>
              </w:rPr>
            </w:rPrChange>
          </w:rPr>
          <w:br/>
        </w:r>
      </w:del>
    </w:p>
    <w:p w14:paraId="26BAD2BA" w14:textId="7DF5E313" w:rsidR="00BB650D" w:rsidRPr="00BB0106" w:rsidDel="00E3363A" w:rsidRDefault="007B28BC">
      <w:pPr>
        <w:rPr>
          <w:del w:id="5980" w:author="Andries Pandia" w:date="2025-08-22T16:24:00Z"/>
          <w:noProof/>
          <w:lang w:val="id-ID"/>
          <w:rPrChange w:id="5981" w:author="Andries Pandia" w:date="2025-08-26T08:27:00Z">
            <w:rPr>
              <w:del w:id="5982" w:author="Andries Pandia" w:date="2025-08-22T16:24:00Z"/>
            </w:rPr>
          </w:rPrChange>
        </w:rPr>
        <w:pPrChange w:id="5983" w:author="Andries Pandia" w:date="2025-08-22T16:24:00Z">
          <w:pPr>
            <w:keepNext/>
            <w:jc w:val="center"/>
          </w:pPr>
        </w:pPrChange>
      </w:pPr>
      <w:moveFromRangeStart w:id="5984" w:author="Andries Pandia" w:date="2025-08-22T16:23:00Z" w:name="move206772252"/>
      <w:moveFrom w:id="5985" w:author="Andries Pandia" w:date="2025-08-22T16:23:00Z">
        <w:del w:id="5986" w:author="Andries Pandia" w:date="2025-08-22T16:24:00Z">
          <w:r w:rsidRPr="00BB0106" w:rsidDel="00E3363A">
            <w:rPr>
              <w:noProof/>
              <w:color w:val="000000" w:themeColor="text1"/>
              <w:lang w:val="id-ID"/>
              <w:rPrChange w:id="5987" w:author="Andries Pandia" w:date="2025-08-26T08:27:00Z">
                <w:rPr>
                  <w:lang w:val="en-US"/>
                </w:rPr>
              </w:rPrChange>
            </w:rPr>
            <w:drawing>
              <wp:inline distT="0" distB="0" distL="0" distR="0" wp14:anchorId="4545CAD0" wp14:editId="382DF577">
                <wp:extent cx="3676650" cy="544749"/>
                <wp:effectExtent l="0" t="0" r="0" b="1905"/>
                <wp:docPr id="9397828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8" cstate="print">
                          <a:extLst>
                            <a:ext uri="{28A0092B-C50C-407E-A947-70E740481C1C}">
                              <a14:useLocalDpi xmlns:a14="http://schemas.microsoft.com/office/drawing/2010/main" val="0"/>
                            </a:ext>
                          </a:extLst>
                        </a:blip>
                        <a:srcRect b="76732"/>
                        <a:stretch>
                          <a:fillRect/>
                        </a:stretch>
                      </pic:blipFill>
                      <pic:spPr bwMode="auto">
                        <a:xfrm>
                          <a:off x="0" y="0"/>
                          <a:ext cx="3710414" cy="549752"/>
                        </a:xfrm>
                        <a:prstGeom prst="rect">
                          <a:avLst/>
                        </a:prstGeom>
                        <a:ln>
                          <a:noFill/>
                        </a:ln>
                        <a:extLst>
                          <a:ext uri="{53640926-AAD7-44D8-BBD7-CCE9431645EC}">
                            <a14:shadowObscured xmlns:a14="http://schemas.microsoft.com/office/drawing/2010/main"/>
                          </a:ext>
                        </a:extLst>
                      </pic:spPr>
                    </pic:pic>
                  </a:graphicData>
                </a:graphic>
              </wp:inline>
            </w:drawing>
          </w:r>
        </w:del>
      </w:moveFrom>
      <w:moveFromRangeEnd w:id="5984"/>
    </w:p>
    <w:p w14:paraId="327DF4D9" w14:textId="77777777" w:rsidR="00053B2D" w:rsidRPr="00BB0106" w:rsidRDefault="00053B2D">
      <w:pPr>
        <w:contextualSpacing/>
        <w:rPr>
          <w:ins w:id="5988" w:author="Andries Pandia" w:date="2025-08-22T16:28:00Z"/>
          <w:noProof/>
          <w:lang w:val="id-ID"/>
          <w:rPrChange w:id="5989" w:author="Andries Pandia" w:date="2025-08-26T08:27:00Z">
            <w:rPr>
              <w:ins w:id="5990" w:author="Andries Pandia" w:date="2025-08-22T16:28:00Z"/>
            </w:rPr>
          </w:rPrChange>
        </w:rPr>
        <w:pPrChange w:id="5991" w:author="Andries Pandia" w:date="2025-08-22T16:24:00Z">
          <w:pPr>
            <w:spacing w:before="100" w:beforeAutospacing="1" w:after="100" w:afterAutospacing="1"/>
          </w:pPr>
        </w:pPrChange>
      </w:pPr>
    </w:p>
    <w:p w14:paraId="5A30F0F5" w14:textId="77777777" w:rsidR="009446F1" w:rsidRPr="00BB0106" w:rsidRDefault="00053B2D" w:rsidP="00066AF8">
      <w:pPr>
        <w:keepNext/>
        <w:ind w:firstLine="0"/>
        <w:jc w:val="center"/>
        <w:rPr>
          <w:i/>
          <w:iCs/>
          <w:noProof/>
          <w:lang w:val="id-ID"/>
          <w:rPrChange w:id="5992" w:author="Andries Pandia" w:date="2025-08-26T08:27:00Z">
            <w:rPr>
              <w:i/>
              <w:iCs/>
            </w:rPr>
          </w:rPrChange>
        </w:rPr>
      </w:pPr>
      <w:ins w:id="5993" w:author="Andries Pandia" w:date="2025-08-22T16:28:00Z">
        <w:r w:rsidRPr="00BB0106">
          <w:rPr>
            <w:i/>
            <w:iCs/>
            <w:noProof/>
            <w:color w:val="000000" w:themeColor="text1"/>
            <w:lang w:val="id-ID"/>
            <w:rPrChange w:id="5994" w:author="Andries Pandia" w:date="2025-08-26T08:27:00Z">
              <w:rPr>
                <w:lang w:val="en-US"/>
              </w:rPr>
            </w:rPrChange>
          </w:rPr>
          <w:drawing>
            <wp:inline distT="0" distB="0" distL="0" distR="0" wp14:anchorId="4DC94AAE" wp14:editId="3E42C4B6">
              <wp:extent cx="3676650" cy="544749"/>
              <wp:effectExtent l="0" t="0" r="0" b="190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9" cstate="print">
                        <a:extLst>
                          <a:ext uri="{28A0092B-C50C-407E-A947-70E740481C1C}">
                            <a14:useLocalDpi xmlns:a14="http://schemas.microsoft.com/office/drawing/2010/main" val="0"/>
                          </a:ext>
                        </a:extLst>
                      </a:blip>
                      <a:srcRect b="76732"/>
                      <a:stretch>
                        <a:fillRect/>
                      </a:stretch>
                    </pic:blipFill>
                    <pic:spPr bwMode="auto">
                      <a:xfrm>
                        <a:off x="0" y="0"/>
                        <a:ext cx="3676650" cy="544749"/>
                      </a:xfrm>
                      <a:prstGeom prst="rect">
                        <a:avLst/>
                      </a:prstGeom>
                      <a:ln>
                        <a:noFill/>
                      </a:ln>
                      <a:extLst>
                        <a:ext uri="{53640926-AAD7-44D8-BBD7-CCE9431645EC}">
                          <a14:shadowObscured xmlns:a14="http://schemas.microsoft.com/office/drawing/2010/main"/>
                        </a:ext>
                      </a:extLst>
                    </pic:spPr>
                  </pic:pic>
                </a:graphicData>
              </a:graphic>
            </wp:inline>
          </w:drawing>
        </w:r>
      </w:ins>
    </w:p>
    <w:p w14:paraId="622BAE59" w14:textId="7C22D03D" w:rsidR="00053B2D" w:rsidRPr="00A96BCD" w:rsidRDefault="009446F1">
      <w:pPr>
        <w:pStyle w:val="TOF"/>
        <w:rPr>
          <w:ins w:id="5995" w:author="Andries Pandia" w:date="2025-08-22T16:28:00Z"/>
        </w:rPr>
        <w:pPrChange w:id="5996" w:author="Andries Pandia" w:date="2025-08-26T08:35:00Z">
          <w:pPr>
            <w:pStyle w:val="Caption"/>
            <w:jc w:val="center"/>
          </w:pPr>
        </w:pPrChange>
      </w:pPr>
      <w:bookmarkStart w:id="5997" w:name="_Toc207091031"/>
      <w:r w:rsidRPr="00BB0106">
        <w:t>Gambar</w:t>
      </w:r>
      <w:r w:rsidRPr="00A96BCD">
        <w:t xml:space="preserve"> 3.24 Codingan Distribusi Metode Kontrol (</w:t>
      </w:r>
      <w:r w:rsidRPr="00BB0106">
        <w:rPr>
          <w:i/>
          <w:rPrChange w:id="5998" w:author="Andries Pandia" w:date="2025-08-26T08:37:00Z">
            <w:rPr>
              <w:i w:val="0"/>
            </w:rPr>
          </w:rPrChange>
        </w:rPr>
        <w:t>Means of Control</w:t>
      </w:r>
      <w:r w:rsidRPr="00BB0106">
        <w:t>)</w:t>
      </w:r>
      <w:ins w:id="5999" w:author="Andries Pandia" w:date="2025-08-26T08:37:00Z">
        <w:r w:rsidR="00066AF8" w:rsidRPr="00BB0106">
          <w:t>.</w:t>
        </w:r>
      </w:ins>
      <w:bookmarkEnd w:id="5997"/>
    </w:p>
    <w:p w14:paraId="19DDAA7C" w14:textId="77777777" w:rsidR="009446F1" w:rsidRPr="00BB0106" w:rsidRDefault="00053B2D" w:rsidP="00066AF8">
      <w:pPr>
        <w:keepNext/>
        <w:ind w:firstLine="0"/>
        <w:jc w:val="center"/>
        <w:rPr>
          <w:noProof/>
          <w:lang w:val="id-ID"/>
          <w:rPrChange w:id="6000" w:author="Andries Pandia" w:date="2025-08-26T08:27:00Z">
            <w:rPr/>
          </w:rPrChange>
        </w:rPr>
      </w:pPr>
      <w:ins w:id="6001" w:author="Andries Pandia" w:date="2025-08-22T16:28:00Z">
        <w:r w:rsidRPr="00BB0106">
          <w:rPr>
            <w:noProof/>
            <w:color w:val="000000" w:themeColor="text1"/>
            <w:lang w:val="id-ID"/>
            <w:rPrChange w:id="6002" w:author="Andries Pandia" w:date="2025-08-26T08:27:00Z">
              <w:rPr>
                <w:lang w:val="en-US"/>
              </w:rPr>
            </w:rPrChange>
          </w:rPr>
          <w:lastRenderedPageBreak/>
          <w:drawing>
            <wp:inline distT="0" distB="0" distL="0" distR="0" wp14:anchorId="2281493E" wp14:editId="54E3A22B">
              <wp:extent cx="3278221" cy="1844675"/>
              <wp:effectExtent l="0" t="0" r="0" b="0"/>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8" cstate="print">
                        <a:extLst>
                          <a:ext uri="{28A0092B-C50C-407E-A947-70E740481C1C}">
                            <a14:useLocalDpi xmlns:a14="http://schemas.microsoft.com/office/drawing/2010/main" val="0"/>
                          </a:ext>
                        </a:extLst>
                      </a:blip>
                      <a:srcRect t="21191" r="10819"/>
                      <a:stretch>
                        <a:fillRect/>
                      </a:stretch>
                    </pic:blipFill>
                    <pic:spPr bwMode="auto">
                      <a:xfrm>
                        <a:off x="0" y="0"/>
                        <a:ext cx="3308997" cy="1861993"/>
                      </a:xfrm>
                      <a:prstGeom prst="rect">
                        <a:avLst/>
                      </a:prstGeom>
                      <a:ln>
                        <a:noFill/>
                      </a:ln>
                      <a:extLst>
                        <a:ext uri="{53640926-AAD7-44D8-BBD7-CCE9431645EC}">
                          <a14:shadowObscured xmlns:a14="http://schemas.microsoft.com/office/drawing/2010/main"/>
                        </a:ext>
                      </a:extLst>
                    </pic:spPr>
                  </pic:pic>
                </a:graphicData>
              </a:graphic>
            </wp:inline>
          </w:drawing>
        </w:r>
      </w:ins>
    </w:p>
    <w:p w14:paraId="40CC75C2" w14:textId="53B69B9A" w:rsidR="00053B2D" w:rsidRPr="00A96BCD" w:rsidRDefault="009446F1">
      <w:pPr>
        <w:pStyle w:val="TOF"/>
        <w:rPr>
          <w:ins w:id="6003" w:author="Andries Pandia" w:date="2025-08-22T16:28:00Z"/>
        </w:rPr>
        <w:pPrChange w:id="6004" w:author="Andries Pandia" w:date="2025-08-26T08:36:00Z">
          <w:pPr>
            <w:pStyle w:val="Caption"/>
            <w:jc w:val="center"/>
          </w:pPr>
        </w:pPrChange>
      </w:pPr>
      <w:bookmarkStart w:id="6005" w:name="_Toc207091032"/>
      <w:r w:rsidRPr="00BB0106">
        <w:t xml:space="preserve">Gambar 3.25 Hasil Distribusi Metode Kontrol </w:t>
      </w:r>
      <w:r w:rsidRPr="00A96BCD">
        <w:t>(</w:t>
      </w:r>
      <w:r w:rsidRPr="00BB0106">
        <w:rPr>
          <w:i/>
          <w:rPrChange w:id="6006" w:author="Andries Pandia" w:date="2025-08-26T08:36:00Z">
            <w:rPr>
              <w:i w:val="0"/>
            </w:rPr>
          </w:rPrChange>
        </w:rPr>
        <w:t>Means of Control</w:t>
      </w:r>
      <w:r w:rsidRPr="00BB0106">
        <w:t>)</w:t>
      </w:r>
      <w:bookmarkEnd w:id="6005"/>
    </w:p>
    <w:p w14:paraId="4676F2F6" w14:textId="77777777" w:rsidR="00066AF8" w:rsidRPr="00BB0106" w:rsidRDefault="00066AF8">
      <w:pPr>
        <w:contextualSpacing/>
        <w:rPr>
          <w:ins w:id="6007" w:author="Andries Pandia" w:date="2025-08-26T08:36:00Z"/>
          <w:noProof/>
          <w:lang w:val="id-ID"/>
        </w:rPr>
        <w:pPrChange w:id="6008" w:author="Andries Pandia" w:date="2025-08-22T16:24:00Z">
          <w:pPr>
            <w:spacing w:before="100" w:beforeAutospacing="1" w:after="100" w:afterAutospacing="1"/>
          </w:pPr>
        </w:pPrChange>
      </w:pPr>
    </w:p>
    <w:p w14:paraId="284439E4" w14:textId="4523D2C3" w:rsidR="00704C44" w:rsidRPr="00BB0106" w:rsidDel="00053B2D" w:rsidRDefault="00704C44">
      <w:pPr>
        <w:contextualSpacing/>
        <w:rPr>
          <w:del w:id="6009" w:author="Andries Pandia" w:date="2025-08-22T16:24:00Z"/>
          <w:noProof/>
          <w:kern w:val="2"/>
          <w:lang w:val="id-ID"/>
          <w14:ligatures w14:val="standardContextual"/>
          <w:rPrChange w:id="6010" w:author="Andries Pandia" w:date="2025-08-26T08:27:00Z">
            <w:rPr>
              <w:del w:id="6011" w:author="Andries Pandia" w:date="2025-08-22T16:24:00Z"/>
            </w:rPr>
          </w:rPrChange>
        </w:rPr>
        <w:pPrChange w:id="6012" w:author="Andries Pandia" w:date="2025-08-22T16:24:00Z">
          <w:pPr>
            <w:spacing w:before="100" w:beforeAutospacing="1" w:after="100" w:afterAutospacing="1"/>
          </w:pPr>
        </w:pPrChange>
      </w:pPr>
      <w:r w:rsidRPr="00BB0106">
        <w:rPr>
          <w:noProof/>
          <w:lang w:val="id-ID"/>
          <w:rPrChange w:id="6013" w:author="Andries Pandia" w:date="2025-08-26T08:27:00Z">
            <w:rPr/>
          </w:rPrChange>
        </w:rPr>
        <w:t xml:space="preserve">Visualisasi pada Gambar </w:t>
      </w:r>
      <w:del w:id="6014" w:author="Andries Pandia" w:date="2025-08-22T16:24:00Z">
        <w:r w:rsidRPr="00BB0106" w:rsidDel="00E3363A">
          <w:rPr>
            <w:noProof/>
            <w:lang w:val="id-ID"/>
            <w:rPrChange w:id="6015" w:author="Andries Pandia" w:date="2025-08-26T08:27:00Z">
              <w:rPr/>
            </w:rPrChange>
          </w:rPr>
          <w:delText>[masukkan nomor gambar Anda]</w:delText>
        </w:r>
      </w:del>
      <w:ins w:id="6016" w:author="Andries Pandia" w:date="2025-08-22T16:24:00Z">
        <w:r w:rsidR="00E3363A" w:rsidRPr="00BB0106">
          <w:t>3.</w:t>
        </w:r>
      </w:ins>
      <w:ins w:id="6017" w:author="Andries Pandia" w:date="2025-08-26T08:36:00Z">
        <w:r w:rsidR="00066AF8" w:rsidRPr="00BB0106">
          <w:t>25</w:t>
        </w:r>
      </w:ins>
      <w:r w:rsidRPr="00BB0106">
        <w:rPr>
          <w:noProof/>
          <w:lang w:val="id-ID"/>
          <w:rPrChange w:id="6018" w:author="Andries Pandia" w:date="2025-08-26T08:27:00Z">
            <w:rPr/>
          </w:rPrChange>
        </w:rPr>
        <w:t xml:space="preserve"> menyajikan analisis mengenai distribusi metode kontrol (</w:t>
      </w:r>
      <w:r w:rsidRPr="00BB0106">
        <w:rPr>
          <w:i/>
          <w:iCs/>
        </w:rPr>
        <w:t>means of control</w:t>
      </w:r>
      <w:r w:rsidRPr="00BB0106">
        <w:t xml:space="preserve">) yang </w:t>
      </w:r>
      <w:proofErr w:type="spellStart"/>
      <w:r w:rsidRPr="00BB0106">
        <w:t>digunakan</w:t>
      </w:r>
      <w:proofErr w:type="spellEnd"/>
      <w:r w:rsidRPr="00BB0106">
        <w:t xml:space="preserve"> oleh </w:t>
      </w:r>
      <w:proofErr w:type="spellStart"/>
      <w:r w:rsidRPr="00BB0106">
        <w:t>pelaku</w:t>
      </w:r>
      <w:proofErr w:type="spellEnd"/>
      <w:r w:rsidRPr="00BB0106">
        <w:t xml:space="preserve"> </w:t>
      </w:r>
      <w:proofErr w:type="spellStart"/>
      <w:r w:rsidRPr="00BB0106">
        <w:t>untuk</w:t>
      </w:r>
      <w:proofErr w:type="spellEnd"/>
      <w:r w:rsidRPr="00BB0106">
        <w:t xml:space="preserve"> </w:t>
      </w:r>
      <w:proofErr w:type="spellStart"/>
      <w:r w:rsidRPr="00BB0106">
        <w:t>mengendalikan</w:t>
      </w:r>
      <w:proofErr w:type="spellEnd"/>
      <w:r w:rsidRPr="00BB0106">
        <w:t xml:space="preserve"> korban </w:t>
      </w:r>
      <w:proofErr w:type="spellStart"/>
      <w:r w:rsidRPr="00BB0106">
        <w:t>perdagangan</w:t>
      </w:r>
      <w:proofErr w:type="spellEnd"/>
      <w:r w:rsidRPr="00BB0106">
        <w:t xml:space="preserve"> </w:t>
      </w:r>
      <w:proofErr w:type="spellStart"/>
      <w:r w:rsidRPr="00BB0106">
        <w:t>manusia</w:t>
      </w:r>
      <w:proofErr w:type="spellEnd"/>
      <w:r w:rsidRPr="00BB0106">
        <w:t xml:space="preserve">. </w:t>
      </w:r>
      <w:proofErr w:type="spellStart"/>
      <w:r w:rsidRPr="00BB0106">
        <w:t>Grafik</w:t>
      </w:r>
      <w:proofErr w:type="spellEnd"/>
      <w:r w:rsidRPr="00BB0106">
        <w:t xml:space="preserve"> </w:t>
      </w:r>
      <w:proofErr w:type="spellStart"/>
      <w:r w:rsidRPr="00BB0106">
        <w:t>batang</w:t>
      </w:r>
      <w:proofErr w:type="spellEnd"/>
      <w:r w:rsidRPr="00BB0106">
        <w:t xml:space="preserve"> horizontal </w:t>
      </w:r>
      <w:proofErr w:type="spellStart"/>
      <w:r w:rsidRPr="00BB0106">
        <w:t>ini</w:t>
      </w:r>
      <w:proofErr w:type="spellEnd"/>
      <w:r w:rsidRPr="00BB0106">
        <w:t xml:space="preserve"> </w:t>
      </w:r>
      <w:proofErr w:type="spellStart"/>
      <w:r w:rsidRPr="00BB0106">
        <w:t>membandingkan</w:t>
      </w:r>
      <w:proofErr w:type="spellEnd"/>
      <w:r w:rsidRPr="00BB0106">
        <w:t xml:space="preserve"> </w:t>
      </w:r>
      <w:proofErr w:type="spellStart"/>
      <w:r w:rsidRPr="00BB0106">
        <w:t>frekuensi</w:t>
      </w:r>
      <w:proofErr w:type="spellEnd"/>
      <w:r w:rsidRPr="00BB0106">
        <w:t xml:space="preserve"> </w:t>
      </w:r>
      <w:proofErr w:type="spellStart"/>
      <w:r w:rsidRPr="00BB0106">
        <w:t>tiga</w:t>
      </w:r>
      <w:proofErr w:type="spellEnd"/>
      <w:r w:rsidRPr="00BB0106">
        <w:t xml:space="preserve"> </w:t>
      </w:r>
      <w:proofErr w:type="spellStart"/>
      <w:r w:rsidRPr="00BB0106">
        <w:t>metode</w:t>
      </w:r>
      <w:proofErr w:type="spellEnd"/>
      <w:r w:rsidRPr="00BB0106">
        <w:t xml:space="preserve"> </w:t>
      </w:r>
      <w:proofErr w:type="spellStart"/>
      <w:r w:rsidRPr="00BB0106">
        <w:t>kontrol</w:t>
      </w:r>
      <w:proofErr w:type="spellEnd"/>
      <w:r w:rsidRPr="00BB0106">
        <w:t xml:space="preserve"> </w:t>
      </w:r>
      <w:proofErr w:type="spellStart"/>
      <w:r w:rsidRPr="00BB0106">
        <w:t>utama</w:t>
      </w:r>
      <w:proofErr w:type="spellEnd"/>
      <w:r w:rsidRPr="00BB0106">
        <w:t xml:space="preserve"> yang </w:t>
      </w:r>
      <w:proofErr w:type="spellStart"/>
      <w:r w:rsidRPr="00BB0106">
        <w:t>tercatat</w:t>
      </w:r>
      <w:proofErr w:type="spellEnd"/>
      <w:r w:rsidRPr="00BB0106">
        <w:t xml:space="preserve"> </w:t>
      </w:r>
      <w:proofErr w:type="spellStart"/>
      <w:r w:rsidRPr="00BB0106">
        <w:t>dalam</w:t>
      </w:r>
      <w:proofErr w:type="spellEnd"/>
      <w:r w:rsidRPr="00BB0106">
        <w:t xml:space="preserve"> dataset.</w:t>
      </w:r>
    </w:p>
    <w:p w14:paraId="1C91CF11" w14:textId="77777777" w:rsidR="00053B2D" w:rsidRPr="00BB0106" w:rsidRDefault="00053B2D">
      <w:pPr>
        <w:contextualSpacing/>
        <w:rPr>
          <w:ins w:id="6019" w:author="Andries Pandia" w:date="2025-08-22T16:24:00Z"/>
          <w:b/>
          <w:bCs/>
          <w:noProof/>
          <w:lang w:val="id-ID"/>
          <w:rPrChange w:id="6020" w:author="Andries Pandia" w:date="2025-08-26T08:27:00Z">
            <w:rPr>
              <w:ins w:id="6021" w:author="Andries Pandia" w:date="2025-08-22T16:24:00Z"/>
              <w:b/>
              <w:bCs/>
            </w:rPr>
          </w:rPrChange>
        </w:rPr>
        <w:pPrChange w:id="6022" w:author="Andries Pandia" w:date="2025-08-22T16:24:00Z">
          <w:pPr>
            <w:spacing w:before="100" w:beforeAutospacing="1" w:after="100" w:afterAutospacing="1"/>
          </w:pPr>
        </w:pPrChange>
      </w:pPr>
    </w:p>
    <w:p w14:paraId="20C16D8F" w14:textId="77777777" w:rsidR="00053B2D" w:rsidRPr="00BB0106" w:rsidRDefault="00053B2D">
      <w:pPr>
        <w:contextualSpacing/>
        <w:rPr>
          <w:ins w:id="6023" w:author="Andries Pandia" w:date="2025-08-22T16:24:00Z"/>
          <w:b/>
          <w:bCs/>
          <w:noProof/>
          <w:lang w:val="id-ID"/>
          <w:rPrChange w:id="6024" w:author="Andries Pandia" w:date="2025-08-26T08:27:00Z">
            <w:rPr>
              <w:ins w:id="6025" w:author="Andries Pandia" w:date="2025-08-22T16:24:00Z"/>
              <w:b/>
              <w:bCs/>
            </w:rPr>
          </w:rPrChange>
        </w:rPr>
        <w:pPrChange w:id="6026" w:author="Andries Pandia" w:date="2025-08-22T16:24:00Z">
          <w:pPr>
            <w:spacing w:before="100" w:beforeAutospacing="1" w:after="100" w:afterAutospacing="1"/>
          </w:pPr>
        </w:pPrChange>
      </w:pPr>
    </w:p>
    <w:p w14:paraId="41AAB579" w14:textId="77777777" w:rsidR="001F7B12" w:rsidRPr="00BB0106" w:rsidRDefault="00704C44">
      <w:pPr>
        <w:ind w:firstLine="0"/>
        <w:contextualSpacing/>
        <w:rPr>
          <w:ins w:id="6027" w:author="Andries Pandia" w:date="2025-08-22T18:53:00Z"/>
          <w:noProof/>
          <w:kern w:val="2"/>
          <w:lang w:val="id-ID"/>
          <w14:ligatures w14:val="standardContextual"/>
          <w:rPrChange w:id="6028" w:author="Andries Pandia" w:date="2025-08-26T08:27:00Z">
            <w:rPr>
              <w:ins w:id="6029" w:author="Andries Pandia" w:date="2025-08-22T18:53:00Z"/>
            </w:rPr>
          </w:rPrChange>
        </w:rPr>
        <w:pPrChange w:id="6030" w:author="Andries Pandia" w:date="2025-08-26T08:36:00Z">
          <w:pPr>
            <w:spacing w:before="100" w:beforeAutospacing="1" w:after="100" w:afterAutospacing="1"/>
          </w:pPr>
        </w:pPrChange>
      </w:pPr>
      <w:r w:rsidRPr="00BB0106">
        <w:rPr>
          <w:b/>
          <w:bCs/>
          <w:noProof/>
          <w:lang w:val="id-ID"/>
          <w:rPrChange w:id="6031" w:author="Andries Pandia" w:date="2025-08-26T08:27:00Z">
            <w:rPr>
              <w:b/>
              <w:bCs/>
            </w:rPr>
          </w:rPrChange>
        </w:rPr>
        <w:t>Temuan dan Interpretasi Hasil:</w:t>
      </w:r>
      <w:r w:rsidRPr="00BB0106">
        <w:rPr>
          <w:noProof/>
          <w:lang w:val="id-ID"/>
          <w:rPrChange w:id="6032" w:author="Andries Pandia" w:date="2025-08-26T08:27:00Z">
            <w:rPr/>
          </w:rPrChange>
        </w:rPr>
        <w:t xml:space="preserve"> </w:t>
      </w:r>
    </w:p>
    <w:p w14:paraId="5C6DB77E" w14:textId="4D00B8AD" w:rsidR="00704C44" w:rsidRPr="00BB0106" w:rsidDel="00053B2D" w:rsidRDefault="00704C44">
      <w:pPr>
        <w:contextualSpacing/>
        <w:rPr>
          <w:del w:id="6033" w:author="Andries Pandia" w:date="2025-08-22T16:24:00Z"/>
          <w:noProof/>
          <w:kern w:val="2"/>
          <w:lang w:val="id-ID"/>
          <w14:ligatures w14:val="standardContextual"/>
          <w:rPrChange w:id="6034" w:author="Andries Pandia" w:date="2025-08-26T08:27:00Z">
            <w:rPr>
              <w:del w:id="6035" w:author="Andries Pandia" w:date="2025-08-22T16:24:00Z"/>
            </w:rPr>
          </w:rPrChange>
        </w:rPr>
        <w:pPrChange w:id="6036" w:author="Andries Pandia" w:date="2025-08-22T18:53:00Z">
          <w:pPr>
            <w:spacing w:before="100" w:beforeAutospacing="1" w:after="100" w:afterAutospacing="1"/>
          </w:pPr>
        </w:pPrChange>
      </w:pPr>
      <w:r w:rsidRPr="00BB0106">
        <w:rPr>
          <w:noProof/>
          <w:kern w:val="2"/>
          <w:lang w:val="id-ID"/>
          <w14:ligatures w14:val="standardContextual"/>
          <w:rPrChange w:id="6037" w:author="Andries Pandia" w:date="2025-08-26T08:27:00Z">
            <w:rPr/>
          </w:rPrChange>
        </w:rPr>
        <w:t xml:space="preserve">Berdasarkan analisis grafik, ditemukan bahwa </w:t>
      </w:r>
      <w:r w:rsidRPr="00BB0106">
        <w:rPr>
          <w:b/>
          <w:bCs/>
          <w:noProof/>
          <w:kern w:val="2"/>
          <w:lang w:val="id-ID"/>
          <w14:ligatures w14:val="standardContextual"/>
          <w:rPrChange w:id="6038" w:author="Andries Pandia" w:date="2025-08-26T08:27:00Z">
            <w:rPr>
              <w:b/>
              <w:bCs/>
            </w:rPr>
          </w:rPrChange>
        </w:rPr>
        <w:t>kekerasan psikologis (</w:t>
      </w:r>
      <w:proofErr w:type="spellStart"/>
      <w:r w:rsidRPr="00BB0106">
        <w:rPr>
          <w:rFonts w:ascii="Courier New" w:hAnsi="Courier New" w:cs="Courier New"/>
          <w:b/>
          <w:bCs/>
          <w:sz w:val="20"/>
          <w:szCs w:val="20"/>
        </w:rPr>
        <w:t>meansOfControlPsychologicalAbuse</w:t>
      </w:r>
      <w:proofErr w:type="spellEnd"/>
      <w:r w:rsidRPr="00BB0106">
        <w:rPr>
          <w:b/>
          <w:bCs/>
        </w:rPr>
        <w:t>)</w:t>
      </w:r>
      <w:r w:rsidRPr="00BB0106">
        <w:rPr>
          <w:noProof/>
          <w:kern w:val="2"/>
          <w:lang w:val="id-ID"/>
          <w14:ligatures w14:val="standardContextual"/>
          <w:rPrChange w:id="6039" w:author="Andries Pandia" w:date="2025-08-26T08:27:00Z">
            <w:rPr/>
          </w:rPrChange>
        </w:rPr>
        <w:t xml:space="preserve"> merupakan metode yang paling banyak dilaporkan, dengan jumlah lebih dari 3.400 kasus. Metode kedua yang paling umum adalah </w:t>
      </w:r>
      <w:proofErr w:type="spellStart"/>
      <w:r w:rsidRPr="00BB0106">
        <w:rPr>
          <w:b/>
          <w:bCs/>
        </w:rPr>
        <w:t>ancaman</w:t>
      </w:r>
      <w:proofErr w:type="spellEnd"/>
      <w:r w:rsidRPr="00BB0106">
        <w:rPr>
          <w:b/>
          <w:bCs/>
        </w:rPr>
        <w:t xml:space="preserve"> (</w:t>
      </w:r>
      <w:proofErr w:type="spellStart"/>
      <w:r w:rsidRPr="00BB0106">
        <w:rPr>
          <w:rFonts w:ascii="Courier New" w:hAnsi="Courier New" w:cs="Courier New"/>
          <w:b/>
          <w:bCs/>
          <w:sz w:val="20"/>
          <w:szCs w:val="20"/>
        </w:rPr>
        <w:t>meansOfControlThreats</w:t>
      </w:r>
      <w:proofErr w:type="spellEnd"/>
      <w:r w:rsidRPr="00BB0106">
        <w:rPr>
          <w:b/>
          <w:bCs/>
        </w:rPr>
        <w:t>)</w:t>
      </w:r>
      <w:r w:rsidRPr="00BB0106">
        <w:rPr>
          <w:noProof/>
          <w:kern w:val="2"/>
          <w:lang w:val="id-ID"/>
          <w14:ligatures w14:val="standardContextual"/>
          <w:rPrChange w:id="6040" w:author="Andries Pandia" w:date="2025-08-26T08:27:00Z">
            <w:rPr/>
          </w:rPrChange>
        </w:rPr>
        <w:t xml:space="preserve"> dengan sekitar 3.000 kasus, sementara </w:t>
      </w:r>
      <w:proofErr w:type="spellStart"/>
      <w:r w:rsidRPr="00BB0106">
        <w:rPr>
          <w:b/>
          <w:bCs/>
        </w:rPr>
        <w:t>jeratan</w:t>
      </w:r>
      <w:proofErr w:type="spellEnd"/>
      <w:r w:rsidRPr="00BB0106">
        <w:rPr>
          <w:b/>
          <w:bCs/>
        </w:rPr>
        <w:t xml:space="preserve"> utang (</w:t>
      </w:r>
      <w:proofErr w:type="spellStart"/>
      <w:r w:rsidRPr="00BB0106">
        <w:rPr>
          <w:rFonts w:ascii="Courier New" w:hAnsi="Courier New" w:cs="Courier New"/>
          <w:b/>
          <w:bCs/>
          <w:sz w:val="20"/>
          <w:szCs w:val="20"/>
        </w:rPr>
        <w:t>meansOfControlDebtBondage</w:t>
      </w:r>
      <w:proofErr w:type="spellEnd"/>
      <w:r w:rsidRPr="00BB0106">
        <w:rPr>
          <w:b/>
          <w:bCs/>
        </w:rPr>
        <w:t>)</w:t>
      </w:r>
      <w:r w:rsidRPr="00BB0106">
        <w:rPr>
          <w:noProof/>
          <w:kern w:val="2"/>
          <w:lang w:val="id-ID"/>
          <w14:ligatures w14:val="standardContextual"/>
          <w:rPrChange w:id="6041" w:author="Andries Pandia" w:date="2025-08-26T08:27:00Z">
            <w:rPr/>
          </w:rPrChange>
        </w:rPr>
        <w:t xml:space="preserve"> tercatat dalam jumlah yang lebih rendah, yaitu di bawah 1.000 kasus.</w:t>
      </w:r>
    </w:p>
    <w:p w14:paraId="410AE4F2" w14:textId="77777777" w:rsidR="00053B2D" w:rsidRPr="00BB0106" w:rsidRDefault="00053B2D">
      <w:pPr>
        <w:contextualSpacing/>
        <w:rPr>
          <w:ins w:id="6042" w:author="Andries Pandia" w:date="2025-08-22T16:24:00Z"/>
          <w:noProof/>
          <w:lang w:val="id-ID"/>
          <w:rPrChange w:id="6043" w:author="Andries Pandia" w:date="2025-08-26T08:27:00Z">
            <w:rPr>
              <w:ins w:id="6044" w:author="Andries Pandia" w:date="2025-08-22T16:24:00Z"/>
            </w:rPr>
          </w:rPrChange>
        </w:rPr>
        <w:pPrChange w:id="6045" w:author="Andries Pandia" w:date="2025-08-22T18:53:00Z">
          <w:pPr>
            <w:spacing w:before="100" w:beforeAutospacing="1" w:after="100" w:afterAutospacing="1"/>
          </w:pPr>
        </w:pPrChange>
      </w:pPr>
    </w:p>
    <w:p w14:paraId="78254A8A" w14:textId="59FDF7F9" w:rsidR="00704C44" w:rsidRPr="00BB0106" w:rsidDel="00053B2D" w:rsidRDefault="00704C44">
      <w:pPr>
        <w:contextualSpacing/>
        <w:rPr>
          <w:del w:id="6046" w:author="Andries Pandia" w:date="2025-08-22T16:24:00Z"/>
          <w:noProof/>
          <w:kern w:val="2"/>
          <w:lang w:val="id-ID"/>
          <w14:ligatures w14:val="standardContextual"/>
          <w:rPrChange w:id="6047" w:author="Andries Pandia" w:date="2025-08-26T08:27:00Z">
            <w:rPr>
              <w:del w:id="6048" w:author="Andries Pandia" w:date="2025-08-22T16:24:00Z"/>
            </w:rPr>
          </w:rPrChange>
        </w:rPr>
        <w:pPrChange w:id="6049" w:author="Andries Pandia" w:date="2025-08-22T16:24:00Z">
          <w:pPr>
            <w:spacing w:before="100" w:beforeAutospacing="1" w:after="100" w:afterAutospacing="1"/>
          </w:pPr>
        </w:pPrChange>
      </w:pPr>
      <w:r w:rsidRPr="00BB0106">
        <w:rPr>
          <w:noProof/>
          <w:kern w:val="2"/>
          <w:lang w:val="id-ID"/>
          <w14:ligatures w14:val="standardContextual"/>
          <w:rPrChange w:id="6050" w:author="Andries Pandia" w:date="2025-08-26T08:27:00Z">
            <w:rPr/>
          </w:rPrChange>
        </w:rPr>
        <w:t>Temuan ini menyoroti bahwa metode koersi yang bersifat non-fisik, seperti manipulasi psikologis dan intimidasi melalui ancaman, merupakan taktik yang dominan digunakan oleh pelaku. Hal ini mengindikasikan bahwa kontrol terhadap korban tidak hanya bergantung pada kekerasan fisik atau jeratan finansial, tetapi juga sangat mengandalkan tekanan mental dan emosional untuk memastikan kepatuhan dan mencegah korban melarikan diri atau melapor.</w:t>
      </w:r>
    </w:p>
    <w:p w14:paraId="7F1EE00C" w14:textId="77777777" w:rsidR="00053B2D" w:rsidRPr="00BB0106" w:rsidRDefault="00053B2D">
      <w:pPr>
        <w:contextualSpacing/>
        <w:rPr>
          <w:ins w:id="6051" w:author="Andries Pandia" w:date="2025-08-22T16:24:00Z"/>
          <w:noProof/>
          <w:lang w:val="id-ID"/>
          <w:rPrChange w:id="6052" w:author="Andries Pandia" w:date="2025-08-26T08:27:00Z">
            <w:rPr>
              <w:ins w:id="6053" w:author="Andries Pandia" w:date="2025-08-22T16:24:00Z"/>
            </w:rPr>
          </w:rPrChange>
        </w:rPr>
        <w:pPrChange w:id="6054" w:author="Andries Pandia" w:date="2025-08-22T16:24:00Z">
          <w:pPr>
            <w:spacing w:before="100" w:beforeAutospacing="1" w:after="100" w:afterAutospacing="1"/>
          </w:pPr>
        </w:pPrChange>
      </w:pPr>
    </w:p>
    <w:p w14:paraId="7F7FEC6A" w14:textId="77777777" w:rsidR="00053B2D" w:rsidRPr="00BB0106" w:rsidRDefault="00704C44">
      <w:pPr>
        <w:rPr>
          <w:ins w:id="6055" w:author="Andries Pandia" w:date="2025-08-22T16:29:00Z"/>
          <w:lang w:val="id-ID"/>
          <w:rPrChange w:id="6056" w:author="Andries Pandia" w:date="2025-08-26T08:27:00Z">
            <w:rPr>
              <w:ins w:id="6057" w:author="Andries Pandia" w:date="2025-08-22T16:29:00Z"/>
            </w:rPr>
          </w:rPrChange>
        </w:rPr>
        <w:pPrChange w:id="6058" w:author="Andries Pandia" w:date="2025-08-22T16:29:00Z">
          <w:pPr>
            <w:pStyle w:val="Heading2"/>
          </w:pPr>
        </w:pPrChange>
      </w:pPr>
      <w:r w:rsidRPr="00BB0106">
        <w:rPr>
          <w:noProof/>
          <w:lang w:val="id-ID"/>
          <w:rPrChange w:id="6059" w:author="Andries Pandia" w:date="2025-08-26T08:27:00Z">
            <w:rPr>
              <w:rFonts w:eastAsiaTheme="majorEastAsia" w:cstheme="majorBidi"/>
              <w:b/>
              <w:color w:val="000000"/>
              <w:spacing w:val="15"/>
              <w:lang w:val="en-US"/>
            </w:rPr>
          </w:rPrChange>
        </w:rPr>
        <w:t>Dengan demikian, analisis ini menegaskan pentingnya peran intervensi psikologis dalam program pemulihan korban, mengingat dalamnya dampak trauma yang disebabkan oleh metode kontrol yang paling umum digunakan.</w:t>
      </w:r>
    </w:p>
    <w:p w14:paraId="49A9944E" w14:textId="699D9352" w:rsidR="00704C44" w:rsidRPr="00BB0106" w:rsidDel="00053B2D" w:rsidRDefault="00053B2D">
      <w:pPr>
        <w:pStyle w:val="Heading3"/>
        <w:rPr>
          <w:del w:id="6060" w:author="Andries Pandia" w:date="2025-08-22T16:29:00Z"/>
          <w:lang w:val="id-ID"/>
          <w:rPrChange w:id="6061" w:author="Andries Pandia" w:date="2025-08-26T08:27:00Z">
            <w:rPr>
              <w:del w:id="6062" w:author="Andries Pandia" w:date="2025-08-22T16:29:00Z"/>
            </w:rPr>
          </w:rPrChange>
        </w:rPr>
        <w:pPrChange w:id="6063" w:author="Andries Pandia" w:date="2025-08-22T18:56:00Z">
          <w:pPr>
            <w:spacing w:before="100" w:beforeAutospacing="1" w:after="100" w:afterAutospacing="1"/>
          </w:pPr>
        </w:pPrChange>
      </w:pPr>
      <w:bookmarkStart w:id="6064" w:name="_Toc206780713"/>
      <w:ins w:id="6065" w:author="Andries Pandia" w:date="2025-08-22T16:29:00Z">
        <w:r w:rsidRPr="00BB0106">
          <w:rPr>
            <w:lang w:val="id-ID"/>
            <w:rPrChange w:id="6066" w:author="Andries Pandia" w:date="2025-08-26T08:27:00Z">
              <w:rPr/>
            </w:rPrChange>
          </w:rPr>
          <w:lastRenderedPageBreak/>
          <w:t>3</w:t>
        </w:r>
      </w:ins>
      <w:bookmarkEnd w:id="6064"/>
    </w:p>
    <w:p w14:paraId="0147A482" w14:textId="71D3B780" w:rsidR="00704C44" w:rsidRPr="00BB0106" w:rsidDel="00053B2D" w:rsidRDefault="00E3363A">
      <w:pPr>
        <w:pStyle w:val="Heading3"/>
        <w:rPr>
          <w:del w:id="6067" w:author="Andries Pandia" w:date="2025-08-22T16:28:00Z"/>
          <w:lang w:val="id-ID"/>
          <w:rPrChange w:id="6068" w:author="Andries Pandia" w:date="2025-08-26T08:27:00Z">
            <w:rPr>
              <w:del w:id="6069" w:author="Andries Pandia" w:date="2025-08-22T16:28:00Z"/>
            </w:rPr>
          </w:rPrChange>
        </w:rPr>
        <w:pPrChange w:id="6070" w:author="Andries Pandia" w:date="2025-08-22T18:56:00Z">
          <w:pPr>
            <w:keepNext/>
            <w:jc w:val="center"/>
          </w:pPr>
        </w:pPrChange>
      </w:pPr>
      <w:moveToRangeStart w:id="6071" w:author="Andries Pandia" w:date="2025-08-22T16:23:00Z" w:name="move206772252"/>
      <w:moveTo w:id="6072" w:author="Andries Pandia" w:date="2025-08-22T16:23:00Z">
        <w:del w:id="6073" w:author="Andries Pandia" w:date="2025-08-22T16:28:00Z">
          <w:r w:rsidRPr="00BB0106" w:rsidDel="00053B2D">
            <w:rPr>
              <w:color w:val="000000" w:themeColor="text1"/>
              <w:lang w:val="id-ID"/>
              <w:rPrChange w:id="6074" w:author="Andries Pandia" w:date="2025-08-26T08:27:00Z">
                <w:rPr>
                  <w:lang w:val="en-US"/>
                </w:rPr>
              </w:rPrChange>
            </w:rPr>
            <w:drawing>
              <wp:inline distT="0" distB="0" distL="0" distR="0" wp14:anchorId="55BE4FE3" wp14:editId="22E8408A">
                <wp:extent cx="3676650" cy="544749"/>
                <wp:effectExtent l="0" t="0" r="0" b="1905"/>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9" cstate="print">
                          <a:extLst>
                            <a:ext uri="{28A0092B-C50C-407E-A947-70E740481C1C}">
                              <a14:useLocalDpi xmlns:a14="http://schemas.microsoft.com/office/drawing/2010/main" val="0"/>
                            </a:ext>
                          </a:extLst>
                        </a:blip>
                        <a:srcRect b="76732"/>
                        <a:stretch>
                          <a:fillRect/>
                        </a:stretch>
                      </pic:blipFill>
                      <pic:spPr bwMode="auto">
                        <a:xfrm>
                          <a:off x="0" y="0"/>
                          <a:ext cx="3676650" cy="544749"/>
                        </a:xfrm>
                        <a:prstGeom prst="rect">
                          <a:avLst/>
                        </a:prstGeom>
                        <a:ln>
                          <a:noFill/>
                        </a:ln>
                        <a:extLst>
                          <a:ext uri="{53640926-AAD7-44D8-BBD7-CCE9431645EC}">
                            <a14:shadowObscured xmlns:a14="http://schemas.microsoft.com/office/drawing/2010/main"/>
                          </a:ext>
                        </a:extLst>
                      </pic:spPr>
                    </pic:pic>
                  </a:graphicData>
                </a:graphic>
              </wp:inline>
            </w:drawing>
          </w:r>
        </w:del>
      </w:moveTo>
      <w:moveToRangeEnd w:id="6071"/>
    </w:p>
    <w:p w14:paraId="3C9159A3" w14:textId="6EC680D1" w:rsidR="00824B55" w:rsidRPr="00BB0106" w:rsidDel="00053B2D" w:rsidRDefault="00824B55">
      <w:pPr>
        <w:pStyle w:val="Heading3"/>
        <w:rPr>
          <w:del w:id="6075" w:author="Andries Pandia" w:date="2025-08-22T16:28:00Z"/>
          <w:lang w:val="id-ID"/>
          <w:rPrChange w:id="6076" w:author="Andries Pandia" w:date="2025-08-26T08:27:00Z">
            <w:rPr>
              <w:del w:id="6077" w:author="Andries Pandia" w:date="2025-08-22T16:28:00Z"/>
            </w:rPr>
          </w:rPrChange>
        </w:rPr>
        <w:pPrChange w:id="6078" w:author="Andries Pandia" w:date="2025-08-22T18:56:00Z">
          <w:pPr>
            <w:keepNext/>
            <w:jc w:val="center"/>
          </w:pPr>
        </w:pPrChange>
      </w:pPr>
      <w:del w:id="6079" w:author="Andries Pandia" w:date="2025-08-22T16:28:00Z">
        <w:r w:rsidRPr="00BB0106" w:rsidDel="00053B2D">
          <w:rPr>
            <w:color w:val="000000" w:themeColor="text1"/>
            <w:lang w:val="id-ID"/>
            <w:rPrChange w:id="6080" w:author="Andries Pandia" w:date="2025-08-26T08:27:00Z">
              <w:rPr>
                <w:lang w:val="en-US"/>
              </w:rPr>
            </w:rPrChange>
          </w:rPr>
          <w:drawing>
            <wp:inline distT="0" distB="0" distL="0" distR="0" wp14:anchorId="43E65789" wp14:editId="7089946F">
              <wp:extent cx="3278221" cy="1844675"/>
              <wp:effectExtent l="0" t="0" r="0" b="0"/>
              <wp:docPr id="683415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8" cstate="print">
                        <a:extLst>
                          <a:ext uri="{28A0092B-C50C-407E-A947-70E740481C1C}">
                            <a14:useLocalDpi xmlns:a14="http://schemas.microsoft.com/office/drawing/2010/main" val="0"/>
                          </a:ext>
                        </a:extLst>
                      </a:blip>
                      <a:srcRect t="21191" r="10819"/>
                      <a:stretch>
                        <a:fillRect/>
                      </a:stretch>
                    </pic:blipFill>
                    <pic:spPr bwMode="auto">
                      <a:xfrm>
                        <a:off x="0" y="0"/>
                        <a:ext cx="3308997" cy="1861993"/>
                      </a:xfrm>
                      <a:prstGeom prst="rect">
                        <a:avLst/>
                      </a:prstGeom>
                      <a:ln>
                        <a:noFill/>
                      </a:ln>
                      <a:extLst>
                        <a:ext uri="{53640926-AAD7-44D8-BBD7-CCE9431645EC}">
                          <a14:shadowObscured xmlns:a14="http://schemas.microsoft.com/office/drawing/2010/main"/>
                        </a:ext>
                      </a:extLst>
                    </pic:spPr>
                  </pic:pic>
                </a:graphicData>
              </a:graphic>
            </wp:inline>
          </w:drawing>
        </w:r>
      </w:del>
    </w:p>
    <w:p w14:paraId="28D3652E" w14:textId="1D253B34" w:rsidR="007B28BC" w:rsidRPr="00BB0106" w:rsidDel="00053B2D" w:rsidRDefault="00BB650D">
      <w:pPr>
        <w:pStyle w:val="Heading3"/>
        <w:rPr>
          <w:del w:id="6081" w:author="Andries Pandia" w:date="2025-08-22T16:29:00Z"/>
          <w:i/>
          <w:iCs/>
          <w:rPrChange w:id="6082" w:author="Andries Pandia" w:date="2025-08-26T08:27:00Z">
            <w:rPr>
              <w:del w:id="6083" w:author="Andries Pandia" w:date="2025-08-22T16:29:00Z"/>
              <w:i w:val="0"/>
              <w:iCs w:val="0"/>
              <w:color w:val="000000" w:themeColor="text1"/>
              <w:sz w:val="24"/>
              <w:szCs w:val="24"/>
            </w:rPr>
          </w:rPrChange>
        </w:rPr>
        <w:pPrChange w:id="6084" w:author="Andries Pandia" w:date="2025-08-22T18:56:00Z">
          <w:pPr>
            <w:pStyle w:val="Caption"/>
            <w:spacing w:after="0"/>
            <w:jc w:val="center"/>
          </w:pPr>
        </w:pPrChange>
      </w:pPr>
      <w:del w:id="6085" w:author="Andries Pandia" w:date="2025-08-22T16:28:00Z">
        <w:r w:rsidRPr="00BB0106" w:rsidDel="00053B2D">
          <w:rPr>
            <w:iCs/>
            <w:lang w:val="id-ID"/>
            <w:rPrChange w:id="6086" w:author="Andries Pandia" w:date="2025-08-26T08:27:00Z">
              <w:rPr>
                <w:i w:val="0"/>
              </w:rPr>
            </w:rPrChange>
          </w:rPr>
          <w:delText>Gambar 3.13 Distribusi Metode Kontrol (</w:delText>
        </w:r>
        <w:r w:rsidRPr="00BB0106" w:rsidDel="00053B2D">
          <w:rPr>
            <w:i/>
            <w:iCs/>
            <w:lang w:val="id-ID"/>
            <w:rPrChange w:id="6087" w:author="Andries Pandia" w:date="2025-08-26T08:27:00Z">
              <w:rPr>
                <w:color w:val="000000" w:themeColor="text1"/>
              </w:rPr>
            </w:rPrChange>
          </w:rPr>
          <w:delText>Means of Conto</w:delText>
        </w:r>
      </w:del>
      <w:del w:id="6088" w:author="Andries Pandia" w:date="2025-08-22T16:25:00Z">
        <w:r w:rsidRPr="00BB0106" w:rsidDel="00053B2D">
          <w:rPr>
            <w:i/>
            <w:iCs/>
            <w:lang w:val="id-ID"/>
            <w:rPrChange w:id="6089" w:author="Andries Pandia" w:date="2025-08-26T08:27:00Z">
              <w:rPr>
                <w:color w:val="000000" w:themeColor="text1"/>
              </w:rPr>
            </w:rPrChange>
          </w:rPr>
          <w:delText>r</w:delText>
        </w:r>
      </w:del>
      <w:del w:id="6090" w:author="Andries Pandia" w:date="2025-08-22T16:28:00Z">
        <w:r w:rsidRPr="00BB0106" w:rsidDel="00053B2D">
          <w:rPr>
            <w:i/>
            <w:iCs/>
            <w:lang w:val="id-ID"/>
            <w:rPrChange w:id="6091" w:author="Andries Pandia" w:date="2025-08-26T08:27:00Z">
              <w:rPr>
                <w:color w:val="000000" w:themeColor="text1"/>
              </w:rPr>
            </w:rPrChange>
          </w:rPr>
          <w:delText>l</w:delText>
        </w:r>
        <w:r w:rsidRPr="00BB0106" w:rsidDel="00053B2D">
          <w:rPr>
            <w:iCs/>
            <w:lang w:val="id-ID"/>
            <w:rPrChange w:id="6092" w:author="Andries Pandia" w:date="2025-08-26T08:27:00Z">
              <w:rPr>
                <w:i w:val="0"/>
              </w:rPr>
            </w:rPrChange>
          </w:rPr>
          <w:delText>)</w:delText>
        </w:r>
      </w:del>
    </w:p>
    <w:p w14:paraId="7FAF5EAA" w14:textId="385CF516" w:rsidR="009F77F7" w:rsidRPr="00BB0106" w:rsidDel="00053B2D" w:rsidRDefault="00357BE3">
      <w:pPr>
        <w:pStyle w:val="Heading3"/>
        <w:rPr>
          <w:del w:id="6093" w:author="Andries Pandia" w:date="2025-08-22T16:25:00Z"/>
          <w:rStyle w:val="s6"/>
          <w:rFonts w:cs="Times New Roman"/>
          <w:b w:val="0"/>
          <w:color w:val="auto"/>
          <w:spacing w:val="0"/>
          <w:kern w:val="0"/>
          <w:lang w:val="id-ID"/>
          <w14:ligatures w14:val="none"/>
          <w:rPrChange w:id="6094" w:author="Andries Pandia" w:date="2025-08-26T08:27:00Z">
            <w:rPr>
              <w:del w:id="6095" w:author="Andries Pandia" w:date="2025-08-22T16:25:00Z"/>
              <w:rStyle w:val="s6"/>
              <w:noProof w:val="0"/>
              <w:kern w:val="0"/>
              <w:lang w:val="en-ID"/>
              <w14:ligatures w14:val="none"/>
            </w:rPr>
          </w:rPrChange>
        </w:rPr>
        <w:pPrChange w:id="6096" w:author="Andries Pandia" w:date="2025-08-22T18:56:00Z">
          <w:pPr>
            <w:pStyle w:val="Heading2"/>
          </w:pPr>
        </w:pPrChange>
      </w:pPr>
      <w:del w:id="6097" w:author="Andries Pandia" w:date="2025-08-22T16:29:00Z">
        <w:r w:rsidRPr="00BB0106" w:rsidDel="00053B2D">
          <w:rPr>
            <w:b w:val="0"/>
            <w:lang w:val="id-ID"/>
            <w:rPrChange w:id="6098" w:author="Andries Pandia" w:date="2025-08-26T08:27:00Z">
              <w:rPr>
                <w:rFonts w:eastAsiaTheme="majorEastAsia" w:cstheme="majorBidi"/>
                <w:b/>
                <w:color w:val="000000"/>
                <w:spacing w:val="15"/>
                <w:lang w:val="en-US"/>
              </w:rPr>
            </w:rPrChange>
          </w:rPr>
          <w:br/>
        </w:r>
      </w:del>
    </w:p>
    <w:p w14:paraId="38416880" w14:textId="34A4C0E2" w:rsidR="009F77F7" w:rsidRPr="00BB0106" w:rsidDel="001F7B12" w:rsidRDefault="009F77F7">
      <w:pPr>
        <w:pStyle w:val="Heading3"/>
        <w:rPr>
          <w:del w:id="6099" w:author="Andries Pandia" w:date="2025-08-22T16:29:00Z"/>
          <w:rStyle w:val="s6"/>
          <w:rFonts w:cs="Times New Roman"/>
          <w:b w:val="0"/>
          <w:color w:val="auto"/>
          <w:spacing w:val="0"/>
          <w:lang w:val="id-ID"/>
          <w:rPrChange w:id="6100" w:author="Andries Pandia" w:date="2025-08-26T08:27:00Z">
            <w:rPr>
              <w:del w:id="6101" w:author="Andries Pandia" w:date="2025-08-22T16:29:00Z"/>
              <w:rStyle w:val="s6"/>
              <w:rFonts w:cs="Times New Roman"/>
              <w:b w:val="0"/>
              <w:noProof w:val="0"/>
              <w:spacing w:val="0"/>
              <w:kern w:val="0"/>
              <w:lang w:val="en-ID"/>
              <w14:ligatures w14:val="none"/>
            </w:rPr>
          </w:rPrChange>
        </w:rPr>
      </w:pPr>
      <w:bookmarkStart w:id="6102" w:name="_Toc205823129"/>
      <w:bookmarkStart w:id="6103" w:name="_Toc205823201"/>
      <w:bookmarkStart w:id="6104" w:name="_Toc205823364"/>
      <w:bookmarkStart w:id="6105" w:name="_Toc205823470"/>
      <w:bookmarkStart w:id="6106" w:name="_Toc206166283"/>
      <w:del w:id="6107" w:author="Andries Pandia" w:date="2025-08-22T16:29:00Z">
        <w:r w:rsidRPr="00BB0106" w:rsidDel="00053B2D">
          <w:rPr>
            <w:rStyle w:val="s6"/>
            <w:b w:val="0"/>
            <w:lang w:val="id-ID"/>
            <w:rPrChange w:id="6108" w:author="Andries Pandia" w:date="2025-08-26T08:27:00Z">
              <w:rPr>
                <w:rStyle w:val="s6"/>
                <w:b w:val="0"/>
                <w:color w:val="000000"/>
                <w:lang w:val="en-US"/>
              </w:rPr>
            </w:rPrChange>
          </w:rPr>
          <w:delText>3</w:delText>
        </w:r>
      </w:del>
      <w:bookmarkStart w:id="6109" w:name="_Toc206779797"/>
      <w:bookmarkStart w:id="6110" w:name="_Toc206780714"/>
      <w:r w:rsidRPr="00BB0106">
        <w:rPr>
          <w:rStyle w:val="s6"/>
          <w:b w:val="0"/>
          <w:lang w:val="id-ID"/>
          <w:rPrChange w:id="6111" w:author="Andries Pandia" w:date="2025-08-26T08:27:00Z">
            <w:rPr>
              <w:rStyle w:val="s6"/>
              <w:b w:val="0"/>
              <w:color w:val="000000"/>
              <w:lang w:val="en-US"/>
            </w:rPr>
          </w:rPrChange>
        </w:rPr>
        <w:t>.</w:t>
      </w:r>
      <w:r w:rsidR="00B1210E" w:rsidRPr="00BB0106">
        <w:rPr>
          <w:rStyle w:val="s6"/>
          <w:b w:val="0"/>
          <w:lang w:val="id-ID"/>
          <w:rPrChange w:id="6112" w:author="Andries Pandia" w:date="2025-08-26T08:27:00Z">
            <w:rPr>
              <w:rStyle w:val="s6"/>
              <w:b w:val="0"/>
              <w:color w:val="000000"/>
              <w:lang w:val="en-US"/>
            </w:rPr>
          </w:rPrChange>
        </w:rPr>
        <w:t>3</w:t>
      </w:r>
      <w:r w:rsidRPr="00BB0106">
        <w:rPr>
          <w:rStyle w:val="s6"/>
          <w:b w:val="0"/>
          <w:lang w:val="id-ID"/>
          <w:rPrChange w:id="6113" w:author="Andries Pandia" w:date="2025-08-26T08:27:00Z">
            <w:rPr>
              <w:rStyle w:val="s6"/>
              <w:b w:val="0"/>
              <w:color w:val="000000"/>
              <w:lang w:val="en-US"/>
            </w:rPr>
          </w:rPrChange>
        </w:rPr>
        <w:t>.</w:t>
      </w:r>
      <w:del w:id="6114" w:author="Andries Pandia" w:date="2025-08-22T16:30:00Z">
        <w:r w:rsidR="00357BE3" w:rsidRPr="00BB0106" w:rsidDel="00053B2D">
          <w:rPr>
            <w:rStyle w:val="s6"/>
            <w:b w:val="0"/>
            <w:lang w:val="id-ID"/>
            <w:rPrChange w:id="6115" w:author="Andries Pandia" w:date="2025-08-26T08:27:00Z">
              <w:rPr>
                <w:rStyle w:val="s6"/>
                <w:b w:val="0"/>
                <w:color w:val="000000"/>
                <w:lang w:val="en-US"/>
              </w:rPr>
            </w:rPrChange>
          </w:rPr>
          <w:delText>11</w:delText>
        </w:r>
        <w:r w:rsidRPr="00BB0106" w:rsidDel="00053B2D">
          <w:rPr>
            <w:rStyle w:val="s6"/>
            <w:b w:val="0"/>
            <w:lang w:val="id-ID"/>
            <w:rPrChange w:id="6116" w:author="Andries Pandia" w:date="2025-08-26T08:27:00Z">
              <w:rPr>
                <w:rStyle w:val="s6"/>
                <w:b w:val="0"/>
                <w:color w:val="000000"/>
                <w:lang w:val="en-US"/>
              </w:rPr>
            </w:rPrChange>
          </w:rPr>
          <w:delText xml:space="preserve"> </w:delText>
        </w:r>
      </w:del>
      <w:ins w:id="6117" w:author="Andries Pandia" w:date="2025-08-22T18:51:00Z">
        <w:r w:rsidR="0099148D" w:rsidRPr="00BB0106">
          <w:rPr>
            <w:rStyle w:val="s6"/>
            <w:b w:val="0"/>
            <w:lang w:val="id-ID"/>
            <w:rPrChange w:id="6118" w:author="Andries Pandia" w:date="2025-08-26T08:27:00Z">
              <w:rPr>
                <w:rStyle w:val="s6"/>
                <w:b w:val="0"/>
                <w:color w:val="000000"/>
                <w:lang w:val="en-US"/>
              </w:rPr>
            </w:rPrChange>
          </w:rPr>
          <w:t>7</w:t>
        </w:r>
      </w:ins>
      <w:ins w:id="6119" w:author="Andries Pandia" w:date="2025-08-22T18:56:00Z">
        <w:r w:rsidR="001F7B12" w:rsidRPr="00BB0106">
          <w:rPr>
            <w:rStyle w:val="s6"/>
            <w:b w:val="0"/>
            <w:lang w:val="id-ID"/>
            <w:rPrChange w:id="6120" w:author="Andries Pandia" w:date="2025-08-26T08:27:00Z">
              <w:rPr>
                <w:rStyle w:val="s6"/>
                <w:b w:val="0"/>
                <w:color w:val="000000"/>
                <w:lang w:val="en-US"/>
              </w:rPr>
            </w:rPrChange>
          </w:rPr>
          <w:t>.</w:t>
        </w:r>
        <w:r w:rsidR="001F7B12" w:rsidRPr="00BB0106">
          <w:rPr>
            <w:rStyle w:val="s6"/>
            <w:b w:val="0"/>
            <w:lang w:val="id-ID"/>
            <w:rPrChange w:id="6121" w:author="Andries Pandia" w:date="2025-08-26T08:27:00Z">
              <w:rPr>
                <w:rStyle w:val="s6"/>
                <w:b w:val="0"/>
                <w:color w:val="000000"/>
                <w:lang w:val="en-US"/>
              </w:rPr>
            </w:rPrChange>
          </w:rPr>
          <w:tab/>
        </w:r>
      </w:ins>
      <w:r w:rsidR="00357BE3" w:rsidRPr="00BB0106">
        <w:rPr>
          <w:rStyle w:val="s6"/>
          <w:b w:val="0"/>
          <w:lang w:val="id-ID"/>
          <w:rPrChange w:id="6122" w:author="Andries Pandia" w:date="2025-08-26T08:27:00Z">
            <w:rPr>
              <w:rStyle w:val="s6"/>
              <w:b w:val="0"/>
              <w:color w:val="000000"/>
              <w:lang w:val="en-US"/>
            </w:rPr>
          </w:rPrChange>
        </w:rPr>
        <w:t>Hubungan Korban dan Perekrut</w:t>
      </w:r>
      <w:bookmarkEnd w:id="6102"/>
      <w:bookmarkEnd w:id="6103"/>
      <w:bookmarkEnd w:id="6104"/>
      <w:bookmarkEnd w:id="6105"/>
      <w:bookmarkEnd w:id="6106"/>
      <w:bookmarkEnd w:id="6109"/>
      <w:bookmarkEnd w:id="6110"/>
    </w:p>
    <w:p w14:paraId="63D167C2" w14:textId="77777777" w:rsidR="001F7B12" w:rsidRPr="00BB0106" w:rsidRDefault="001F7B12">
      <w:pPr>
        <w:pStyle w:val="Heading3"/>
        <w:rPr>
          <w:ins w:id="6123" w:author="Andries Pandia" w:date="2025-08-22T18:55:00Z"/>
          <w:rStyle w:val="s6"/>
          <w:i/>
          <w:iCs/>
          <w:color w:val="auto"/>
          <w:kern w:val="0"/>
          <w:lang w:val="id-ID"/>
          <w14:ligatures w14:val="none"/>
          <w:rPrChange w:id="6124" w:author="Andries Pandia" w:date="2025-08-26T08:27:00Z">
            <w:rPr>
              <w:ins w:id="6125" w:author="Andries Pandia" w:date="2025-08-22T18:55:00Z"/>
              <w:rStyle w:val="s6"/>
              <w:i w:val="0"/>
              <w:iCs w:val="0"/>
              <w:noProof w:val="0"/>
              <w:color w:val="auto"/>
              <w:kern w:val="0"/>
              <w:sz w:val="24"/>
              <w:szCs w:val="24"/>
              <w:lang w:val="en-ID"/>
              <w14:ligatures w14:val="none"/>
            </w:rPr>
          </w:rPrChange>
        </w:rPr>
        <w:pPrChange w:id="6126" w:author="Andries Pandia" w:date="2025-08-22T18:56:00Z">
          <w:pPr>
            <w:pStyle w:val="Caption"/>
            <w:spacing w:after="0"/>
          </w:pPr>
        </w:pPrChange>
      </w:pPr>
    </w:p>
    <w:p w14:paraId="02874935" w14:textId="7A53B95C" w:rsidR="007B28BC" w:rsidRPr="00BB0106" w:rsidDel="001F7B12" w:rsidRDefault="00357BE3">
      <w:pPr>
        <w:rPr>
          <w:del w:id="6127" w:author="Andries Pandia" w:date="2025-08-22T18:55:00Z"/>
          <w:rStyle w:val="s6"/>
          <w:i/>
          <w:iCs/>
          <w:color w:val="000000"/>
          <w:rPrChange w:id="6128" w:author="Andries Pandia" w:date="2025-08-26T08:27:00Z">
            <w:rPr>
              <w:del w:id="6129" w:author="Andries Pandia" w:date="2025-08-22T18:55:00Z"/>
              <w:rStyle w:val="s6"/>
              <w:i w:val="0"/>
              <w:iCs w:val="0"/>
              <w:color w:val="000000"/>
              <w:sz w:val="24"/>
              <w:szCs w:val="24"/>
            </w:rPr>
          </w:rPrChange>
        </w:rPr>
        <w:pPrChange w:id="6130" w:author="Andries Pandia" w:date="2025-08-22T18:56:00Z">
          <w:pPr>
            <w:pStyle w:val="Caption"/>
            <w:spacing w:after="0"/>
          </w:pPr>
        </w:pPrChange>
      </w:pPr>
      <w:del w:id="6131" w:author="Andries Pandia" w:date="2025-08-22T16:29:00Z">
        <w:r w:rsidRPr="00BB0106" w:rsidDel="00053B2D">
          <w:rPr>
            <w:i/>
            <w:noProof/>
            <w:lang w:val="id-ID"/>
            <w:rPrChange w:id="6132" w:author="Andries Pandia" w:date="2025-08-26T08:27:00Z">
              <w:rPr>
                <w:iCs w:val="0"/>
              </w:rPr>
            </w:rPrChange>
          </w:rPr>
          <w:br/>
        </w:r>
        <w:r w:rsidRPr="00BB0106" w:rsidDel="00053B2D">
          <w:rPr>
            <w:rStyle w:val="s6"/>
            <w:i/>
            <w:iCs/>
            <w:noProof/>
            <w:color w:val="000000"/>
            <w:lang w:val="id-ID"/>
            <w:rPrChange w:id="6133" w:author="Andries Pandia" w:date="2025-08-26T08:27:00Z">
              <w:rPr>
                <w:rStyle w:val="s6"/>
                <w:color w:val="000000"/>
              </w:rPr>
            </w:rPrChange>
          </w:rPr>
          <w:delText xml:space="preserve">  </w:delText>
        </w:r>
        <w:r w:rsidR="009F77F7" w:rsidRPr="00BB0106" w:rsidDel="00053B2D">
          <w:rPr>
            <w:rStyle w:val="s6"/>
            <w:i/>
            <w:iCs/>
            <w:noProof/>
            <w:color w:val="000000"/>
            <w:lang w:val="id-ID"/>
            <w:rPrChange w:id="6134" w:author="Andries Pandia" w:date="2025-08-26T08:27:00Z">
              <w:rPr>
                <w:rStyle w:val="s6"/>
                <w:color w:val="000000"/>
              </w:rPr>
            </w:rPrChange>
          </w:rPr>
          <w:tab/>
        </w:r>
      </w:del>
      <w:del w:id="6135" w:author="Andries Pandia" w:date="2025-08-22T17:37:00Z">
        <w:r w:rsidRPr="00BB0106" w:rsidDel="00543FDB">
          <w:rPr>
            <w:rStyle w:val="s6"/>
            <w:iCs/>
            <w:noProof/>
            <w:color w:val="000000"/>
            <w:lang w:val="id-ID"/>
            <w:rPrChange w:id="6136" w:author="Andries Pandia" w:date="2025-08-26T08:27:00Z">
              <w:rPr>
                <w:rStyle w:val="s6"/>
                <w:i w:val="0"/>
                <w:color w:val="000000"/>
              </w:rPr>
            </w:rPrChange>
          </w:rPr>
          <w:delText> </w:delText>
        </w:r>
      </w:del>
      <w:r w:rsidRPr="00BB0106">
        <w:rPr>
          <w:rStyle w:val="s6"/>
          <w:iCs/>
          <w:noProof/>
          <w:color w:val="000000"/>
          <w:lang w:val="id-ID"/>
          <w:rPrChange w:id="6137" w:author="Andries Pandia" w:date="2025-08-26T08:27:00Z">
            <w:rPr>
              <w:rStyle w:val="s6"/>
              <w:i w:val="0"/>
              <w:color w:val="000000"/>
            </w:rPr>
          </w:rPrChange>
        </w:rPr>
        <w:t>Menunjukkan hubungan korban dengan pelaku perekrut, misalnya teman, pasangan, atau anggota keluarga.</w:t>
      </w:r>
    </w:p>
    <w:p w14:paraId="786E4DD7" w14:textId="4C4387C9" w:rsidR="007B28BC" w:rsidRPr="00A96BCD" w:rsidDel="00053B2D" w:rsidRDefault="001F7B12">
      <w:pPr>
        <w:rPr>
          <w:del w:id="6138" w:author="Andries Pandia" w:date="2025-08-22T16:30:00Z"/>
        </w:rPr>
        <w:pPrChange w:id="6139" w:author="Andries Pandia" w:date="2025-08-22T18:56:00Z">
          <w:pPr>
            <w:pStyle w:val="Caption"/>
            <w:keepNext/>
            <w:spacing w:after="0"/>
            <w:jc w:val="center"/>
          </w:pPr>
        </w:pPrChange>
      </w:pPr>
      <w:ins w:id="6140" w:author="Andries Pandia" w:date="2025-08-22T18:55:00Z">
        <w:r w:rsidRPr="00BB0106">
          <w:rPr>
            <w:noProof/>
            <w:lang w:val="id-ID"/>
            <w:rPrChange w:id="6141" w:author="Andries Pandia" w:date="2025-08-26T08:27:00Z">
              <w:rPr>
                <w:i w:val="0"/>
                <w:iCs w:val="0"/>
              </w:rPr>
            </w:rPrChange>
          </w:rPr>
          <w:t xml:space="preserve"> </w:t>
        </w:r>
      </w:ins>
      <w:r w:rsidR="007B28BC" w:rsidRPr="00BB0106">
        <w:rPr>
          <w:noProof/>
          <w:lang w:val="id-ID"/>
          <w:rPrChange w:id="6142" w:author="Andries Pandia" w:date="2025-08-26T08:27:00Z">
            <w:rPr>
              <w:i w:val="0"/>
              <w:iCs w:val="0"/>
            </w:rPr>
          </w:rPrChange>
        </w:rPr>
        <w:t xml:space="preserve">Salah satu faktor kunci dalam perdagangan manusia adalah hubungan antara korban dan perekrut. Banyak kasus melibatkan orang terdekat, seperti teman, pasangan, atau bahkan anggota keluarga. Analisis ini akan menunjukkan proporsi masing-masing hubungan pada </w:t>
      </w:r>
      <w:del w:id="6143" w:author="Andries Pandia" w:date="2025-08-26T08:37:00Z">
        <w:r w:rsidR="007B28BC" w:rsidRPr="00BB0106" w:rsidDel="00066AF8">
          <w:rPr>
            <w:noProof/>
            <w:lang w:val="id-ID"/>
            <w:rPrChange w:id="6144" w:author="Andries Pandia" w:date="2025-08-26T08:27:00Z">
              <w:rPr>
                <w:i w:val="0"/>
                <w:iCs w:val="0"/>
              </w:rPr>
            </w:rPrChange>
          </w:rPr>
          <w:delText xml:space="preserve">gambar </w:delText>
        </w:r>
      </w:del>
      <w:ins w:id="6145" w:author="Andries Pandia" w:date="2025-08-26T08:37:00Z">
        <w:r w:rsidR="00066AF8" w:rsidRPr="00BB0106">
          <w:rPr>
            <w:noProof/>
            <w:lang w:val="id-ID"/>
          </w:rPr>
          <w:t>G</w:t>
        </w:r>
        <w:r w:rsidR="00066AF8" w:rsidRPr="00BB0106">
          <w:rPr>
            <w:noProof/>
            <w:lang w:val="id-ID"/>
            <w:rPrChange w:id="6146" w:author="Andries Pandia" w:date="2025-08-26T08:27:00Z">
              <w:rPr>
                <w:i w:val="0"/>
                <w:iCs w:val="0"/>
              </w:rPr>
            </w:rPrChange>
          </w:rPr>
          <w:t xml:space="preserve">ambar </w:t>
        </w:r>
      </w:ins>
      <w:r w:rsidR="007B28BC" w:rsidRPr="00BB0106">
        <w:rPr>
          <w:noProof/>
          <w:lang w:val="id-ID"/>
          <w:rPrChange w:id="6147" w:author="Andries Pandia" w:date="2025-08-26T08:27:00Z">
            <w:rPr>
              <w:i w:val="0"/>
              <w:iCs w:val="0"/>
            </w:rPr>
          </w:rPrChange>
        </w:rPr>
        <w:t>3.</w:t>
      </w:r>
      <w:del w:id="6148" w:author="Andries Pandia" w:date="2025-08-26T08:37:00Z">
        <w:r w:rsidR="007B28BC" w:rsidRPr="00BB0106" w:rsidDel="00066AF8">
          <w:rPr>
            <w:noProof/>
            <w:lang w:val="id-ID"/>
            <w:rPrChange w:id="6149" w:author="Andries Pandia" w:date="2025-08-26T08:27:00Z">
              <w:rPr>
                <w:i w:val="0"/>
                <w:iCs w:val="0"/>
              </w:rPr>
            </w:rPrChange>
          </w:rPr>
          <w:delText>14</w:delText>
        </w:r>
      </w:del>
      <w:ins w:id="6150" w:author="Andries Pandia" w:date="2025-08-26T08:37:00Z">
        <w:r w:rsidR="00066AF8" w:rsidRPr="00BB0106">
          <w:rPr>
            <w:noProof/>
            <w:lang w:val="id-ID"/>
          </w:rPr>
          <w:t>27</w:t>
        </w:r>
      </w:ins>
      <w:r w:rsidR="007B28BC" w:rsidRPr="00BB0106">
        <w:rPr>
          <w:noProof/>
          <w:lang w:val="id-ID"/>
          <w:rPrChange w:id="6151" w:author="Andries Pandia" w:date="2025-08-26T08:27:00Z">
            <w:rPr>
              <w:i w:val="0"/>
              <w:iCs w:val="0"/>
            </w:rPr>
          </w:rPrChange>
        </w:rPr>
        <w:t>.</w:t>
      </w:r>
    </w:p>
    <w:p w14:paraId="732FA5F2" w14:textId="77777777" w:rsidR="00053B2D" w:rsidRPr="00A96BCD" w:rsidRDefault="00053B2D">
      <w:pPr>
        <w:rPr>
          <w:ins w:id="6152" w:author="Andries Pandia" w:date="2025-08-22T16:30:00Z"/>
        </w:rPr>
        <w:pPrChange w:id="6153" w:author="Andries Pandia" w:date="2025-08-22T18:56:00Z">
          <w:pPr>
            <w:pStyle w:val="Caption"/>
            <w:spacing w:after="0"/>
          </w:pPr>
        </w:pPrChange>
      </w:pPr>
    </w:p>
    <w:p w14:paraId="05FE3053" w14:textId="77777777" w:rsidR="00053B2D" w:rsidRPr="00BB0106" w:rsidRDefault="00053B2D">
      <w:pPr>
        <w:rPr>
          <w:ins w:id="6154" w:author="Andries Pandia" w:date="2025-08-22T16:30:00Z"/>
          <w:i/>
          <w:iCs/>
          <w:rPrChange w:id="6155" w:author="Andries Pandia" w:date="2025-08-26T08:27:00Z">
            <w:rPr>
              <w:ins w:id="6156" w:author="Andries Pandia" w:date="2025-08-22T16:30:00Z"/>
              <w:i w:val="0"/>
              <w:iCs w:val="0"/>
            </w:rPr>
          </w:rPrChange>
        </w:rPr>
        <w:pPrChange w:id="6157" w:author="Andries Pandia" w:date="2025-08-22T16:30:00Z">
          <w:pPr>
            <w:pStyle w:val="Caption"/>
            <w:spacing w:after="0"/>
          </w:pPr>
        </w:pPrChange>
      </w:pPr>
    </w:p>
    <w:p w14:paraId="42831090" w14:textId="1B39ED3F" w:rsidR="007B28BC" w:rsidRPr="00BB0106" w:rsidDel="00053B2D" w:rsidRDefault="007B28BC">
      <w:pPr>
        <w:rPr>
          <w:del w:id="6158" w:author="Andries Pandia" w:date="2025-08-22T16:30:00Z"/>
          <w:noProof/>
          <w:lang w:val="id-ID"/>
          <w:rPrChange w:id="6159" w:author="Andries Pandia" w:date="2025-08-26T08:27:00Z">
            <w:rPr>
              <w:del w:id="6160" w:author="Andries Pandia" w:date="2025-08-22T16:30:00Z"/>
            </w:rPr>
          </w:rPrChange>
        </w:rPr>
      </w:pPr>
    </w:p>
    <w:p w14:paraId="182FE6CF" w14:textId="184F4575" w:rsidR="007B28BC" w:rsidRPr="00A96BCD" w:rsidDel="00053B2D" w:rsidRDefault="007B28BC">
      <w:pPr>
        <w:rPr>
          <w:del w:id="6161" w:author="Andries Pandia" w:date="2025-08-22T16:30:00Z"/>
        </w:rPr>
        <w:pPrChange w:id="6162" w:author="Andries Pandia" w:date="2025-08-22T16:30:00Z">
          <w:pPr>
            <w:pStyle w:val="Caption"/>
            <w:spacing w:after="0"/>
          </w:pPr>
        </w:pPrChange>
      </w:pPr>
    </w:p>
    <w:p w14:paraId="0E78ED8C" w14:textId="77777777" w:rsidR="009446F1" w:rsidRPr="00BB0106" w:rsidRDefault="007B28BC" w:rsidP="00066AF8">
      <w:pPr>
        <w:keepNext/>
        <w:ind w:firstLine="0"/>
        <w:jc w:val="center"/>
        <w:rPr>
          <w:noProof/>
          <w:lang w:val="id-ID"/>
          <w:rPrChange w:id="6163" w:author="Andries Pandia" w:date="2025-08-26T08:27:00Z">
            <w:rPr/>
          </w:rPrChange>
        </w:rPr>
      </w:pPr>
      <w:r w:rsidRPr="00BB0106">
        <w:rPr>
          <w:noProof/>
          <w:color w:val="000000" w:themeColor="text1"/>
          <w:lang w:val="id-ID"/>
          <w:rPrChange w:id="6164" w:author="Andries Pandia" w:date="2025-08-26T08:27:00Z">
            <w:rPr>
              <w:color w:val="000000" w:themeColor="text1"/>
              <w:lang w:val="en-US"/>
            </w:rPr>
          </w:rPrChange>
        </w:rPr>
        <w:drawing>
          <wp:inline distT="0" distB="0" distL="0" distR="0" wp14:anchorId="260158B4" wp14:editId="0B711017">
            <wp:extent cx="2686268" cy="622570"/>
            <wp:effectExtent l="0" t="0" r="0" b="0"/>
            <wp:docPr id="15999562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6233" name="Picture 1599956233"/>
                    <pic:cNvPicPr/>
                  </pic:nvPicPr>
                  <pic:blipFill rotWithShape="1">
                    <a:blip r:embed="rId40" cstate="print">
                      <a:extLst>
                        <a:ext uri="{28A0092B-C50C-407E-A947-70E740481C1C}">
                          <a14:useLocalDpi xmlns:a14="http://schemas.microsoft.com/office/drawing/2010/main" val="0"/>
                        </a:ext>
                      </a:extLst>
                    </a:blip>
                    <a:srcRect b="82865"/>
                    <a:stretch>
                      <a:fillRect/>
                    </a:stretch>
                  </pic:blipFill>
                  <pic:spPr bwMode="auto">
                    <a:xfrm>
                      <a:off x="0" y="0"/>
                      <a:ext cx="2735670" cy="634019"/>
                    </a:xfrm>
                    <a:prstGeom prst="rect">
                      <a:avLst/>
                    </a:prstGeom>
                    <a:ln>
                      <a:noFill/>
                    </a:ln>
                    <a:extLst>
                      <a:ext uri="{53640926-AAD7-44D8-BBD7-CCE9431645EC}">
                        <a14:shadowObscured xmlns:a14="http://schemas.microsoft.com/office/drawing/2010/main"/>
                      </a:ext>
                    </a:extLst>
                  </pic:spPr>
                </pic:pic>
              </a:graphicData>
            </a:graphic>
          </wp:inline>
        </w:drawing>
      </w:r>
    </w:p>
    <w:p w14:paraId="6B542BFC" w14:textId="55BD15EA" w:rsidR="00BB650D" w:rsidRPr="00BB0106" w:rsidRDefault="009446F1">
      <w:pPr>
        <w:pStyle w:val="TOF"/>
        <w:rPr>
          <w:ins w:id="6165" w:author="Andries Pandia" w:date="2025-08-22T16:31:00Z"/>
          <w:i/>
          <w:rPrChange w:id="6166" w:author="Andries Pandia" w:date="2025-08-26T08:37:00Z">
            <w:rPr>
              <w:ins w:id="6167" w:author="Andries Pandia" w:date="2025-08-22T16:31:00Z"/>
              <w:i w:val="0"/>
              <w:iCs w:val="0"/>
              <w:sz w:val="24"/>
              <w:szCs w:val="24"/>
            </w:rPr>
          </w:rPrChange>
        </w:rPr>
        <w:pPrChange w:id="6168" w:author="Andries Pandia" w:date="2025-08-26T08:37:00Z">
          <w:pPr>
            <w:pStyle w:val="Caption"/>
            <w:keepNext/>
            <w:spacing w:after="0"/>
            <w:jc w:val="center"/>
          </w:pPr>
        </w:pPrChange>
      </w:pPr>
      <w:bookmarkStart w:id="6169" w:name="_Toc207091033"/>
      <w:r w:rsidRPr="00BB0106">
        <w:t>Gambar 3.26 Codingan Hubungan Korban dan Perekrut</w:t>
      </w:r>
      <w:ins w:id="6170" w:author="Andries Pandia" w:date="2025-08-26T08:37:00Z">
        <w:r w:rsidR="00066AF8" w:rsidRPr="00BB0106">
          <w:t>.</w:t>
        </w:r>
      </w:ins>
      <w:bookmarkEnd w:id="6169"/>
    </w:p>
    <w:p w14:paraId="0EF45D7D" w14:textId="77777777" w:rsidR="00053B2D" w:rsidRPr="00A96BCD" w:rsidRDefault="00053B2D">
      <w:pPr>
        <w:jc w:val="center"/>
        <w:rPr>
          <w:ins w:id="6171" w:author="Andries Pandia" w:date="2025-08-22T16:31:00Z"/>
        </w:rPr>
        <w:pPrChange w:id="6172" w:author="Andries Pandia" w:date="2025-08-22T16:30:00Z">
          <w:pPr>
            <w:pStyle w:val="Caption"/>
            <w:keepNext/>
            <w:spacing w:after="0"/>
            <w:jc w:val="center"/>
          </w:pPr>
        </w:pPrChange>
      </w:pPr>
    </w:p>
    <w:p w14:paraId="4EC44FA5" w14:textId="77777777" w:rsidR="009446F1" w:rsidRPr="00BB0106" w:rsidRDefault="00053B2D" w:rsidP="00066AF8">
      <w:pPr>
        <w:keepNext/>
        <w:ind w:firstLine="0"/>
        <w:jc w:val="center"/>
        <w:rPr>
          <w:noProof/>
          <w:lang w:val="id-ID"/>
          <w:rPrChange w:id="6173" w:author="Andries Pandia" w:date="2025-08-26T08:27:00Z">
            <w:rPr/>
          </w:rPrChange>
        </w:rPr>
      </w:pPr>
      <w:moveToRangeStart w:id="6174" w:author="Andries Pandia" w:date="2025-08-22T16:31:00Z" w:name="move206772683"/>
      <w:moveTo w:id="6175" w:author="Andries Pandia" w:date="2025-08-22T16:31:00Z">
        <w:r w:rsidRPr="00BB0106">
          <w:rPr>
            <w:i/>
            <w:iCs/>
            <w:noProof/>
            <w:color w:val="000000" w:themeColor="text1"/>
            <w:lang w:val="id-ID"/>
            <w:rPrChange w:id="6176" w:author="Andries Pandia" w:date="2025-08-26T08:27:00Z">
              <w:rPr>
                <w:i/>
                <w:iCs/>
                <w:color w:val="44546A" w:themeColor="text2"/>
                <w:sz w:val="18"/>
                <w:szCs w:val="18"/>
                <w:lang w:val="en-US"/>
              </w:rPr>
            </w:rPrChange>
          </w:rPr>
          <w:drawing>
            <wp:inline distT="0" distB="0" distL="0" distR="0" wp14:anchorId="56721601" wp14:editId="71C2FE20">
              <wp:extent cx="2686685" cy="3059880"/>
              <wp:effectExtent l="0" t="0" r="5715" b="127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6233" name="Picture 1599956233"/>
                      <pic:cNvPicPr/>
                    </pic:nvPicPr>
                    <pic:blipFill rotWithShape="1">
                      <a:blip r:embed="rId40" cstate="print">
                        <a:extLst>
                          <a:ext uri="{28A0092B-C50C-407E-A947-70E740481C1C}">
                            <a14:useLocalDpi xmlns:a14="http://schemas.microsoft.com/office/drawing/2010/main" val="0"/>
                          </a:ext>
                        </a:extLst>
                      </a:blip>
                      <a:srcRect t="15794"/>
                      <a:stretch>
                        <a:fillRect/>
                      </a:stretch>
                    </pic:blipFill>
                    <pic:spPr bwMode="auto">
                      <a:xfrm>
                        <a:off x="0" y="0"/>
                        <a:ext cx="2735670" cy="3115669"/>
                      </a:xfrm>
                      <a:prstGeom prst="rect">
                        <a:avLst/>
                      </a:prstGeom>
                      <a:ln>
                        <a:noFill/>
                      </a:ln>
                      <a:extLst>
                        <a:ext uri="{53640926-AAD7-44D8-BBD7-CCE9431645EC}">
                          <a14:shadowObscured xmlns:a14="http://schemas.microsoft.com/office/drawing/2010/main"/>
                        </a:ext>
                      </a:extLst>
                    </pic:spPr>
                  </pic:pic>
                </a:graphicData>
              </a:graphic>
            </wp:inline>
          </w:drawing>
        </w:r>
      </w:moveTo>
      <w:moveToRangeEnd w:id="6174"/>
    </w:p>
    <w:p w14:paraId="451D55B9" w14:textId="3083B042" w:rsidR="00053B2D" w:rsidRPr="00BB0106" w:rsidRDefault="009446F1">
      <w:pPr>
        <w:pStyle w:val="TOF"/>
        <w:rPr>
          <w:ins w:id="6177" w:author="Andries Pandia" w:date="2025-08-22T16:31:00Z"/>
          <w:i/>
          <w:rPrChange w:id="6178" w:author="Andries Pandia" w:date="2025-08-26T08:37:00Z">
            <w:rPr>
              <w:ins w:id="6179" w:author="Andries Pandia" w:date="2025-08-22T16:31:00Z"/>
              <w:i w:val="0"/>
              <w:iCs w:val="0"/>
              <w:sz w:val="24"/>
              <w:szCs w:val="24"/>
            </w:rPr>
          </w:rPrChange>
        </w:rPr>
        <w:pPrChange w:id="6180" w:author="Andries Pandia" w:date="2025-08-26T08:37:00Z">
          <w:pPr>
            <w:pStyle w:val="Caption"/>
            <w:keepNext/>
            <w:spacing w:after="0"/>
            <w:jc w:val="center"/>
          </w:pPr>
        </w:pPrChange>
      </w:pPr>
      <w:bookmarkStart w:id="6181" w:name="_Toc207091034"/>
      <w:r w:rsidRPr="00BB0106">
        <w:t>Gambar 3.27</w:t>
      </w:r>
      <w:ins w:id="6182" w:author="Andries Pandia" w:date="2025-08-26T08:37:00Z">
        <w:r w:rsidR="00066AF8" w:rsidRPr="00BB0106">
          <w:t>.</w:t>
        </w:r>
      </w:ins>
      <w:r w:rsidRPr="00BB0106">
        <w:t xml:space="preserve"> Hasil Hubungan Korban dan Perekrut</w:t>
      </w:r>
      <w:ins w:id="6183" w:author="Andries Pandia" w:date="2025-08-26T08:37:00Z">
        <w:r w:rsidR="00066AF8" w:rsidRPr="00BB0106">
          <w:t>.</w:t>
        </w:r>
      </w:ins>
      <w:bookmarkEnd w:id="6181"/>
    </w:p>
    <w:p w14:paraId="46B7A9A8" w14:textId="26CC0684" w:rsidR="00053B2D" w:rsidRPr="00BB0106" w:rsidDel="00066AF8" w:rsidRDefault="00053B2D">
      <w:pPr>
        <w:pStyle w:val="TOF"/>
        <w:rPr>
          <w:del w:id="6184" w:author="Andries Pandia" w:date="2025-08-26T08:37:00Z"/>
          <w:i/>
          <w:rPrChange w:id="6185" w:author="Andries Pandia" w:date="2025-08-26T08:27:00Z">
            <w:rPr>
              <w:del w:id="6186" w:author="Andries Pandia" w:date="2025-08-26T08:37:00Z"/>
              <w:i w:val="0"/>
            </w:rPr>
          </w:rPrChange>
        </w:rPr>
        <w:pPrChange w:id="6187" w:author="Andries Pandia" w:date="2025-08-26T08:17:00Z">
          <w:pPr>
            <w:pStyle w:val="Caption"/>
            <w:spacing w:after="0"/>
            <w:jc w:val="center"/>
          </w:pPr>
        </w:pPrChange>
      </w:pPr>
      <w:bookmarkStart w:id="6188" w:name="_Toc206781760"/>
      <w:moveToRangeStart w:id="6189" w:author="Andries Pandia" w:date="2025-08-22T16:31:00Z" w:name="move206772692"/>
      <w:moveTo w:id="6190" w:author="Andries Pandia" w:date="2025-08-22T16:31:00Z">
        <w:del w:id="6191" w:author="Andries Pandia" w:date="2025-08-26T08:37:00Z">
          <w:r w:rsidRPr="00BB0106" w:rsidDel="00066AF8">
            <w:delText>Gambar 3.14 Hubungan Korban</w:delText>
          </w:r>
          <w:r w:rsidRPr="00A96BCD" w:rsidDel="00066AF8">
            <w:delText xml:space="preserve"> dan Perekrut</w:delText>
          </w:r>
        </w:del>
        <w:bookmarkEnd w:id="6188"/>
        <w:del w:id="6192" w:author="Andries Pandia" w:date="2025-08-22T16:31:00Z">
          <w:r w:rsidRPr="00A96BCD" w:rsidDel="00053B2D">
            <w:delText xml:space="preserve"> </w:delText>
          </w:r>
        </w:del>
      </w:moveTo>
    </w:p>
    <w:moveToRangeEnd w:id="6189"/>
    <w:p w14:paraId="42F8328A" w14:textId="28F276F5" w:rsidR="00053B2D" w:rsidRPr="00BB0106" w:rsidDel="00241C8F" w:rsidRDefault="00053B2D">
      <w:pPr>
        <w:pStyle w:val="TOF"/>
        <w:rPr>
          <w:del w:id="6193" w:author="Andries Pandia" w:date="2025-08-22T16:31:00Z"/>
        </w:rPr>
        <w:pPrChange w:id="6194" w:author="Andries Pandia" w:date="2025-08-26T08:37:00Z">
          <w:pPr>
            <w:spacing w:before="100" w:beforeAutospacing="1" w:after="100" w:afterAutospacing="1"/>
          </w:pPr>
        </w:pPrChange>
      </w:pPr>
    </w:p>
    <w:p w14:paraId="1333E2C5" w14:textId="77777777" w:rsidR="00241C8F" w:rsidRPr="00A96BCD" w:rsidRDefault="00241C8F">
      <w:pPr>
        <w:pStyle w:val="TOF"/>
        <w:rPr>
          <w:ins w:id="6195" w:author="Andries Pandia" w:date="2025-08-22T16:55:00Z"/>
        </w:rPr>
        <w:pPrChange w:id="6196" w:author="Andries Pandia" w:date="2025-08-26T08:37:00Z">
          <w:pPr>
            <w:pStyle w:val="Caption"/>
            <w:keepNext/>
            <w:spacing w:after="0"/>
            <w:jc w:val="center"/>
          </w:pPr>
        </w:pPrChange>
      </w:pPr>
    </w:p>
    <w:p w14:paraId="564C2F5D" w14:textId="15AE0D9C" w:rsidR="00704C44" w:rsidRPr="00BB0106" w:rsidRDefault="00704C44">
      <w:pPr>
        <w:contextualSpacing/>
        <w:rPr>
          <w:ins w:id="6197" w:author="Andries Pandia" w:date="2025-08-26T08:37:00Z"/>
          <w:noProof/>
          <w:kern w:val="2"/>
          <w:lang w:val="id-ID"/>
          <w14:ligatures w14:val="standardContextual"/>
        </w:rPr>
        <w:pPrChange w:id="6198" w:author="Andries Pandia" w:date="2025-08-22T16:31:00Z">
          <w:pPr>
            <w:spacing w:before="100" w:beforeAutospacing="1" w:after="100" w:afterAutospacing="1"/>
          </w:pPr>
        </w:pPrChange>
      </w:pPr>
      <w:r w:rsidRPr="00BB0106">
        <w:rPr>
          <w:noProof/>
          <w:lang w:val="id-ID"/>
          <w:rPrChange w:id="6199" w:author="Andries Pandia" w:date="2025-08-26T08:27:00Z">
            <w:rPr/>
          </w:rPrChange>
        </w:rPr>
        <w:t xml:space="preserve">Visualisasi pada Gambar </w:t>
      </w:r>
      <w:del w:id="6200" w:author="Andries Pandia" w:date="2025-08-22T16:32:00Z">
        <w:r w:rsidRPr="00BB0106" w:rsidDel="00053B2D">
          <w:delText>[masukkan nomor gambar Anda]</w:delText>
        </w:r>
      </w:del>
      <w:ins w:id="6201" w:author="Andries Pandia" w:date="2025-08-22T16:32:00Z">
        <w:r w:rsidR="00053B2D" w:rsidRPr="00BB0106">
          <w:t>3.</w:t>
        </w:r>
      </w:ins>
      <w:ins w:id="6202" w:author="Andries Pandia" w:date="2025-08-26T08:37:00Z">
        <w:r w:rsidR="00066AF8" w:rsidRPr="00BB0106">
          <w:t>27</w:t>
        </w:r>
      </w:ins>
      <w:r w:rsidRPr="00BB0106">
        <w:rPr>
          <w:noProof/>
          <w:lang w:val="id-ID"/>
          <w:rPrChange w:id="6203" w:author="Andries Pandia" w:date="2025-08-26T08:27:00Z">
            <w:rPr/>
          </w:rPrChange>
        </w:rPr>
        <w:t xml:space="preserve"> menyajikan analisis mengenai hubungan antara korban dan pelaku perekrutan (</w:t>
      </w:r>
      <w:r w:rsidRPr="00BB0106">
        <w:rPr>
          <w:i/>
          <w:rPrChange w:id="6204" w:author="Andries Pandia" w:date="2025-08-26T08:27:00Z">
            <w:rPr/>
          </w:rPrChange>
        </w:rPr>
        <w:t>recruiter</w:t>
      </w:r>
      <w:r w:rsidRPr="00BB0106">
        <w:t xml:space="preserve">), </w:t>
      </w:r>
      <w:proofErr w:type="spellStart"/>
      <w:r w:rsidRPr="00BB0106">
        <w:t>sebuah</w:t>
      </w:r>
      <w:proofErr w:type="spellEnd"/>
      <w:r w:rsidRPr="00BB0106">
        <w:t xml:space="preserve"> </w:t>
      </w:r>
      <w:proofErr w:type="spellStart"/>
      <w:r w:rsidRPr="00BB0106">
        <w:t>faktor</w:t>
      </w:r>
      <w:proofErr w:type="spellEnd"/>
      <w:r w:rsidRPr="00BB0106">
        <w:t xml:space="preserve"> </w:t>
      </w:r>
      <w:proofErr w:type="spellStart"/>
      <w:r w:rsidRPr="00BB0106">
        <w:t>kunci</w:t>
      </w:r>
      <w:proofErr w:type="spellEnd"/>
      <w:r w:rsidRPr="00BB0106">
        <w:t xml:space="preserve"> </w:t>
      </w:r>
      <w:proofErr w:type="spellStart"/>
      <w:r w:rsidRPr="00BB0106">
        <w:t>dalam</w:t>
      </w:r>
      <w:proofErr w:type="spellEnd"/>
      <w:r w:rsidRPr="00BB0106">
        <w:t xml:space="preserve"> </w:t>
      </w:r>
      <w:proofErr w:type="spellStart"/>
      <w:r w:rsidRPr="00BB0106">
        <w:t>memahami</w:t>
      </w:r>
      <w:proofErr w:type="spellEnd"/>
      <w:r w:rsidRPr="00BB0106">
        <w:t xml:space="preserve"> modus operandi </w:t>
      </w:r>
      <w:proofErr w:type="spellStart"/>
      <w:r w:rsidRPr="00BB0106">
        <w:t>kejahatan</w:t>
      </w:r>
      <w:proofErr w:type="spellEnd"/>
      <w:r w:rsidRPr="00BB0106">
        <w:t xml:space="preserve"> </w:t>
      </w:r>
      <w:proofErr w:type="spellStart"/>
      <w:r w:rsidRPr="00BB0106">
        <w:t>perdagangan</w:t>
      </w:r>
      <w:proofErr w:type="spellEnd"/>
      <w:r w:rsidRPr="00BB0106">
        <w:t xml:space="preserve"> </w:t>
      </w:r>
      <w:proofErr w:type="spellStart"/>
      <w:r w:rsidRPr="00BB0106">
        <w:t>manusia</w:t>
      </w:r>
      <w:proofErr w:type="spellEnd"/>
      <w:r w:rsidRPr="00BB0106">
        <w:t>.</w:t>
      </w:r>
    </w:p>
    <w:p w14:paraId="514CC3C8" w14:textId="77777777" w:rsidR="00066AF8" w:rsidRPr="00BB0106" w:rsidRDefault="00066AF8">
      <w:pPr>
        <w:contextualSpacing/>
        <w:rPr>
          <w:noProof/>
          <w:lang w:val="id-ID"/>
          <w:rPrChange w:id="6205" w:author="Andries Pandia" w:date="2025-08-26T08:37:00Z">
            <w:rPr/>
          </w:rPrChange>
        </w:rPr>
        <w:pPrChange w:id="6206" w:author="Andries Pandia" w:date="2025-08-22T16:31:00Z">
          <w:pPr>
            <w:spacing w:before="100" w:beforeAutospacing="1" w:after="100" w:afterAutospacing="1"/>
          </w:pPr>
        </w:pPrChange>
      </w:pPr>
    </w:p>
    <w:p w14:paraId="3E96D17A" w14:textId="77777777" w:rsidR="00241C8F" w:rsidRPr="00BB0106" w:rsidRDefault="00241C8F">
      <w:pPr>
        <w:contextualSpacing/>
        <w:rPr>
          <w:ins w:id="6207" w:author="Andries Pandia" w:date="2025-08-22T16:55:00Z"/>
          <w:b/>
          <w:noProof/>
          <w:lang w:val="id-ID"/>
          <w:rPrChange w:id="6208" w:author="Andries Pandia" w:date="2025-08-26T08:27:00Z">
            <w:rPr>
              <w:ins w:id="6209" w:author="Andries Pandia" w:date="2025-08-22T16:55:00Z"/>
              <w:b/>
            </w:rPr>
          </w:rPrChange>
        </w:rPr>
        <w:pPrChange w:id="6210" w:author="Andries Pandia" w:date="2025-08-22T16:31:00Z">
          <w:pPr>
            <w:spacing w:before="100" w:beforeAutospacing="1" w:after="100" w:afterAutospacing="1"/>
          </w:pPr>
        </w:pPrChange>
      </w:pPr>
    </w:p>
    <w:p w14:paraId="43C1F02E" w14:textId="080591EA" w:rsidR="00704C44" w:rsidRPr="00BB0106" w:rsidRDefault="00053B2D">
      <w:pPr>
        <w:ind w:firstLine="0"/>
        <w:contextualSpacing/>
        <w:rPr>
          <w:b/>
          <w:noProof/>
          <w:kern w:val="2"/>
          <w:lang w:val="id-ID"/>
          <w14:ligatures w14:val="standardContextual"/>
          <w:rPrChange w:id="6211" w:author="Andries Pandia" w:date="2025-08-26T08:27:00Z">
            <w:rPr/>
          </w:rPrChange>
        </w:rPr>
        <w:pPrChange w:id="6212" w:author="Andries Pandia" w:date="2025-08-26T08:38:00Z">
          <w:pPr>
            <w:spacing w:before="100" w:beforeAutospacing="1" w:after="100" w:afterAutospacing="1"/>
          </w:pPr>
        </w:pPrChange>
      </w:pPr>
      <w:ins w:id="6213" w:author="Andries Pandia" w:date="2025-08-22T16:31:00Z">
        <w:r w:rsidRPr="00BB0106">
          <w:rPr>
            <w:b/>
            <w:noProof/>
            <w:lang w:val="id-ID"/>
            <w:rPrChange w:id="6214" w:author="Andries Pandia" w:date="2025-08-26T08:27:00Z">
              <w:rPr>
                <w:lang w:val="en-US"/>
              </w:rPr>
            </w:rPrChange>
          </w:rPr>
          <w:lastRenderedPageBreak/>
          <w:t xml:space="preserve">A. </w:t>
        </w:r>
      </w:ins>
      <w:r w:rsidR="00704C44" w:rsidRPr="00BB0106">
        <w:rPr>
          <w:b/>
          <w:noProof/>
          <w:kern w:val="2"/>
          <w:lang w:val="id-ID"/>
          <w14:ligatures w14:val="standardContextual"/>
          <w:rPrChange w:id="6215" w:author="Andries Pandia" w:date="2025-08-26T08:27:00Z">
            <w:rPr/>
          </w:rPrChange>
        </w:rPr>
        <w:t>Deskripsi Data:</w:t>
      </w:r>
    </w:p>
    <w:p w14:paraId="0227F60C" w14:textId="58BB687E" w:rsidR="00704C44" w:rsidRPr="00BB0106" w:rsidRDefault="00704C44">
      <w:pPr>
        <w:contextualSpacing/>
        <w:rPr>
          <w:noProof/>
          <w:kern w:val="2"/>
          <w:lang w:val="id-ID"/>
          <w14:ligatures w14:val="standardContextual"/>
          <w:rPrChange w:id="6216" w:author="Andries Pandia" w:date="2025-08-26T08:27:00Z">
            <w:rPr/>
          </w:rPrChange>
        </w:rPr>
        <w:pPrChange w:id="6217" w:author="Andries Pandia" w:date="2025-08-22T16:32:00Z">
          <w:pPr>
            <w:spacing w:before="100" w:beforeAutospacing="1" w:after="100" w:afterAutospacing="1"/>
          </w:pPr>
        </w:pPrChange>
      </w:pPr>
      <w:r w:rsidRPr="00BB0106">
        <w:rPr>
          <w:noProof/>
          <w:kern w:val="2"/>
          <w:lang w:val="id-ID"/>
          <w14:ligatures w14:val="standardContextual"/>
          <w:rPrChange w:id="6218" w:author="Andries Pandia" w:date="2025-08-26T08:27:00Z">
            <w:rPr/>
          </w:rPrChange>
        </w:rPr>
        <w:t>Grafik batang tersebut mengilustrasikan distribusi kasus berdasarkan kategori hubungan. Perlu dicatat bahwa kategori "</w:t>
      </w:r>
      <w:r w:rsidRPr="00BB0106">
        <w:rPr>
          <w:i/>
          <w:noProof/>
          <w:kern w:val="2"/>
          <w:lang w:val="id-ID"/>
          <w14:ligatures w14:val="standardContextual"/>
          <w:rPrChange w:id="6219" w:author="Andries Pandia" w:date="2025-08-26T08:27:00Z">
            <w:rPr/>
          </w:rPrChange>
        </w:rPr>
        <w:t>Not Specified</w:t>
      </w:r>
      <w:r w:rsidRPr="00BB0106">
        <w:t xml:space="preserve">" (Tidak </w:t>
      </w:r>
      <w:proofErr w:type="spellStart"/>
      <w:r w:rsidRPr="00BB0106">
        <w:t>Disebutkan</w:t>
      </w:r>
      <w:proofErr w:type="spellEnd"/>
      <w:r w:rsidRPr="00BB0106">
        <w:t xml:space="preserve">) </w:t>
      </w:r>
      <w:proofErr w:type="spellStart"/>
      <w:r w:rsidRPr="00BB0106">
        <w:t>memiliki</w:t>
      </w:r>
      <w:proofErr w:type="spellEnd"/>
      <w:r w:rsidRPr="00BB0106">
        <w:t xml:space="preserve"> </w:t>
      </w:r>
      <w:proofErr w:type="spellStart"/>
      <w:r w:rsidRPr="00BB0106">
        <w:t>frekuensi</w:t>
      </w:r>
      <w:proofErr w:type="spellEnd"/>
      <w:r w:rsidRPr="00BB0106">
        <w:t xml:space="preserve"> </w:t>
      </w:r>
      <w:proofErr w:type="spellStart"/>
      <w:r w:rsidRPr="00BB0106">
        <w:t>tertinggi</w:t>
      </w:r>
      <w:proofErr w:type="spellEnd"/>
      <w:r w:rsidRPr="00BB0106">
        <w:t xml:space="preserve"> </w:t>
      </w:r>
      <w:proofErr w:type="spellStart"/>
      <w:r w:rsidRPr="00BB0106">
        <w:t>dengan</w:t>
      </w:r>
      <w:proofErr w:type="spellEnd"/>
      <w:r w:rsidRPr="00BB0106">
        <w:t xml:space="preserve"> </w:t>
      </w:r>
      <w:proofErr w:type="spellStart"/>
      <w:r w:rsidRPr="00BB0106">
        <w:t>lebih</w:t>
      </w:r>
      <w:proofErr w:type="spellEnd"/>
      <w:r w:rsidRPr="00BB0106">
        <w:t xml:space="preserve"> </w:t>
      </w:r>
      <w:proofErr w:type="spellStart"/>
      <w:r w:rsidRPr="00BB0106">
        <w:t>dari</w:t>
      </w:r>
      <w:proofErr w:type="spellEnd"/>
      <w:r w:rsidRPr="00BB0106">
        <w:t xml:space="preserve"> 3.000 </w:t>
      </w:r>
      <w:proofErr w:type="spellStart"/>
      <w:r w:rsidRPr="00BB0106">
        <w:t>kasus</w:t>
      </w:r>
      <w:proofErr w:type="spellEnd"/>
      <w:r w:rsidRPr="00BB0106">
        <w:t xml:space="preserve">, yang </w:t>
      </w:r>
      <w:proofErr w:type="spellStart"/>
      <w:r w:rsidRPr="00BB0106">
        <w:t>mengindikasikan</w:t>
      </w:r>
      <w:proofErr w:type="spellEnd"/>
      <w:r w:rsidRPr="00BB0106">
        <w:t xml:space="preserve"> </w:t>
      </w:r>
      <w:proofErr w:type="spellStart"/>
      <w:r w:rsidRPr="00BB0106">
        <w:t>adanya</w:t>
      </w:r>
      <w:proofErr w:type="spellEnd"/>
      <w:r w:rsidRPr="00BB0106">
        <w:t xml:space="preserve"> </w:t>
      </w:r>
      <w:proofErr w:type="spellStart"/>
      <w:r w:rsidRPr="00BB0106">
        <w:t>keterbatasan</w:t>
      </w:r>
      <w:proofErr w:type="spellEnd"/>
      <w:r w:rsidRPr="00BB0106">
        <w:t xml:space="preserve"> </w:t>
      </w:r>
      <w:proofErr w:type="spellStart"/>
      <w:r w:rsidRPr="00BB0106">
        <w:t>kelengkapan</w:t>
      </w:r>
      <w:proofErr w:type="spellEnd"/>
      <w:r w:rsidRPr="00BB0106">
        <w:t xml:space="preserve"> data </w:t>
      </w:r>
      <w:proofErr w:type="spellStart"/>
      <w:r w:rsidRPr="00BB0106">
        <w:t>dalam</w:t>
      </w:r>
      <w:proofErr w:type="spellEnd"/>
      <w:r w:rsidRPr="00BB0106">
        <w:t xml:space="preserve"> </w:t>
      </w:r>
      <w:proofErr w:type="spellStart"/>
      <w:r w:rsidRPr="00BB0106">
        <w:t>jumlah</w:t>
      </w:r>
      <w:proofErr w:type="spellEnd"/>
      <w:r w:rsidRPr="00BB0106">
        <w:t xml:space="preserve"> yang </w:t>
      </w:r>
      <w:proofErr w:type="spellStart"/>
      <w:r w:rsidRPr="00BB0106">
        <w:t>signifikan</w:t>
      </w:r>
      <w:proofErr w:type="spellEnd"/>
      <w:r w:rsidRPr="00BB0106">
        <w:t>.</w:t>
      </w:r>
    </w:p>
    <w:p w14:paraId="5216DBF6" w14:textId="08FFACA5" w:rsidR="00704C44" w:rsidRPr="00BB0106" w:rsidDel="00066AF8" w:rsidRDefault="00704C44">
      <w:pPr>
        <w:contextualSpacing/>
        <w:rPr>
          <w:del w:id="6220" w:author="Andries Pandia" w:date="2025-08-26T08:38:00Z"/>
          <w:noProof/>
          <w:kern w:val="2"/>
          <w:lang w:val="id-ID"/>
          <w14:ligatures w14:val="standardContextual"/>
          <w:rPrChange w:id="6221" w:author="Andries Pandia" w:date="2025-08-26T08:27:00Z">
            <w:rPr>
              <w:del w:id="6222" w:author="Andries Pandia" w:date="2025-08-26T08:38:00Z"/>
            </w:rPr>
          </w:rPrChange>
        </w:rPr>
        <w:pPrChange w:id="6223" w:author="Andries Pandia" w:date="2025-08-22T16:32:00Z">
          <w:pPr>
            <w:spacing w:before="100" w:beforeAutospacing="1" w:after="100" w:afterAutospacing="1"/>
          </w:pPr>
        </w:pPrChange>
      </w:pPr>
      <w:r w:rsidRPr="00BB0106">
        <w:rPr>
          <w:noProof/>
          <w:kern w:val="2"/>
          <w:lang w:val="id-ID"/>
          <w14:ligatures w14:val="standardContextual"/>
          <w:rPrChange w:id="6224" w:author="Andries Pandia" w:date="2025-08-26T08:27:00Z">
            <w:rPr/>
          </w:rPrChange>
        </w:rPr>
        <w:t>Dari kategori yang teridentifikasi, hubungan yang paling umum adalah pasangan intim (</w:t>
      </w:r>
      <w:r w:rsidRPr="00BB0106">
        <w:rPr>
          <w:i/>
          <w:noProof/>
          <w:kern w:val="2"/>
          <w:lang w:val="id-ID"/>
          <w14:ligatures w14:val="standardContextual"/>
          <w:rPrChange w:id="6225" w:author="Andries Pandia" w:date="2025-08-26T08:27:00Z">
            <w:rPr/>
          </w:rPrChange>
        </w:rPr>
        <w:t>Intimate Partner</w:t>
      </w:r>
      <w:r w:rsidRPr="00BB0106">
        <w:t xml:space="preserve">) </w:t>
      </w:r>
      <w:proofErr w:type="spellStart"/>
      <w:r w:rsidRPr="00BB0106">
        <w:t>dengan</w:t>
      </w:r>
      <w:proofErr w:type="spellEnd"/>
      <w:r w:rsidRPr="00BB0106">
        <w:t xml:space="preserve"> </w:t>
      </w:r>
      <w:proofErr w:type="spellStart"/>
      <w:r w:rsidRPr="00BB0106">
        <w:t>sekitar</w:t>
      </w:r>
      <w:proofErr w:type="spellEnd"/>
      <w:r w:rsidRPr="00BB0106">
        <w:t xml:space="preserve"> 1.300 </w:t>
      </w:r>
      <w:proofErr w:type="spellStart"/>
      <w:r w:rsidRPr="00BB0106">
        <w:t>kasus</w:t>
      </w:r>
      <w:proofErr w:type="spellEnd"/>
      <w:r w:rsidRPr="00BB0106">
        <w:t xml:space="preserve">, </w:t>
      </w:r>
      <w:proofErr w:type="spellStart"/>
      <w:r w:rsidRPr="00BB0106">
        <w:t>diikuti</w:t>
      </w:r>
      <w:proofErr w:type="spellEnd"/>
      <w:r w:rsidRPr="00BB0106">
        <w:t xml:space="preserve"> oleh </w:t>
      </w:r>
      <w:proofErr w:type="spellStart"/>
      <w:r w:rsidRPr="00BB0106">
        <w:t>teman</w:t>
      </w:r>
      <w:proofErr w:type="spellEnd"/>
      <w:r w:rsidRPr="00BB0106">
        <w:t xml:space="preserve"> </w:t>
      </w:r>
      <w:proofErr w:type="spellStart"/>
      <w:r w:rsidRPr="00BB0106">
        <w:t>atau</w:t>
      </w:r>
      <w:proofErr w:type="spellEnd"/>
      <w:r w:rsidRPr="00BB0106">
        <w:t xml:space="preserve"> </w:t>
      </w:r>
      <w:proofErr w:type="spellStart"/>
      <w:r w:rsidRPr="00BB0106">
        <w:t>kenalan</w:t>
      </w:r>
      <w:proofErr w:type="spellEnd"/>
      <w:r w:rsidRPr="00BB0106">
        <w:t xml:space="preserve"> (</w:t>
      </w:r>
      <w:r w:rsidRPr="00BB0106">
        <w:rPr>
          <w:i/>
          <w:rPrChange w:id="6226" w:author="Andries Pandia" w:date="2025-08-26T08:27:00Z">
            <w:rPr/>
          </w:rPrChange>
        </w:rPr>
        <w:t>Friend/Acquaintance</w:t>
      </w:r>
      <w:r w:rsidRPr="00BB0106">
        <w:t xml:space="preserve">) </w:t>
      </w:r>
      <w:proofErr w:type="spellStart"/>
      <w:r w:rsidRPr="00BB0106">
        <w:t>dengan</w:t>
      </w:r>
      <w:proofErr w:type="spellEnd"/>
      <w:r w:rsidRPr="00BB0106">
        <w:t xml:space="preserve"> </w:t>
      </w:r>
      <w:proofErr w:type="spellStart"/>
      <w:r w:rsidRPr="00BB0106">
        <w:t>sekitar</w:t>
      </w:r>
      <w:proofErr w:type="spellEnd"/>
      <w:r w:rsidRPr="00BB0106">
        <w:t xml:space="preserve"> 900 </w:t>
      </w:r>
      <w:proofErr w:type="spellStart"/>
      <w:r w:rsidRPr="00BB0106">
        <w:t>kasus</w:t>
      </w:r>
      <w:proofErr w:type="spellEnd"/>
      <w:r w:rsidRPr="00BB0106">
        <w:t xml:space="preserve">, dan </w:t>
      </w:r>
      <w:proofErr w:type="spellStart"/>
      <w:r w:rsidRPr="00BB0106">
        <w:t>keluarga</w:t>
      </w:r>
      <w:proofErr w:type="spellEnd"/>
      <w:r w:rsidRPr="00BB0106">
        <w:t xml:space="preserve"> </w:t>
      </w:r>
      <w:proofErr w:type="spellStart"/>
      <w:r w:rsidRPr="00BB0106">
        <w:t>atau</w:t>
      </w:r>
      <w:proofErr w:type="spellEnd"/>
      <w:r w:rsidRPr="00BB0106">
        <w:t xml:space="preserve"> </w:t>
      </w:r>
      <w:proofErr w:type="spellStart"/>
      <w:r w:rsidRPr="00BB0106">
        <w:t>kerabat</w:t>
      </w:r>
      <w:proofErr w:type="spellEnd"/>
      <w:r w:rsidRPr="00BB0106">
        <w:t xml:space="preserve"> (</w:t>
      </w:r>
      <w:r w:rsidRPr="00BB0106">
        <w:rPr>
          <w:i/>
          <w:rPrChange w:id="6227" w:author="Andries Pandia" w:date="2025-08-26T08:27:00Z">
            <w:rPr/>
          </w:rPrChange>
        </w:rPr>
        <w:t>Family/Relative</w:t>
      </w:r>
      <w:r w:rsidRPr="00BB0106">
        <w:t xml:space="preserve">) </w:t>
      </w:r>
      <w:proofErr w:type="spellStart"/>
      <w:r w:rsidRPr="00BB0106">
        <w:t>dengan</w:t>
      </w:r>
      <w:proofErr w:type="spellEnd"/>
      <w:r w:rsidRPr="00BB0106">
        <w:t xml:space="preserve"> </w:t>
      </w:r>
      <w:proofErr w:type="spellStart"/>
      <w:r w:rsidRPr="00BB0106">
        <w:t>sekitar</w:t>
      </w:r>
      <w:proofErr w:type="spellEnd"/>
      <w:r w:rsidRPr="00BB0106">
        <w:t xml:space="preserve"> 750 </w:t>
      </w:r>
      <w:proofErr w:type="spellStart"/>
      <w:r w:rsidRPr="00BB0106">
        <w:t>kasus</w:t>
      </w:r>
      <w:proofErr w:type="spellEnd"/>
      <w:r w:rsidRPr="00BB0106">
        <w:t>.</w:t>
      </w:r>
    </w:p>
    <w:p w14:paraId="3AEF105C" w14:textId="77777777" w:rsidR="00241C8F" w:rsidRPr="00BB0106" w:rsidRDefault="00241C8F">
      <w:pPr>
        <w:contextualSpacing/>
        <w:rPr>
          <w:ins w:id="6228" w:author="Andries Pandia" w:date="2025-08-22T16:55:00Z"/>
          <w:b/>
          <w:noProof/>
          <w:lang w:val="id-ID"/>
          <w:rPrChange w:id="6229" w:author="Andries Pandia" w:date="2025-08-26T08:27:00Z">
            <w:rPr>
              <w:ins w:id="6230" w:author="Andries Pandia" w:date="2025-08-22T16:55:00Z"/>
              <w:b/>
            </w:rPr>
          </w:rPrChange>
        </w:rPr>
        <w:pPrChange w:id="6231" w:author="Andries Pandia" w:date="2025-08-22T16:53:00Z">
          <w:pPr>
            <w:spacing w:before="100" w:beforeAutospacing="1" w:after="100" w:afterAutospacing="1"/>
          </w:pPr>
        </w:pPrChange>
      </w:pPr>
    </w:p>
    <w:p w14:paraId="00536780" w14:textId="77777777" w:rsidR="00241C8F" w:rsidRPr="00BB0106" w:rsidRDefault="00241C8F">
      <w:pPr>
        <w:contextualSpacing/>
        <w:rPr>
          <w:ins w:id="6232" w:author="Andries Pandia" w:date="2025-08-22T16:55:00Z"/>
          <w:b/>
          <w:noProof/>
          <w:lang w:val="id-ID"/>
          <w:rPrChange w:id="6233" w:author="Andries Pandia" w:date="2025-08-26T08:27:00Z">
            <w:rPr>
              <w:ins w:id="6234" w:author="Andries Pandia" w:date="2025-08-22T16:55:00Z"/>
              <w:b/>
            </w:rPr>
          </w:rPrChange>
        </w:rPr>
        <w:pPrChange w:id="6235" w:author="Andries Pandia" w:date="2025-08-22T16:53:00Z">
          <w:pPr>
            <w:spacing w:before="100" w:beforeAutospacing="1" w:after="100" w:afterAutospacing="1"/>
          </w:pPr>
        </w:pPrChange>
      </w:pPr>
    </w:p>
    <w:p w14:paraId="52014FA6" w14:textId="61059F9B" w:rsidR="00704C44" w:rsidRPr="00BB0106" w:rsidRDefault="00241C8F">
      <w:pPr>
        <w:ind w:firstLine="0"/>
        <w:contextualSpacing/>
        <w:rPr>
          <w:b/>
          <w:noProof/>
          <w:kern w:val="2"/>
          <w:lang w:val="id-ID"/>
          <w14:ligatures w14:val="standardContextual"/>
          <w:rPrChange w:id="6236" w:author="Andries Pandia" w:date="2025-08-26T08:27:00Z">
            <w:rPr/>
          </w:rPrChange>
        </w:rPr>
        <w:pPrChange w:id="6237" w:author="Andries Pandia" w:date="2025-08-26T08:38:00Z">
          <w:pPr>
            <w:spacing w:before="100" w:beforeAutospacing="1" w:after="100" w:afterAutospacing="1"/>
          </w:pPr>
        </w:pPrChange>
      </w:pPr>
      <w:ins w:id="6238" w:author="Andries Pandia" w:date="2025-08-22T16:53:00Z">
        <w:r w:rsidRPr="00BB0106">
          <w:rPr>
            <w:b/>
            <w:noProof/>
            <w:lang w:val="id-ID"/>
            <w:rPrChange w:id="6239" w:author="Andries Pandia" w:date="2025-08-26T08:27:00Z">
              <w:rPr>
                <w:b/>
              </w:rPr>
            </w:rPrChange>
          </w:rPr>
          <w:t>B</w:t>
        </w:r>
      </w:ins>
      <w:ins w:id="6240" w:author="Andries Pandia" w:date="2025-08-22T16:52:00Z">
        <w:r w:rsidRPr="00BB0106">
          <w:rPr>
            <w:b/>
            <w:noProof/>
            <w:lang w:val="id-ID"/>
            <w:rPrChange w:id="6241" w:author="Andries Pandia" w:date="2025-08-26T08:27:00Z">
              <w:rPr>
                <w:lang w:val="en-US"/>
              </w:rPr>
            </w:rPrChange>
          </w:rPr>
          <w:t xml:space="preserve">. </w:t>
        </w:r>
      </w:ins>
      <w:proofErr w:type="spellStart"/>
      <w:r w:rsidR="00704C44" w:rsidRPr="00BB0106">
        <w:rPr>
          <w:b/>
          <w:rPrChange w:id="6242" w:author="Andries Pandia" w:date="2025-08-26T08:27:00Z">
            <w:rPr/>
          </w:rPrChange>
        </w:rPr>
        <w:t>Interpretasi</w:t>
      </w:r>
      <w:proofErr w:type="spellEnd"/>
      <w:r w:rsidR="00704C44" w:rsidRPr="00BB0106">
        <w:rPr>
          <w:b/>
          <w:rPrChange w:id="6243" w:author="Andries Pandia" w:date="2025-08-26T08:27:00Z">
            <w:rPr/>
          </w:rPrChange>
        </w:rPr>
        <w:t xml:space="preserve"> Hasil:</w:t>
      </w:r>
    </w:p>
    <w:p w14:paraId="175977A3" w14:textId="77777777" w:rsidR="00704C44" w:rsidRPr="00BB0106" w:rsidRDefault="00704C44">
      <w:pPr>
        <w:contextualSpacing/>
        <w:rPr>
          <w:noProof/>
          <w:kern w:val="2"/>
          <w:lang w:val="id-ID"/>
          <w14:ligatures w14:val="standardContextual"/>
          <w:rPrChange w:id="6244" w:author="Andries Pandia" w:date="2025-08-26T08:27:00Z">
            <w:rPr/>
          </w:rPrChange>
        </w:rPr>
        <w:pPrChange w:id="6245" w:author="Andries Pandia" w:date="2025-08-22T16:53:00Z">
          <w:pPr>
            <w:spacing w:before="100" w:beforeAutospacing="1" w:after="100" w:afterAutospacing="1"/>
          </w:pPr>
        </w:pPrChange>
      </w:pPr>
      <w:r w:rsidRPr="00BB0106">
        <w:rPr>
          <w:noProof/>
          <w:kern w:val="2"/>
          <w:lang w:val="id-ID"/>
          <w14:ligatures w14:val="standardContextual"/>
          <w:rPrChange w:id="6246" w:author="Andries Pandia" w:date="2025-08-26T08:27:00Z">
            <w:rPr/>
          </w:rPrChange>
        </w:rPr>
        <w:t>Temuan ini memberikan wawasan krusial bahwa proses perekrutan korban sering kali dilakukan oleh orang-orang dari lingkaran terdekat korban. Hal ini menantang persepsi umum bahwa pelaku selalu merupakan orang asing. Perekrutan yang berbasis kepercayaan—melibatkan pasangan, teman, atau keluarga—merupakan taktik manipulasi yang sangat efektif, di mana pelaku memanfaatkan hubungan personal untuk mengeksploitasi korban.</w:t>
      </w:r>
    </w:p>
    <w:p w14:paraId="63D84F97" w14:textId="7C722F7D" w:rsidR="00241C8F" w:rsidRPr="00BB0106" w:rsidDel="00241C8F" w:rsidRDefault="00704C44">
      <w:pPr>
        <w:rPr>
          <w:ins w:id="6247" w:author="Andries Pandia" w:date="2025-08-22T16:53:00Z"/>
          <w:lang w:val="id-ID"/>
          <w:rPrChange w:id="6248" w:author="Andries Pandia" w:date="2025-08-26T08:27:00Z">
            <w:rPr>
              <w:ins w:id="6249" w:author="Andries Pandia" w:date="2025-08-22T16:53:00Z"/>
            </w:rPr>
          </w:rPrChange>
        </w:rPr>
        <w:pPrChange w:id="6250" w:author="Andries Pandia" w:date="2025-08-22T16:53:00Z">
          <w:pPr>
            <w:pStyle w:val="Heading3"/>
          </w:pPr>
        </w:pPrChange>
      </w:pPr>
      <w:r w:rsidRPr="00BB0106">
        <w:rPr>
          <w:noProof/>
          <w:kern w:val="2"/>
          <w:lang w:val="id-ID"/>
          <w14:ligatures w14:val="standardContextual"/>
          <w:rPrChange w:id="6251" w:author="Andries Pandia" w:date="2025-08-26T08:27:00Z">
            <w:rPr>
              <w:b w:val="0"/>
              <w:color w:val="000000"/>
              <w:lang w:val="en-US"/>
            </w:rPr>
          </w:rPrChange>
        </w:rPr>
        <w:t>Dengan demikian, analisis ini menegaskan bahwa strategi pencegahan harus secara spesifik menyasar edukasi mengenai risiko eksploitasi yang datang dari orang-orang terdekat, bukan hanya dari ancaman pihak eksternal yang tidak dikenal.</w:t>
      </w:r>
      <w:ins w:id="6252" w:author="Andries Pandia" w:date="2025-08-22T16:53:00Z">
        <w:r w:rsidR="00241C8F" w:rsidRPr="00BB0106" w:rsidDel="00241C8F">
          <w:rPr>
            <w:noProof/>
            <w:lang w:val="id-ID"/>
            <w:rPrChange w:id="6253" w:author="Andries Pandia" w:date="2025-08-26T08:27:00Z">
              <w:rPr>
                <w:b w:val="0"/>
                <w:color w:val="000000"/>
                <w:lang w:val="en-US"/>
              </w:rPr>
            </w:rPrChange>
          </w:rPr>
          <w:t xml:space="preserve"> </w:t>
        </w:r>
      </w:ins>
    </w:p>
    <w:p w14:paraId="5E4F6402" w14:textId="2FC8D4D3" w:rsidR="00704C44" w:rsidRPr="00BB0106" w:rsidDel="00241C8F" w:rsidRDefault="00704C44">
      <w:pPr>
        <w:rPr>
          <w:del w:id="6254" w:author="Andries Pandia" w:date="2025-08-22T16:53:00Z"/>
          <w:lang w:val="id-ID"/>
          <w:rPrChange w:id="6255" w:author="Andries Pandia" w:date="2025-08-26T08:27:00Z">
            <w:rPr>
              <w:del w:id="6256" w:author="Andries Pandia" w:date="2025-08-22T16:53:00Z"/>
            </w:rPr>
          </w:rPrChange>
        </w:rPr>
        <w:pPrChange w:id="6257" w:author="Andries Pandia" w:date="2025-08-22T16:53:00Z">
          <w:pPr>
            <w:pStyle w:val="Heading3"/>
          </w:pPr>
        </w:pPrChange>
      </w:pPr>
    </w:p>
    <w:p w14:paraId="4394D43B" w14:textId="77777777" w:rsidR="00241C8F" w:rsidRPr="00BB0106" w:rsidRDefault="00241C8F">
      <w:pPr>
        <w:contextualSpacing/>
        <w:rPr>
          <w:ins w:id="6258" w:author="Andries Pandia" w:date="2025-08-22T16:53:00Z"/>
          <w:noProof/>
          <w:kern w:val="2"/>
          <w:lang w:val="id-ID"/>
          <w14:ligatures w14:val="standardContextual"/>
          <w:rPrChange w:id="6259" w:author="Andries Pandia" w:date="2025-08-26T08:27:00Z">
            <w:rPr>
              <w:ins w:id="6260" w:author="Andries Pandia" w:date="2025-08-22T16:53:00Z"/>
            </w:rPr>
          </w:rPrChange>
        </w:rPr>
        <w:pPrChange w:id="6261" w:author="Andries Pandia" w:date="2025-08-22T16:53:00Z">
          <w:pPr>
            <w:spacing w:before="100" w:beforeAutospacing="1" w:after="100" w:afterAutospacing="1"/>
          </w:pPr>
        </w:pPrChange>
      </w:pPr>
    </w:p>
    <w:p w14:paraId="0EAF6C38" w14:textId="4699827C" w:rsidR="00704C44" w:rsidRPr="00BB0106" w:rsidDel="00241C8F" w:rsidRDefault="00704C44">
      <w:pPr>
        <w:pStyle w:val="Heading3"/>
        <w:rPr>
          <w:del w:id="6262" w:author="Andries Pandia" w:date="2025-08-22T16:53:00Z"/>
          <w:lang w:val="id-ID"/>
          <w:rPrChange w:id="6263" w:author="Andries Pandia" w:date="2025-08-26T08:27:00Z">
            <w:rPr>
              <w:del w:id="6264" w:author="Andries Pandia" w:date="2025-08-22T16:53:00Z"/>
            </w:rPr>
          </w:rPrChange>
        </w:rPr>
        <w:pPrChange w:id="6265" w:author="Andries Pandia" w:date="2025-08-22T16:53:00Z">
          <w:pPr/>
        </w:pPrChange>
      </w:pPr>
    </w:p>
    <w:p w14:paraId="0095BA00" w14:textId="6343690E" w:rsidR="00824B55" w:rsidRPr="00BB0106" w:rsidDel="00241C8F" w:rsidRDefault="00824B55">
      <w:pPr>
        <w:pStyle w:val="Heading3"/>
        <w:rPr>
          <w:del w:id="6266" w:author="Andries Pandia" w:date="2025-08-22T16:53:00Z"/>
          <w:lang w:val="id-ID"/>
          <w:rPrChange w:id="6267" w:author="Andries Pandia" w:date="2025-08-26T08:27:00Z">
            <w:rPr>
              <w:del w:id="6268" w:author="Andries Pandia" w:date="2025-08-22T16:53:00Z"/>
            </w:rPr>
          </w:rPrChange>
        </w:rPr>
        <w:pPrChange w:id="6269" w:author="Andries Pandia" w:date="2025-08-22T16:53:00Z">
          <w:pPr>
            <w:jc w:val="center"/>
          </w:pPr>
        </w:pPrChange>
      </w:pPr>
      <w:moveFromRangeStart w:id="6270" w:author="Andries Pandia" w:date="2025-08-22T16:31:00Z" w:name="move206772683"/>
      <w:moveFrom w:id="6271" w:author="Andries Pandia" w:date="2025-08-22T16:31:00Z">
        <w:del w:id="6272" w:author="Andries Pandia" w:date="2025-08-22T16:53:00Z">
          <w:r w:rsidRPr="00BB0106" w:rsidDel="00241C8F">
            <w:rPr>
              <w:i/>
              <w:iCs/>
              <w:color w:val="000000" w:themeColor="text1"/>
              <w:lang w:val="id-ID"/>
              <w:rPrChange w:id="6273" w:author="Andries Pandia" w:date="2025-08-26T08:27:00Z">
                <w:rPr>
                  <w:lang w:val="en-US"/>
                </w:rPr>
              </w:rPrChange>
            </w:rPr>
            <w:drawing>
              <wp:inline distT="0" distB="0" distL="0" distR="0" wp14:anchorId="1831DF5B" wp14:editId="6372C5DB">
                <wp:extent cx="2686685" cy="3059880"/>
                <wp:effectExtent l="0" t="0" r="5715" b="1270"/>
                <wp:docPr id="16046240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6233" name="Picture 1599956233"/>
                        <pic:cNvPicPr/>
                      </pic:nvPicPr>
                      <pic:blipFill rotWithShape="1">
                        <a:blip r:embed="rId40" cstate="print">
                          <a:extLst>
                            <a:ext uri="{28A0092B-C50C-407E-A947-70E740481C1C}">
                              <a14:useLocalDpi xmlns:a14="http://schemas.microsoft.com/office/drawing/2010/main" val="0"/>
                            </a:ext>
                          </a:extLst>
                        </a:blip>
                        <a:srcRect t="15794"/>
                        <a:stretch>
                          <a:fillRect/>
                        </a:stretch>
                      </pic:blipFill>
                      <pic:spPr bwMode="auto">
                        <a:xfrm>
                          <a:off x="0" y="0"/>
                          <a:ext cx="2735670" cy="3115669"/>
                        </a:xfrm>
                        <a:prstGeom prst="rect">
                          <a:avLst/>
                        </a:prstGeom>
                        <a:ln>
                          <a:noFill/>
                        </a:ln>
                        <a:extLst>
                          <a:ext uri="{53640926-AAD7-44D8-BBD7-CCE9431645EC}">
                            <a14:shadowObscured xmlns:a14="http://schemas.microsoft.com/office/drawing/2010/main"/>
                          </a:ext>
                        </a:extLst>
                      </pic:spPr>
                    </pic:pic>
                  </a:graphicData>
                </a:graphic>
              </wp:inline>
            </w:drawing>
          </w:r>
        </w:del>
      </w:moveFrom>
      <w:moveFromRangeEnd w:id="6270"/>
    </w:p>
    <w:p w14:paraId="0FF51D45" w14:textId="2C79A62B" w:rsidR="007B28BC" w:rsidRPr="00A96BCD" w:rsidDel="00241C8F" w:rsidRDefault="00BB650D">
      <w:pPr>
        <w:pStyle w:val="Heading3"/>
        <w:rPr>
          <w:del w:id="6274" w:author="Andries Pandia" w:date="2025-08-22T16:53:00Z"/>
          <w:color w:val="000000" w:themeColor="text1"/>
        </w:rPr>
        <w:pPrChange w:id="6275" w:author="Andries Pandia" w:date="2025-08-22T16:53:00Z">
          <w:pPr>
            <w:pStyle w:val="Caption"/>
            <w:spacing w:after="0"/>
            <w:jc w:val="center"/>
          </w:pPr>
        </w:pPrChange>
      </w:pPr>
      <w:moveFromRangeStart w:id="6276" w:author="Andries Pandia" w:date="2025-08-22T16:31:00Z" w:name="move206772692"/>
      <w:moveFrom w:id="6277" w:author="Andries Pandia" w:date="2025-08-22T16:31:00Z">
        <w:del w:id="6278" w:author="Andries Pandia" w:date="2025-08-22T16:53:00Z">
          <w:r w:rsidRPr="00BB0106" w:rsidDel="00241C8F">
            <w:rPr>
              <w:i/>
              <w:iCs/>
              <w:color w:val="000000" w:themeColor="text1"/>
              <w:lang w:val="id-ID"/>
              <w:rPrChange w:id="6279" w:author="Andries Pandia" w:date="2025-08-26T08:27:00Z">
                <w:rPr>
                  <w:color w:val="000000" w:themeColor="text1"/>
                </w:rPr>
              </w:rPrChange>
            </w:rPr>
            <w:delText xml:space="preserve">Gambar 3.14 Hubungan Korban dan Perekrut </w:delText>
          </w:r>
        </w:del>
      </w:moveFrom>
    </w:p>
    <w:moveFromRangeEnd w:id="6276"/>
    <w:p w14:paraId="54C51CFD" w14:textId="52B3ABC1" w:rsidR="009F77F7" w:rsidRPr="00BB0106" w:rsidRDefault="00357BE3">
      <w:pPr>
        <w:pStyle w:val="Heading3"/>
        <w:rPr>
          <w:rStyle w:val="s6"/>
          <w:rFonts w:cs="Times New Roman"/>
          <w:b w:val="0"/>
          <w:color w:val="auto"/>
          <w:spacing w:val="0"/>
          <w:lang w:val="id-ID"/>
          <w:rPrChange w:id="6280" w:author="Andries Pandia" w:date="2025-08-26T08:27:00Z">
            <w:rPr>
              <w:rStyle w:val="s6"/>
              <w:rFonts w:cs="Times New Roman"/>
              <w:b w:val="0"/>
              <w:noProof w:val="0"/>
              <w:spacing w:val="0"/>
              <w:kern w:val="0"/>
              <w:lang w:val="en-ID"/>
              <w14:ligatures w14:val="none"/>
            </w:rPr>
          </w:rPrChange>
        </w:rPr>
      </w:pPr>
      <w:del w:id="6281" w:author="Andries Pandia" w:date="2025-08-22T16:53:00Z">
        <w:r w:rsidRPr="00BB0106" w:rsidDel="00241C8F">
          <w:rPr>
            <w:lang w:val="id-ID"/>
            <w:rPrChange w:id="6282" w:author="Andries Pandia" w:date="2025-08-26T08:27:00Z">
              <w:rPr/>
            </w:rPrChange>
          </w:rPr>
          <w:br/>
        </w:r>
        <w:r w:rsidRPr="00BB0106" w:rsidDel="00241C8F">
          <w:rPr>
            <w:lang w:val="id-ID"/>
            <w:rPrChange w:id="6283" w:author="Andries Pandia" w:date="2025-08-26T08:27:00Z">
              <w:rPr/>
            </w:rPrChange>
          </w:rPr>
          <w:br/>
        </w:r>
      </w:del>
      <w:bookmarkStart w:id="6284" w:name="_Toc205823130"/>
      <w:bookmarkStart w:id="6285" w:name="_Toc205823202"/>
      <w:bookmarkStart w:id="6286" w:name="_Toc205823365"/>
      <w:bookmarkStart w:id="6287" w:name="_Toc205823471"/>
      <w:bookmarkStart w:id="6288" w:name="_Toc206166284"/>
      <w:bookmarkStart w:id="6289" w:name="_Toc206780715"/>
      <w:r w:rsidR="009F77F7" w:rsidRPr="00BB0106">
        <w:rPr>
          <w:rStyle w:val="s6"/>
          <w:lang w:val="id-ID"/>
          <w:rPrChange w:id="6290" w:author="Andries Pandia" w:date="2025-08-26T08:27:00Z">
            <w:rPr>
              <w:rStyle w:val="s6"/>
            </w:rPr>
          </w:rPrChange>
        </w:rPr>
        <w:t>3.</w:t>
      </w:r>
      <w:r w:rsidR="00B1210E" w:rsidRPr="00BB0106">
        <w:rPr>
          <w:rStyle w:val="s6"/>
          <w:lang w:val="id-ID"/>
          <w:rPrChange w:id="6291" w:author="Andries Pandia" w:date="2025-08-26T08:27:00Z">
            <w:rPr>
              <w:rStyle w:val="s6"/>
            </w:rPr>
          </w:rPrChange>
        </w:rPr>
        <w:t>3</w:t>
      </w:r>
      <w:r w:rsidR="009F77F7" w:rsidRPr="00BB0106">
        <w:rPr>
          <w:rStyle w:val="s6"/>
          <w:lang w:val="id-ID"/>
          <w:rPrChange w:id="6292" w:author="Andries Pandia" w:date="2025-08-26T08:27:00Z">
            <w:rPr>
              <w:rStyle w:val="s6"/>
            </w:rPr>
          </w:rPrChange>
        </w:rPr>
        <w:t>.</w:t>
      </w:r>
      <w:del w:id="6293" w:author="Andries Pandia" w:date="2025-08-22T16:53:00Z">
        <w:r w:rsidRPr="00BB0106" w:rsidDel="00241C8F">
          <w:rPr>
            <w:rStyle w:val="s6"/>
            <w:lang w:val="id-ID"/>
            <w:rPrChange w:id="6294" w:author="Andries Pandia" w:date="2025-08-26T08:27:00Z">
              <w:rPr>
                <w:rStyle w:val="s6"/>
              </w:rPr>
            </w:rPrChange>
          </w:rPr>
          <w:delText xml:space="preserve">12 </w:delText>
        </w:r>
      </w:del>
      <w:ins w:id="6295" w:author="Andries Pandia" w:date="2025-08-22T18:51:00Z">
        <w:r w:rsidR="0099148D" w:rsidRPr="00BB0106">
          <w:rPr>
            <w:rStyle w:val="s6"/>
            <w:lang w:val="id-ID"/>
            <w:rPrChange w:id="6296" w:author="Andries Pandia" w:date="2025-08-26T08:27:00Z">
              <w:rPr>
                <w:rStyle w:val="s6"/>
              </w:rPr>
            </w:rPrChange>
          </w:rPr>
          <w:t>8</w:t>
        </w:r>
      </w:ins>
      <w:ins w:id="6297" w:author="Andries Pandia" w:date="2025-08-22T16:53:00Z">
        <w:r w:rsidR="00241C8F" w:rsidRPr="00BB0106">
          <w:rPr>
            <w:rStyle w:val="s6"/>
            <w:lang w:val="id-ID"/>
            <w:rPrChange w:id="6298" w:author="Andries Pandia" w:date="2025-08-26T08:27:00Z">
              <w:rPr>
                <w:rStyle w:val="s6"/>
              </w:rPr>
            </w:rPrChange>
          </w:rPr>
          <w:t>.</w:t>
        </w:r>
      </w:ins>
      <w:ins w:id="6299" w:author="Andries Pandia" w:date="2025-08-25T20:32:00Z">
        <w:r w:rsidR="002527F7" w:rsidRPr="00BB0106">
          <w:rPr>
            <w:rStyle w:val="s6"/>
            <w:lang w:val="id-ID"/>
            <w:rPrChange w:id="6300" w:author="Andries Pandia" w:date="2025-08-26T08:27:00Z">
              <w:rPr>
                <w:rStyle w:val="s6"/>
              </w:rPr>
            </w:rPrChange>
          </w:rPr>
          <w:tab/>
        </w:r>
      </w:ins>
      <w:r w:rsidRPr="00BB0106">
        <w:rPr>
          <w:rStyle w:val="s6"/>
          <w:lang w:val="id-ID"/>
          <w:rPrChange w:id="6301" w:author="Andries Pandia" w:date="2025-08-26T08:27:00Z">
            <w:rPr>
              <w:rStyle w:val="s6"/>
            </w:rPr>
          </w:rPrChange>
        </w:rPr>
        <w:t>Negara Eksploitasi vs Jenis Eksploitasi</w:t>
      </w:r>
      <w:bookmarkEnd w:id="6284"/>
      <w:bookmarkEnd w:id="6285"/>
      <w:bookmarkEnd w:id="6286"/>
      <w:bookmarkEnd w:id="6287"/>
      <w:bookmarkEnd w:id="6288"/>
      <w:bookmarkEnd w:id="6289"/>
    </w:p>
    <w:p w14:paraId="1FFC0473" w14:textId="40CD9E1D" w:rsidR="007B28BC" w:rsidRPr="00BB0106" w:rsidDel="001F7B12" w:rsidRDefault="00357BE3">
      <w:pPr>
        <w:rPr>
          <w:del w:id="6302" w:author="Andries Pandia" w:date="2025-08-22T18:56:00Z"/>
          <w:lang w:val="id-ID"/>
          <w:rPrChange w:id="6303" w:author="Andries Pandia" w:date="2025-08-26T08:27:00Z">
            <w:rPr>
              <w:del w:id="6304" w:author="Andries Pandia" w:date="2025-08-22T18:56:00Z"/>
              <w:rStyle w:val="s6"/>
              <w:rFonts w:eastAsiaTheme="majorEastAsia" w:cstheme="majorBidi"/>
              <w:b/>
              <w:i w:val="0"/>
              <w:iCs w:val="0"/>
              <w:color w:val="000000"/>
              <w:spacing w:val="15"/>
              <w:sz w:val="24"/>
              <w:szCs w:val="24"/>
              <w:lang w:val="en-US"/>
            </w:rPr>
          </w:rPrChange>
        </w:rPr>
        <w:pPrChange w:id="6305" w:author="Andries Pandia" w:date="2025-08-22T18:56:00Z">
          <w:pPr>
            <w:pStyle w:val="Caption"/>
            <w:spacing w:after="0"/>
          </w:pPr>
        </w:pPrChange>
      </w:pPr>
      <w:del w:id="6306" w:author="Andries Pandia" w:date="2025-08-22T16:54:00Z">
        <w:r w:rsidRPr="00BB0106" w:rsidDel="00241C8F">
          <w:rPr>
            <w:noProof/>
            <w:lang w:val="id-ID"/>
            <w:rPrChange w:id="6307" w:author="Andries Pandia" w:date="2025-08-26T08:27:00Z">
              <w:rPr>
                <w:color w:val="000000"/>
              </w:rPr>
            </w:rPrChange>
          </w:rPr>
          <w:br/>
          <w:delText>   </w:delText>
        </w:r>
        <w:r w:rsidR="009F77F7" w:rsidRPr="00BB0106" w:rsidDel="00241C8F">
          <w:rPr>
            <w:rPrChange w:id="6308" w:author="Andries Pandia" w:date="2025-08-26T08:27:00Z">
              <w:rPr>
                <w:rStyle w:val="s6"/>
                <w:color w:val="000000"/>
              </w:rPr>
            </w:rPrChange>
          </w:rPr>
          <w:tab/>
        </w:r>
      </w:del>
      <w:proofErr w:type="spellStart"/>
      <w:r w:rsidRPr="00BB0106">
        <w:rPr>
          <w:rPrChange w:id="6309" w:author="Andries Pandia" w:date="2025-08-26T08:27:00Z">
            <w:rPr>
              <w:rStyle w:val="s6"/>
              <w:color w:val="000000"/>
            </w:rPr>
          </w:rPrChange>
        </w:rPr>
        <w:t>Menggunakan</w:t>
      </w:r>
      <w:proofErr w:type="spellEnd"/>
      <w:r w:rsidRPr="00BB0106">
        <w:rPr>
          <w:rPrChange w:id="6310" w:author="Andries Pandia" w:date="2025-08-26T08:27:00Z">
            <w:rPr>
              <w:rStyle w:val="s6"/>
              <w:color w:val="000000"/>
            </w:rPr>
          </w:rPrChange>
        </w:rPr>
        <w:t xml:space="preserve"> heatmap </w:t>
      </w:r>
      <w:proofErr w:type="spellStart"/>
      <w:r w:rsidRPr="00BB0106">
        <w:rPr>
          <w:rPrChange w:id="6311" w:author="Andries Pandia" w:date="2025-08-26T08:27:00Z">
            <w:rPr>
              <w:rStyle w:val="s6"/>
              <w:color w:val="000000"/>
            </w:rPr>
          </w:rPrChange>
        </w:rPr>
        <w:t>untuk</w:t>
      </w:r>
      <w:proofErr w:type="spellEnd"/>
      <w:r w:rsidRPr="00BB0106">
        <w:rPr>
          <w:rPrChange w:id="6312" w:author="Andries Pandia" w:date="2025-08-26T08:27:00Z">
            <w:rPr>
              <w:rStyle w:val="s6"/>
              <w:color w:val="000000"/>
            </w:rPr>
          </w:rPrChange>
        </w:rPr>
        <w:t xml:space="preserve"> </w:t>
      </w:r>
      <w:proofErr w:type="spellStart"/>
      <w:r w:rsidRPr="00BB0106">
        <w:rPr>
          <w:rPrChange w:id="6313" w:author="Andries Pandia" w:date="2025-08-26T08:27:00Z">
            <w:rPr>
              <w:rStyle w:val="s6"/>
              <w:color w:val="000000"/>
            </w:rPr>
          </w:rPrChange>
        </w:rPr>
        <w:t>memetakan</w:t>
      </w:r>
      <w:proofErr w:type="spellEnd"/>
      <w:r w:rsidRPr="00BB0106">
        <w:rPr>
          <w:rPrChange w:id="6314" w:author="Andries Pandia" w:date="2025-08-26T08:27:00Z">
            <w:rPr>
              <w:rStyle w:val="s6"/>
              <w:color w:val="000000"/>
            </w:rPr>
          </w:rPrChange>
        </w:rPr>
        <w:t xml:space="preserve"> </w:t>
      </w:r>
      <w:proofErr w:type="spellStart"/>
      <w:r w:rsidRPr="00BB0106">
        <w:rPr>
          <w:rPrChange w:id="6315" w:author="Andries Pandia" w:date="2025-08-26T08:27:00Z">
            <w:rPr>
              <w:rStyle w:val="s6"/>
              <w:color w:val="000000"/>
            </w:rPr>
          </w:rPrChange>
        </w:rPr>
        <w:t>kecenderungan</w:t>
      </w:r>
      <w:proofErr w:type="spellEnd"/>
      <w:r w:rsidRPr="00BB0106">
        <w:rPr>
          <w:rPrChange w:id="6316" w:author="Andries Pandia" w:date="2025-08-26T08:27:00Z">
            <w:rPr>
              <w:rStyle w:val="s6"/>
              <w:color w:val="000000"/>
            </w:rPr>
          </w:rPrChange>
        </w:rPr>
        <w:t xml:space="preserve"> </w:t>
      </w:r>
      <w:proofErr w:type="spellStart"/>
      <w:r w:rsidRPr="00BB0106">
        <w:rPr>
          <w:rPrChange w:id="6317" w:author="Andries Pandia" w:date="2025-08-26T08:27:00Z">
            <w:rPr>
              <w:rStyle w:val="s6"/>
              <w:color w:val="000000"/>
            </w:rPr>
          </w:rPrChange>
        </w:rPr>
        <w:t>eksploitasi</w:t>
      </w:r>
      <w:proofErr w:type="spellEnd"/>
      <w:r w:rsidRPr="00BB0106">
        <w:rPr>
          <w:rPrChange w:id="6318" w:author="Andries Pandia" w:date="2025-08-26T08:27:00Z">
            <w:rPr>
              <w:rStyle w:val="s6"/>
              <w:color w:val="000000"/>
            </w:rPr>
          </w:rPrChange>
        </w:rPr>
        <w:t xml:space="preserve"> </w:t>
      </w:r>
      <w:proofErr w:type="spellStart"/>
      <w:r w:rsidRPr="00BB0106">
        <w:rPr>
          <w:rPrChange w:id="6319" w:author="Andries Pandia" w:date="2025-08-26T08:27:00Z">
            <w:rPr>
              <w:rStyle w:val="s6"/>
              <w:color w:val="000000"/>
            </w:rPr>
          </w:rPrChange>
        </w:rPr>
        <w:t>seksual</w:t>
      </w:r>
      <w:proofErr w:type="spellEnd"/>
      <w:r w:rsidRPr="00BB0106">
        <w:rPr>
          <w:rPrChange w:id="6320" w:author="Andries Pandia" w:date="2025-08-26T08:27:00Z">
            <w:rPr>
              <w:rStyle w:val="s6"/>
              <w:color w:val="000000"/>
            </w:rPr>
          </w:rPrChange>
        </w:rPr>
        <w:t xml:space="preserve"> di </w:t>
      </w:r>
      <w:proofErr w:type="spellStart"/>
      <w:r w:rsidRPr="00BB0106">
        <w:rPr>
          <w:rPrChange w:id="6321" w:author="Andries Pandia" w:date="2025-08-26T08:27:00Z">
            <w:rPr>
              <w:rStyle w:val="s6"/>
              <w:color w:val="000000"/>
            </w:rPr>
          </w:rPrChange>
        </w:rPr>
        <w:t>berbagai</w:t>
      </w:r>
      <w:proofErr w:type="spellEnd"/>
      <w:r w:rsidRPr="00BB0106">
        <w:rPr>
          <w:rPrChange w:id="6322" w:author="Andries Pandia" w:date="2025-08-26T08:27:00Z">
            <w:rPr>
              <w:rStyle w:val="s6"/>
              <w:color w:val="000000"/>
            </w:rPr>
          </w:rPrChange>
        </w:rPr>
        <w:t xml:space="preserve"> negara</w:t>
      </w:r>
      <w:ins w:id="6323" w:author="Andries Pandia" w:date="2025-08-22T18:57:00Z">
        <w:r w:rsidR="001F7B12" w:rsidRPr="00BB0106">
          <w:rPr>
            <w:noProof/>
            <w:lang w:val="id-ID"/>
            <w:rPrChange w:id="6324" w:author="Andries Pandia" w:date="2025-08-26T08:27:00Z">
              <w:rPr>
                <w:i w:val="0"/>
                <w:iCs w:val="0"/>
              </w:rPr>
            </w:rPrChange>
          </w:rPr>
          <w:t xml:space="preserve">. </w:t>
        </w:r>
      </w:ins>
      <w:del w:id="6325" w:author="Andries Pandia" w:date="2025-08-22T18:57:00Z">
        <w:r w:rsidRPr="00BB0106" w:rsidDel="001F7B12">
          <w:rPr>
            <w:rPrChange w:id="6326" w:author="Andries Pandia" w:date="2025-08-26T08:27:00Z">
              <w:rPr>
                <w:rStyle w:val="s6"/>
                <w:color w:val="000000"/>
              </w:rPr>
            </w:rPrChange>
          </w:rPr>
          <w:delText>.</w:delText>
        </w:r>
      </w:del>
    </w:p>
    <w:p w14:paraId="155E7718" w14:textId="18818B88" w:rsidR="007B28BC" w:rsidRPr="00BB0106" w:rsidRDefault="007B28BC">
      <w:pPr>
        <w:rPr>
          <w:noProof/>
          <w:lang w:val="id-ID"/>
          <w:rPrChange w:id="6327" w:author="Andries Pandia" w:date="2025-08-26T08:27:00Z">
            <w:rPr>
              <w:rStyle w:val="s6"/>
              <w:i w:val="0"/>
              <w:iCs w:val="0"/>
              <w:noProof w:val="0"/>
              <w:color w:val="000000"/>
              <w:kern w:val="0"/>
              <w:sz w:val="24"/>
              <w:szCs w:val="24"/>
              <w:lang w:val="en-ID"/>
              <w14:ligatures w14:val="none"/>
            </w:rPr>
          </w:rPrChange>
        </w:rPr>
        <w:pPrChange w:id="6328" w:author="Andries Pandia" w:date="2025-08-22T18:56:00Z">
          <w:pPr>
            <w:pStyle w:val="Caption"/>
            <w:spacing w:after="0"/>
          </w:pPr>
        </w:pPrChange>
      </w:pPr>
      <w:r w:rsidRPr="00BB0106">
        <w:rPr>
          <w:noProof/>
          <w:lang w:val="id-ID"/>
          <w:rPrChange w:id="6329" w:author="Andries Pandia" w:date="2025-08-26T08:27:00Z">
            <w:rPr>
              <w:i w:val="0"/>
              <w:iCs w:val="0"/>
            </w:rPr>
          </w:rPrChange>
        </w:rPr>
        <w:t xml:space="preserve">Beberapa negara memiliki kecenderungan tertentu dalam kasus eksploitasi. Misalnya, negara-negara tertentu mungkin lebih dominan dalam eksploitasi seksual dibanding kerja paksa. Analisis ini membantu memetakan pola tersebut menggunakan </w:t>
      </w:r>
      <w:r w:rsidRPr="00BB0106">
        <w:rPr>
          <w:i/>
          <w:noProof/>
          <w:lang w:val="id-ID"/>
          <w:rPrChange w:id="6330" w:author="Andries Pandia" w:date="2025-08-26T08:27:00Z">
            <w:rPr/>
          </w:rPrChange>
        </w:rPr>
        <w:t>heatmap</w:t>
      </w:r>
      <w:r w:rsidRPr="00BB0106">
        <w:rPr>
          <w:noProof/>
          <w:lang w:val="id-ID"/>
          <w:rPrChange w:id="6331" w:author="Andries Pandia" w:date="2025-08-26T08:27:00Z">
            <w:rPr>
              <w:i w:val="0"/>
              <w:iCs w:val="0"/>
            </w:rPr>
          </w:rPrChange>
        </w:rPr>
        <w:t xml:space="preserve"> atau </w:t>
      </w:r>
      <w:r w:rsidRPr="00BB0106">
        <w:rPr>
          <w:i/>
          <w:noProof/>
          <w:lang w:val="id-ID"/>
          <w:rPrChange w:id="6332" w:author="Andries Pandia" w:date="2025-08-26T08:27:00Z">
            <w:rPr/>
          </w:rPrChange>
        </w:rPr>
        <w:t>pivot table</w:t>
      </w:r>
      <w:r w:rsidRPr="00BB0106">
        <w:rPr>
          <w:noProof/>
          <w:lang w:val="id-ID"/>
          <w:rPrChange w:id="6333" w:author="Andries Pandia" w:date="2025-08-26T08:27:00Z">
            <w:rPr>
              <w:i w:val="0"/>
              <w:iCs w:val="0"/>
            </w:rPr>
          </w:rPrChange>
        </w:rPr>
        <w:t>.</w:t>
      </w:r>
      <w:del w:id="6334" w:author="Andries Pandia" w:date="2025-08-22T16:54:00Z">
        <w:r w:rsidR="00357BE3" w:rsidRPr="00BB0106" w:rsidDel="00241C8F">
          <w:rPr>
            <w:noProof/>
            <w:lang w:val="id-ID"/>
            <w:rPrChange w:id="6335" w:author="Andries Pandia" w:date="2025-08-26T08:27:00Z">
              <w:rPr>
                <w:i w:val="0"/>
                <w:iCs w:val="0"/>
              </w:rPr>
            </w:rPrChange>
          </w:rPr>
          <w:br/>
        </w:r>
      </w:del>
    </w:p>
    <w:p w14:paraId="51D68273" w14:textId="77777777" w:rsidR="007B28BC" w:rsidRPr="00BB0106" w:rsidRDefault="007B28BC" w:rsidP="002D5E98">
      <w:pPr>
        <w:rPr>
          <w:noProof/>
          <w:lang w:val="id-ID"/>
          <w:rPrChange w:id="6336" w:author="Andries Pandia" w:date="2025-08-26T08:27:00Z">
            <w:rPr/>
          </w:rPrChange>
        </w:rPr>
      </w:pPr>
    </w:p>
    <w:p w14:paraId="7BC720B2" w14:textId="77777777" w:rsidR="009446F1" w:rsidRPr="00BB0106" w:rsidRDefault="007B28BC" w:rsidP="00066AF8">
      <w:pPr>
        <w:keepNext/>
        <w:ind w:firstLine="0"/>
        <w:jc w:val="center"/>
        <w:rPr>
          <w:noProof/>
          <w:lang w:val="id-ID"/>
          <w:rPrChange w:id="6337" w:author="Andries Pandia" w:date="2025-08-26T08:27:00Z">
            <w:rPr/>
          </w:rPrChange>
        </w:rPr>
      </w:pPr>
      <w:r w:rsidRPr="00BB0106">
        <w:rPr>
          <w:noProof/>
          <w:color w:val="000000" w:themeColor="text1"/>
          <w:lang w:val="id-ID"/>
          <w:rPrChange w:id="6338" w:author="Andries Pandia" w:date="2025-08-26T08:27:00Z">
            <w:rPr>
              <w:color w:val="000000" w:themeColor="text1"/>
              <w:lang w:val="en-US"/>
            </w:rPr>
          </w:rPrChange>
        </w:rPr>
        <w:lastRenderedPageBreak/>
        <w:drawing>
          <wp:inline distT="0" distB="0" distL="0" distR="0" wp14:anchorId="3B84A8D8" wp14:editId="03D9507B">
            <wp:extent cx="2722739" cy="690663"/>
            <wp:effectExtent l="0" t="0" r="0" b="0"/>
            <wp:docPr id="6587717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1795" name="Picture 658771795"/>
                    <pic:cNvPicPr/>
                  </pic:nvPicPr>
                  <pic:blipFill rotWithShape="1">
                    <a:blip r:embed="rId41" cstate="print">
                      <a:extLst>
                        <a:ext uri="{28A0092B-C50C-407E-A947-70E740481C1C}">
                          <a14:useLocalDpi xmlns:a14="http://schemas.microsoft.com/office/drawing/2010/main" val="0"/>
                        </a:ext>
                      </a:extLst>
                    </a:blip>
                    <a:srcRect b="72822"/>
                    <a:stretch>
                      <a:fillRect/>
                    </a:stretch>
                  </pic:blipFill>
                  <pic:spPr bwMode="auto">
                    <a:xfrm>
                      <a:off x="0" y="0"/>
                      <a:ext cx="2745600" cy="696462"/>
                    </a:xfrm>
                    <a:prstGeom prst="rect">
                      <a:avLst/>
                    </a:prstGeom>
                    <a:ln>
                      <a:noFill/>
                    </a:ln>
                    <a:extLst>
                      <a:ext uri="{53640926-AAD7-44D8-BBD7-CCE9431645EC}">
                        <a14:shadowObscured xmlns:a14="http://schemas.microsoft.com/office/drawing/2010/main"/>
                      </a:ext>
                    </a:extLst>
                  </pic:spPr>
                </pic:pic>
              </a:graphicData>
            </a:graphic>
          </wp:inline>
        </w:drawing>
      </w:r>
    </w:p>
    <w:p w14:paraId="374E283D" w14:textId="71C8EB98" w:rsidR="00BB650D" w:rsidRPr="00BB0106" w:rsidRDefault="009446F1">
      <w:pPr>
        <w:pStyle w:val="TOF"/>
        <w:rPr>
          <w:ins w:id="6339" w:author="Andries Pandia" w:date="2025-08-26T08:38:00Z"/>
        </w:rPr>
        <w:pPrChange w:id="6340" w:author="Andries Pandia" w:date="2025-08-26T08:38:00Z">
          <w:pPr>
            <w:pStyle w:val="Caption"/>
            <w:jc w:val="center"/>
          </w:pPr>
        </w:pPrChange>
      </w:pPr>
      <w:bookmarkStart w:id="6341" w:name="_Toc207091035"/>
      <w:r w:rsidRPr="00BB0106">
        <w:t>Gambar 3.28</w:t>
      </w:r>
      <w:ins w:id="6342" w:author="Andries Pandia" w:date="2025-08-26T08:38:00Z">
        <w:r w:rsidR="00066AF8" w:rsidRPr="00BB0106">
          <w:t>.</w:t>
        </w:r>
      </w:ins>
      <w:r w:rsidRPr="00BB0106">
        <w:t xml:space="preserve"> Codingan Negara Eksploitasi  vs Jenis Eksploitasi</w:t>
      </w:r>
      <w:ins w:id="6343" w:author="Andries Pandia" w:date="2025-08-26T08:38:00Z">
        <w:r w:rsidR="00066AF8" w:rsidRPr="00BB0106">
          <w:t>.</w:t>
        </w:r>
        <w:bookmarkEnd w:id="6341"/>
      </w:ins>
    </w:p>
    <w:p w14:paraId="2F01C3FF" w14:textId="77777777" w:rsidR="00066AF8" w:rsidRPr="00BB0106" w:rsidRDefault="00066AF8">
      <w:pPr>
        <w:pStyle w:val="TOF"/>
        <w:rPr>
          <w:ins w:id="6344" w:author="Andries Pandia" w:date="2025-08-22T16:54:00Z"/>
          <w:i/>
          <w:rPrChange w:id="6345" w:author="Andries Pandia" w:date="2025-08-26T08:38:00Z">
            <w:rPr>
              <w:ins w:id="6346" w:author="Andries Pandia" w:date="2025-08-22T16:54:00Z"/>
              <w:i w:val="0"/>
              <w:iCs w:val="0"/>
              <w:sz w:val="24"/>
              <w:szCs w:val="24"/>
            </w:rPr>
          </w:rPrChange>
        </w:rPr>
        <w:pPrChange w:id="6347" w:author="Andries Pandia" w:date="2025-08-26T08:38:00Z">
          <w:pPr>
            <w:pStyle w:val="Caption"/>
            <w:jc w:val="center"/>
          </w:pPr>
        </w:pPrChange>
      </w:pPr>
    </w:p>
    <w:p w14:paraId="5A1885DA" w14:textId="77777777" w:rsidR="009446F1" w:rsidRPr="00BB0106" w:rsidRDefault="00241C8F" w:rsidP="00066AF8">
      <w:pPr>
        <w:keepNext/>
        <w:ind w:firstLine="0"/>
        <w:jc w:val="center"/>
        <w:rPr>
          <w:noProof/>
          <w:lang w:val="id-ID"/>
          <w:rPrChange w:id="6348" w:author="Andries Pandia" w:date="2025-08-26T08:27:00Z">
            <w:rPr/>
          </w:rPrChange>
        </w:rPr>
      </w:pPr>
      <w:moveToRangeStart w:id="6349" w:author="Andries Pandia" w:date="2025-08-22T16:54:00Z" w:name="move206774109"/>
      <w:moveTo w:id="6350" w:author="Andries Pandia" w:date="2025-08-22T16:54:00Z">
        <w:r w:rsidRPr="00BB0106">
          <w:rPr>
            <w:noProof/>
            <w:color w:val="000000" w:themeColor="text1"/>
            <w:lang w:val="id-ID"/>
            <w:rPrChange w:id="6351" w:author="Andries Pandia" w:date="2025-08-26T08:27:00Z">
              <w:rPr>
                <w:i/>
                <w:iCs/>
                <w:color w:val="44546A" w:themeColor="text2"/>
                <w:sz w:val="18"/>
                <w:szCs w:val="18"/>
                <w:lang w:val="en-US"/>
              </w:rPr>
            </w:rPrChange>
          </w:rPr>
          <w:drawing>
            <wp:inline distT="0" distB="0" distL="0" distR="0" wp14:anchorId="346DC234" wp14:editId="71C01536">
              <wp:extent cx="2454765" cy="1908625"/>
              <wp:effectExtent l="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1795" name="Picture 658771795"/>
                      <pic:cNvPicPr/>
                    </pic:nvPicPr>
                    <pic:blipFill rotWithShape="1">
                      <a:blip r:embed="rId42" cstate="print">
                        <a:extLst>
                          <a:ext uri="{28A0092B-C50C-407E-A947-70E740481C1C}">
                            <a14:useLocalDpi xmlns:a14="http://schemas.microsoft.com/office/drawing/2010/main" val="0"/>
                          </a:ext>
                        </a:extLst>
                      </a:blip>
                      <a:srcRect t="24881" r="9825"/>
                      <a:stretch>
                        <a:fillRect/>
                      </a:stretch>
                    </pic:blipFill>
                    <pic:spPr bwMode="auto">
                      <a:xfrm>
                        <a:off x="0" y="0"/>
                        <a:ext cx="2454765" cy="1908625"/>
                      </a:xfrm>
                      <a:prstGeom prst="rect">
                        <a:avLst/>
                      </a:prstGeom>
                      <a:ln>
                        <a:noFill/>
                      </a:ln>
                      <a:extLst>
                        <a:ext uri="{53640926-AAD7-44D8-BBD7-CCE9431645EC}">
                          <a14:shadowObscured xmlns:a14="http://schemas.microsoft.com/office/drawing/2010/main"/>
                        </a:ext>
                      </a:extLst>
                    </pic:spPr>
                  </pic:pic>
                </a:graphicData>
              </a:graphic>
            </wp:inline>
          </w:drawing>
        </w:r>
      </w:moveTo>
      <w:moveToRangeEnd w:id="6349"/>
    </w:p>
    <w:p w14:paraId="54FF1DA2" w14:textId="3AE72C02" w:rsidR="00241C8F" w:rsidRPr="00BB0106" w:rsidRDefault="009446F1">
      <w:pPr>
        <w:pStyle w:val="TOF"/>
        <w:rPr>
          <w:ins w:id="6352" w:author="Andries Pandia" w:date="2025-08-22T16:55:00Z"/>
          <w:i/>
          <w:rPrChange w:id="6353" w:author="Andries Pandia" w:date="2025-08-26T08:38:00Z">
            <w:rPr>
              <w:ins w:id="6354" w:author="Andries Pandia" w:date="2025-08-22T16:55:00Z"/>
              <w:i w:val="0"/>
              <w:iCs w:val="0"/>
              <w:sz w:val="24"/>
              <w:szCs w:val="24"/>
            </w:rPr>
          </w:rPrChange>
        </w:rPr>
        <w:pPrChange w:id="6355" w:author="Andries Pandia" w:date="2025-08-26T08:38:00Z">
          <w:pPr>
            <w:pStyle w:val="Caption"/>
            <w:jc w:val="center"/>
          </w:pPr>
        </w:pPrChange>
      </w:pPr>
      <w:bookmarkStart w:id="6356" w:name="_Toc207091036"/>
      <w:r w:rsidRPr="00BB0106">
        <w:t>Gambar 3.29</w:t>
      </w:r>
      <w:ins w:id="6357" w:author="Andries Pandia" w:date="2025-08-26T08:38:00Z">
        <w:r w:rsidR="00066AF8" w:rsidRPr="00BB0106">
          <w:t>.</w:t>
        </w:r>
      </w:ins>
      <w:r w:rsidRPr="00BB0106">
        <w:t xml:space="preserve"> Hasil Negara Eksploitasi vs</w:t>
      </w:r>
      <w:ins w:id="6358" w:author="Andries Pandia" w:date="2025-08-26T08:38:00Z">
        <w:r w:rsidR="00066AF8" w:rsidRPr="00BB0106">
          <w:t xml:space="preserve"> </w:t>
        </w:r>
      </w:ins>
      <w:del w:id="6359" w:author="Andries Pandia" w:date="2025-08-26T08:38:00Z">
        <w:r w:rsidRPr="00BB0106" w:rsidDel="00066AF8">
          <w:delText xml:space="preserve">  </w:delText>
        </w:r>
      </w:del>
      <w:r w:rsidRPr="00A96BCD">
        <w:t>Jenis Eksploitasi</w:t>
      </w:r>
      <w:ins w:id="6360" w:author="Andries Pandia" w:date="2025-08-26T08:38:00Z">
        <w:r w:rsidR="00066AF8" w:rsidRPr="00BB0106">
          <w:t>.</w:t>
        </w:r>
      </w:ins>
      <w:bookmarkEnd w:id="6356"/>
    </w:p>
    <w:p w14:paraId="2BE91444" w14:textId="518139D0" w:rsidR="00241C8F" w:rsidRPr="00BB0106" w:rsidDel="00066AF8" w:rsidRDefault="00241C8F">
      <w:pPr>
        <w:pStyle w:val="TOF"/>
        <w:rPr>
          <w:del w:id="6361" w:author="Andries Pandia" w:date="2025-08-26T08:39:00Z"/>
          <w:rPrChange w:id="6362" w:author="Andries Pandia" w:date="2025-08-26T08:27:00Z">
            <w:rPr>
              <w:del w:id="6363" w:author="Andries Pandia" w:date="2025-08-26T08:39:00Z"/>
            </w:rPr>
          </w:rPrChange>
        </w:rPr>
        <w:pPrChange w:id="6364" w:author="Andries Pandia" w:date="2025-08-26T08:17:00Z">
          <w:pPr>
            <w:keepNext/>
            <w:jc w:val="center"/>
          </w:pPr>
        </w:pPrChange>
      </w:pPr>
      <w:bookmarkStart w:id="6365" w:name="_Toc206781761"/>
      <w:moveToRangeStart w:id="6366" w:author="Andries Pandia" w:date="2025-08-22T16:55:00Z" w:name="move206774133"/>
      <w:moveTo w:id="6367" w:author="Andries Pandia" w:date="2025-08-22T16:55:00Z">
        <w:del w:id="6368" w:author="Andries Pandia" w:date="2025-08-26T08:39:00Z">
          <w:r w:rsidRPr="00BB0106" w:rsidDel="00066AF8">
            <w:delText>Gambar 3.15 Negara Eksploitasi vs Jenis Eksploitasi</w:delText>
          </w:r>
        </w:del>
      </w:moveTo>
      <w:bookmarkEnd w:id="6365"/>
      <w:moveToRangeEnd w:id="6366"/>
    </w:p>
    <w:p w14:paraId="6593B382" w14:textId="77777777" w:rsidR="00066AF8" w:rsidRPr="00BB0106" w:rsidRDefault="00066AF8">
      <w:pPr>
        <w:contextualSpacing/>
        <w:rPr>
          <w:ins w:id="6369" w:author="Andries Pandia" w:date="2025-08-26T08:39:00Z"/>
          <w:noProof/>
          <w:kern w:val="2"/>
          <w:lang w:val="id-ID"/>
          <w14:ligatures w14:val="standardContextual"/>
        </w:rPr>
        <w:pPrChange w:id="6370" w:author="Andries Pandia" w:date="2025-08-22T16:56:00Z">
          <w:pPr>
            <w:spacing w:before="100" w:beforeAutospacing="1" w:after="100" w:afterAutospacing="1"/>
          </w:pPr>
        </w:pPrChange>
      </w:pPr>
    </w:p>
    <w:p w14:paraId="2846B276" w14:textId="4935F3A2" w:rsidR="00241C8F" w:rsidRPr="00BB0106" w:rsidRDefault="001F14EA">
      <w:pPr>
        <w:contextualSpacing/>
        <w:rPr>
          <w:ins w:id="6371" w:author="Andries Pandia" w:date="2025-08-22T16:56:00Z"/>
          <w:noProof/>
          <w:kern w:val="2"/>
          <w:lang w:val="id-ID"/>
          <w14:ligatures w14:val="standardContextual"/>
          <w:rPrChange w:id="6372" w:author="Andries Pandia" w:date="2025-08-26T08:27:00Z">
            <w:rPr>
              <w:ins w:id="6373" w:author="Andries Pandia" w:date="2025-08-22T16:56:00Z"/>
            </w:rPr>
          </w:rPrChange>
        </w:rPr>
        <w:pPrChange w:id="6374" w:author="Andries Pandia" w:date="2025-08-22T16:56:00Z">
          <w:pPr>
            <w:spacing w:before="100" w:beforeAutospacing="1" w:after="100" w:afterAutospacing="1"/>
          </w:pPr>
        </w:pPrChange>
      </w:pPr>
      <w:r w:rsidRPr="00BB0106">
        <w:rPr>
          <w:noProof/>
          <w:kern w:val="2"/>
          <w:lang w:val="id-ID"/>
          <w14:ligatures w14:val="standardContextual"/>
          <w:rPrChange w:id="6375" w:author="Andries Pandia" w:date="2025-08-26T08:27:00Z">
            <w:rPr/>
          </w:rPrChange>
        </w:rPr>
        <w:t>Visualisasi pada Gambar 3.</w:t>
      </w:r>
      <w:del w:id="6376" w:author="Andries Pandia" w:date="2025-08-26T08:39:00Z">
        <w:r w:rsidRPr="00BB0106" w:rsidDel="00066AF8">
          <w:rPr>
            <w:noProof/>
            <w:kern w:val="2"/>
            <w:lang w:val="id-ID"/>
            <w14:ligatures w14:val="standardContextual"/>
            <w:rPrChange w:id="6377" w:author="Andries Pandia" w:date="2025-08-26T08:27:00Z">
              <w:rPr/>
            </w:rPrChange>
          </w:rPr>
          <w:delText xml:space="preserve">15 </w:delText>
        </w:r>
      </w:del>
      <w:ins w:id="6378" w:author="Andries Pandia" w:date="2025-08-26T08:39:00Z">
        <w:r w:rsidR="00066AF8" w:rsidRPr="00BB0106">
          <w:t>29</w:t>
        </w:r>
        <w:r w:rsidR="00066AF8" w:rsidRPr="00BB0106">
          <w:rPr>
            <w:noProof/>
            <w:kern w:val="2"/>
            <w:lang w:val="id-ID"/>
            <w14:ligatures w14:val="standardContextual"/>
            <w:rPrChange w:id="6379" w:author="Andries Pandia" w:date="2025-08-26T08:27:00Z">
              <w:rPr/>
            </w:rPrChange>
          </w:rPr>
          <w:t xml:space="preserve"> </w:t>
        </w:r>
      </w:ins>
      <w:r w:rsidRPr="00BB0106">
        <w:rPr>
          <w:noProof/>
          <w:kern w:val="2"/>
          <w:lang w:val="id-ID"/>
          <w14:ligatures w14:val="standardContextual"/>
          <w:rPrChange w:id="6380" w:author="Andries Pandia" w:date="2025-08-26T08:27:00Z">
            <w:rPr/>
          </w:rPrChange>
        </w:rPr>
        <w:t>disajikan dalam bentuk heatmap untuk memetakan konsentrasi kasus eksploitasi berdasarkan negara tujuan dan jenis eksploitasinya, secara spesifik dibedakan antara eksploitasi seksual dan non-seksual.</w:t>
      </w:r>
      <w:del w:id="6381" w:author="Andries Pandia" w:date="2025-08-22T16:56:00Z">
        <w:r w:rsidRPr="00BB0106" w:rsidDel="00241C8F">
          <w:delText xml:space="preserve"> </w:delText>
        </w:r>
      </w:del>
    </w:p>
    <w:p w14:paraId="6DDEC8D2" w14:textId="77777777" w:rsidR="00241C8F" w:rsidRPr="00BB0106" w:rsidRDefault="00241C8F">
      <w:pPr>
        <w:contextualSpacing/>
        <w:rPr>
          <w:ins w:id="6382" w:author="Andries Pandia" w:date="2025-08-22T16:56:00Z"/>
          <w:b/>
          <w:noProof/>
          <w:lang w:val="id-ID"/>
          <w:rPrChange w:id="6383" w:author="Andries Pandia" w:date="2025-08-26T08:27:00Z">
            <w:rPr>
              <w:ins w:id="6384" w:author="Andries Pandia" w:date="2025-08-22T16:56:00Z"/>
              <w:b/>
            </w:rPr>
          </w:rPrChange>
        </w:rPr>
        <w:pPrChange w:id="6385" w:author="Andries Pandia" w:date="2025-08-22T16:56:00Z">
          <w:pPr>
            <w:spacing w:before="100" w:beforeAutospacing="1" w:after="100" w:afterAutospacing="1"/>
          </w:pPr>
        </w:pPrChange>
      </w:pPr>
    </w:p>
    <w:p w14:paraId="423F0D5B" w14:textId="44F10878" w:rsidR="001F14EA" w:rsidRPr="00BB0106" w:rsidRDefault="00241C8F">
      <w:pPr>
        <w:ind w:firstLine="0"/>
        <w:contextualSpacing/>
        <w:rPr>
          <w:b/>
          <w:noProof/>
          <w:kern w:val="2"/>
          <w:lang w:val="id-ID"/>
          <w14:ligatures w14:val="standardContextual"/>
          <w:rPrChange w:id="6386" w:author="Andries Pandia" w:date="2025-08-26T08:27:00Z">
            <w:rPr/>
          </w:rPrChange>
        </w:rPr>
        <w:pPrChange w:id="6387" w:author="Andries Pandia" w:date="2025-08-26T08:39:00Z">
          <w:pPr>
            <w:spacing w:before="100" w:beforeAutospacing="1" w:after="100" w:afterAutospacing="1"/>
          </w:pPr>
        </w:pPrChange>
      </w:pPr>
      <w:ins w:id="6388" w:author="Andries Pandia" w:date="2025-08-22T16:56:00Z">
        <w:r w:rsidRPr="00BB0106">
          <w:rPr>
            <w:b/>
            <w:noProof/>
            <w:lang w:val="id-ID"/>
            <w:rPrChange w:id="6389" w:author="Andries Pandia" w:date="2025-08-26T08:27:00Z">
              <w:rPr>
                <w:lang w:val="en-US"/>
              </w:rPr>
            </w:rPrChange>
          </w:rPr>
          <w:t xml:space="preserve">A. </w:t>
        </w:r>
      </w:ins>
      <w:r w:rsidR="001F14EA" w:rsidRPr="00BB0106">
        <w:rPr>
          <w:b/>
          <w:noProof/>
          <w:kern w:val="2"/>
          <w:lang w:val="id-ID"/>
          <w14:ligatures w14:val="standardContextual"/>
          <w:rPrChange w:id="6390" w:author="Andries Pandia" w:date="2025-08-26T08:27:00Z">
            <w:rPr/>
          </w:rPrChange>
        </w:rPr>
        <w:t>Metodologi Pembacaan Grafik:</w:t>
      </w:r>
    </w:p>
    <w:p w14:paraId="07F03455" w14:textId="77777777" w:rsidR="001F14EA" w:rsidRPr="00BB0106" w:rsidRDefault="001F14EA">
      <w:pPr>
        <w:pStyle w:val="ListParagraph"/>
        <w:numPr>
          <w:ilvl w:val="0"/>
          <w:numId w:val="16"/>
        </w:numPr>
        <w:ind w:left="714" w:hanging="357"/>
        <w:contextualSpacing w:val="0"/>
        <w:jc w:val="left"/>
        <w:rPr>
          <w:kern w:val="0"/>
          <w14:ligatures w14:val="none"/>
          <w:rPrChange w:id="6391" w:author="Andries Pandia" w:date="2025-08-26T08:27:00Z">
            <w:rPr>
              <w:noProof w:val="0"/>
              <w:kern w:val="0"/>
              <w:lang w:val="en-ID"/>
              <w14:ligatures w14:val="none"/>
            </w:rPr>
          </w:rPrChange>
        </w:rPr>
        <w:pPrChange w:id="6392" w:author="Andries Pandia" w:date="2025-08-22T16:56:00Z">
          <w:pPr>
            <w:pStyle w:val="ListParagraph"/>
            <w:numPr>
              <w:numId w:val="16"/>
            </w:numPr>
            <w:spacing w:before="100" w:beforeAutospacing="1" w:after="100" w:afterAutospacing="1" w:line="240" w:lineRule="auto"/>
            <w:ind w:hanging="360"/>
            <w:contextualSpacing w:val="0"/>
            <w:jc w:val="left"/>
          </w:pPr>
        </w:pPrChange>
      </w:pPr>
      <w:r w:rsidRPr="00BB0106">
        <w:rPr>
          <w:kern w:val="0"/>
          <w14:ligatures w14:val="none"/>
          <w:rPrChange w:id="6393" w:author="Andries Pandia" w:date="2025-08-26T08:27:00Z">
            <w:rPr>
              <w:noProof w:val="0"/>
              <w:kern w:val="0"/>
              <w:lang w:val="en-ID"/>
              <w14:ligatures w14:val="none"/>
            </w:rPr>
          </w:rPrChange>
        </w:rPr>
        <w:t>Sumbu Vertikal (Y-axis) merepresentasikan negara tempat terjadinya eksploitasi (</w:t>
      </w:r>
      <w:r w:rsidRPr="00BB0106">
        <w:rPr>
          <w:i/>
          <w:kern w:val="0"/>
          <w14:ligatures w14:val="none"/>
          <w:rPrChange w:id="6394" w:author="Andries Pandia" w:date="2025-08-26T08:27:00Z">
            <w:rPr>
              <w:noProof w:val="0"/>
              <w:kern w:val="0"/>
              <w:lang w:val="en-ID"/>
              <w14:ligatures w14:val="none"/>
            </w:rPr>
          </w:rPrChange>
        </w:rPr>
        <w:t>Country of Exploitation</w:t>
      </w:r>
      <w:r w:rsidRPr="00BB0106">
        <w:rPr>
          <w:kern w:val="0"/>
          <w14:ligatures w14:val="none"/>
          <w:rPrChange w:id="6395" w:author="Andries Pandia" w:date="2025-08-26T08:27:00Z">
            <w:rPr>
              <w:noProof w:val="0"/>
              <w:kern w:val="0"/>
              <w:lang w:val="en-ID"/>
              <w14:ligatures w14:val="none"/>
            </w:rPr>
          </w:rPrChange>
        </w:rPr>
        <w:t>).</w:t>
      </w:r>
    </w:p>
    <w:p w14:paraId="251443F3" w14:textId="77777777" w:rsidR="001F14EA" w:rsidRPr="00BB0106" w:rsidRDefault="001F14EA">
      <w:pPr>
        <w:pStyle w:val="ListParagraph"/>
        <w:numPr>
          <w:ilvl w:val="0"/>
          <w:numId w:val="16"/>
        </w:numPr>
        <w:ind w:left="714" w:hanging="357"/>
        <w:contextualSpacing w:val="0"/>
        <w:jc w:val="left"/>
        <w:rPr>
          <w:kern w:val="0"/>
          <w14:ligatures w14:val="none"/>
          <w:rPrChange w:id="6396" w:author="Andries Pandia" w:date="2025-08-26T08:27:00Z">
            <w:rPr>
              <w:noProof w:val="0"/>
              <w:kern w:val="0"/>
              <w:lang w:val="en-ID"/>
              <w14:ligatures w14:val="none"/>
            </w:rPr>
          </w:rPrChange>
        </w:rPr>
        <w:pPrChange w:id="6397" w:author="Andries Pandia" w:date="2025-08-22T16:56:00Z">
          <w:pPr>
            <w:pStyle w:val="ListParagraph"/>
            <w:numPr>
              <w:numId w:val="16"/>
            </w:numPr>
            <w:spacing w:before="100" w:beforeAutospacing="1" w:after="100" w:afterAutospacing="1" w:line="240" w:lineRule="auto"/>
            <w:ind w:hanging="360"/>
            <w:contextualSpacing w:val="0"/>
            <w:jc w:val="left"/>
          </w:pPr>
        </w:pPrChange>
      </w:pPr>
      <w:r w:rsidRPr="00BB0106">
        <w:rPr>
          <w:kern w:val="0"/>
          <w14:ligatures w14:val="none"/>
          <w:rPrChange w:id="6398" w:author="Andries Pandia" w:date="2025-08-26T08:27:00Z">
            <w:rPr>
              <w:noProof w:val="0"/>
              <w:kern w:val="0"/>
              <w:lang w:val="en-ID"/>
              <w14:ligatures w14:val="none"/>
            </w:rPr>
          </w:rPrChange>
        </w:rPr>
        <w:t>Sumbu Horizontal (X-axis) merepresentasikan jenis eksploitasi, di mana nilai 1.0 menandakan kasus eksploitasi seksual, dan 0.0 menandakan kasus bukan eksploitasi seksual (misalnya, kerja paksa).</w:t>
      </w:r>
    </w:p>
    <w:p w14:paraId="157F750E" w14:textId="77777777" w:rsidR="001F14EA" w:rsidRPr="00BB0106" w:rsidRDefault="001F14EA">
      <w:pPr>
        <w:pStyle w:val="ListParagraph"/>
        <w:numPr>
          <w:ilvl w:val="0"/>
          <w:numId w:val="16"/>
        </w:numPr>
        <w:ind w:left="714" w:hanging="357"/>
        <w:contextualSpacing w:val="0"/>
        <w:jc w:val="left"/>
        <w:rPr>
          <w:kern w:val="0"/>
          <w14:ligatures w14:val="none"/>
          <w:rPrChange w:id="6399" w:author="Andries Pandia" w:date="2025-08-26T08:27:00Z">
            <w:rPr>
              <w:noProof w:val="0"/>
              <w:kern w:val="0"/>
              <w:lang w:val="en-ID"/>
              <w14:ligatures w14:val="none"/>
            </w:rPr>
          </w:rPrChange>
        </w:rPr>
        <w:pPrChange w:id="6400" w:author="Andries Pandia" w:date="2025-08-22T16:56:00Z">
          <w:pPr>
            <w:pStyle w:val="ListParagraph"/>
            <w:numPr>
              <w:numId w:val="16"/>
            </w:numPr>
            <w:spacing w:before="100" w:beforeAutospacing="1" w:after="100" w:afterAutospacing="1" w:line="240" w:lineRule="auto"/>
            <w:ind w:hanging="360"/>
            <w:contextualSpacing w:val="0"/>
            <w:jc w:val="left"/>
          </w:pPr>
        </w:pPrChange>
      </w:pPr>
      <w:r w:rsidRPr="00BB0106">
        <w:rPr>
          <w:kern w:val="0"/>
          <w14:ligatures w14:val="none"/>
          <w:rPrChange w:id="6401" w:author="Andries Pandia" w:date="2025-08-26T08:27:00Z">
            <w:rPr>
              <w:noProof w:val="0"/>
              <w:kern w:val="0"/>
              <w:lang w:val="en-ID"/>
              <w14:ligatures w14:val="none"/>
            </w:rPr>
          </w:rPrChange>
        </w:rPr>
        <w:t>Intensitas Warna pada heatmap menunjukkan volume atau jumlah kasus. Semakin gelap dan pekat warnanya (mendekati merah tua), semakin tinggi jumlah kasus yang dilaporkan. Skala warna di sisi kanan grafik memberikan referensi kuantitatif, dengan rentang dari 0 hingga lebih dari 5.000 kasus.</w:t>
      </w:r>
    </w:p>
    <w:p w14:paraId="2979A4D3" w14:textId="77777777" w:rsidR="00241C8F" w:rsidRPr="00BB0106" w:rsidRDefault="00241C8F">
      <w:pPr>
        <w:ind w:firstLine="0"/>
        <w:contextualSpacing/>
        <w:rPr>
          <w:ins w:id="6402" w:author="Andries Pandia" w:date="2025-08-26T08:39:00Z"/>
          <w:noProof/>
          <w:kern w:val="2"/>
          <w:lang w:val="id-ID"/>
          <w14:ligatures w14:val="standardContextual"/>
        </w:rPr>
        <w:pPrChange w:id="6403" w:author="Andries Pandia" w:date="2025-08-26T08:39:00Z">
          <w:pPr>
            <w:spacing w:before="100" w:beforeAutospacing="1" w:after="100" w:afterAutospacing="1"/>
          </w:pPr>
        </w:pPrChange>
      </w:pPr>
      <w:ins w:id="6404" w:author="Andries Pandia" w:date="2025-08-22T16:57:00Z">
        <w:r w:rsidRPr="00BB0106">
          <w:rPr>
            <w:b/>
            <w:noProof/>
            <w:kern w:val="2"/>
            <w:lang w:val="id-ID"/>
            <w14:ligatures w14:val="standardContextual"/>
            <w:rPrChange w:id="6405" w:author="Andries Pandia" w:date="2025-08-26T08:27:00Z">
              <w:rPr>
                <w:lang w:val="en-US"/>
              </w:rPr>
            </w:rPrChange>
          </w:rPr>
          <w:lastRenderedPageBreak/>
          <w:t xml:space="preserve">B. </w:t>
        </w:r>
      </w:ins>
      <w:proofErr w:type="spellStart"/>
      <w:r w:rsidR="001F14EA" w:rsidRPr="00BB0106">
        <w:rPr>
          <w:b/>
          <w:rPrChange w:id="6406" w:author="Andries Pandia" w:date="2025-08-26T08:27:00Z">
            <w:rPr/>
          </w:rPrChange>
        </w:rPr>
        <w:t>Temuan</w:t>
      </w:r>
      <w:proofErr w:type="spellEnd"/>
      <w:r w:rsidR="001F14EA" w:rsidRPr="00BB0106">
        <w:rPr>
          <w:b/>
          <w:rPrChange w:id="6407" w:author="Andries Pandia" w:date="2025-08-26T08:27:00Z">
            <w:rPr/>
          </w:rPrChange>
        </w:rPr>
        <w:t xml:space="preserve"> dan </w:t>
      </w:r>
      <w:proofErr w:type="spellStart"/>
      <w:r w:rsidR="001F14EA" w:rsidRPr="00BB0106">
        <w:rPr>
          <w:b/>
          <w:rPrChange w:id="6408" w:author="Andries Pandia" w:date="2025-08-26T08:27:00Z">
            <w:rPr/>
          </w:rPrChange>
        </w:rPr>
        <w:t>Interpretasi</w:t>
      </w:r>
      <w:proofErr w:type="spellEnd"/>
      <w:r w:rsidR="001F14EA" w:rsidRPr="00BB0106">
        <w:rPr>
          <w:b/>
          <w:rPrChange w:id="6409" w:author="Andries Pandia" w:date="2025-08-26T08:27:00Z">
            <w:rPr/>
          </w:rPrChange>
        </w:rPr>
        <w:t>:</w:t>
      </w:r>
      <w:r w:rsidR="001F14EA" w:rsidRPr="00BB0106">
        <w:t xml:space="preserve"> </w:t>
      </w:r>
    </w:p>
    <w:p w14:paraId="55BA6144" w14:textId="3AB50081" w:rsidR="001F14EA" w:rsidRPr="00BB0106" w:rsidRDefault="001F14EA">
      <w:pPr>
        <w:contextualSpacing/>
        <w:rPr>
          <w:noProof/>
          <w:kern w:val="2"/>
          <w:lang w:val="id-ID"/>
          <w14:ligatures w14:val="standardContextual"/>
          <w:rPrChange w:id="6410" w:author="Andries Pandia" w:date="2025-08-26T08:27:00Z">
            <w:rPr/>
          </w:rPrChange>
        </w:rPr>
        <w:pPrChange w:id="6411" w:author="Andries Pandia" w:date="2025-08-22T16:57:00Z">
          <w:pPr>
            <w:spacing w:before="100" w:beforeAutospacing="1" w:after="100" w:afterAutospacing="1"/>
          </w:pPr>
        </w:pPrChange>
      </w:pPr>
      <w:r w:rsidRPr="00BB0106">
        <w:rPr>
          <w:noProof/>
          <w:kern w:val="2"/>
          <w:lang w:val="id-ID"/>
          <w14:ligatures w14:val="standardContextual"/>
          <w:rPrChange w:id="6412" w:author="Andries Pandia" w:date="2025-08-26T08:27:00Z">
            <w:rPr/>
          </w:rPrChange>
        </w:rPr>
        <w:t>Berdasarkan analisis visual dari heatmap tersebut, dapat ditarik beberapa temuan signifikan:</w:t>
      </w:r>
    </w:p>
    <w:p w14:paraId="6A325CF8" w14:textId="77777777" w:rsidR="001F14EA" w:rsidRPr="00BB0106" w:rsidRDefault="001F14EA">
      <w:pPr>
        <w:pStyle w:val="ListParagraph"/>
        <w:numPr>
          <w:ilvl w:val="0"/>
          <w:numId w:val="39"/>
        </w:numPr>
        <w:ind w:left="709" w:hanging="283"/>
        <w:rPr>
          <w:rPrChange w:id="6413" w:author="Andries Pandia" w:date="2025-08-26T08:27:00Z">
            <w:rPr>
              <w:noProof w:val="0"/>
              <w:kern w:val="0"/>
              <w:lang w:val="en-ID"/>
              <w14:ligatures w14:val="none"/>
            </w:rPr>
          </w:rPrChange>
        </w:rPr>
        <w:pPrChange w:id="6414" w:author="Andries Pandia" w:date="2025-08-22T16:58:00Z">
          <w:pPr>
            <w:pStyle w:val="ListParagraph"/>
            <w:numPr>
              <w:numId w:val="17"/>
            </w:numPr>
            <w:spacing w:before="100" w:beforeAutospacing="1" w:after="100" w:afterAutospacing="1" w:line="240" w:lineRule="auto"/>
            <w:ind w:left="284" w:hanging="284"/>
            <w:contextualSpacing w:val="0"/>
            <w:jc w:val="left"/>
          </w:pPr>
        </w:pPrChange>
      </w:pPr>
      <w:r w:rsidRPr="00BB0106">
        <w:rPr>
          <w:rPrChange w:id="6415" w:author="Andries Pandia" w:date="2025-08-26T08:27:00Z">
            <w:rPr>
              <w:noProof w:val="0"/>
              <w:kern w:val="0"/>
              <w:lang w:val="en-ID"/>
              <w14:ligatures w14:val="none"/>
            </w:rPr>
          </w:rPrChange>
        </w:rPr>
        <w:t>Konsentrasi Tinggi Eksploitasi Seksual di Uzbekistan (UZ): Teridentifikasi adanya konsentrasi kasus yang sangat tinggi di negara Uzbekistan (dengan kode 'UZ'). Warna merah yang sangat gelap pada koordinat (UZ, 1.0) menunjukkan bahwa mayoritas besar kasus yang dilaporkan dari negara ini adalah kasus eksploitasi seksual, dengan jumlah yang kemungkinan melebihi 5.000 kasus.</w:t>
      </w:r>
    </w:p>
    <w:p w14:paraId="29258C2F" w14:textId="77777777" w:rsidR="001F14EA" w:rsidRPr="00BB0106" w:rsidRDefault="001F14EA">
      <w:pPr>
        <w:pStyle w:val="ListParagraph"/>
        <w:numPr>
          <w:ilvl w:val="0"/>
          <w:numId w:val="39"/>
        </w:numPr>
        <w:ind w:left="709" w:hanging="283"/>
        <w:rPr>
          <w:rPrChange w:id="6416" w:author="Andries Pandia" w:date="2025-08-26T08:27:00Z">
            <w:rPr>
              <w:noProof w:val="0"/>
              <w:kern w:val="0"/>
              <w:lang w:val="en-ID"/>
              <w14:ligatures w14:val="none"/>
            </w:rPr>
          </w:rPrChange>
        </w:rPr>
        <w:pPrChange w:id="6417" w:author="Andries Pandia" w:date="2025-08-22T16:58:00Z">
          <w:pPr>
            <w:pStyle w:val="ListParagraph"/>
            <w:numPr>
              <w:numId w:val="17"/>
            </w:numPr>
            <w:spacing w:before="100" w:beforeAutospacing="1" w:after="100" w:afterAutospacing="1" w:line="240" w:lineRule="auto"/>
            <w:ind w:left="284" w:hanging="284"/>
            <w:contextualSpacing w:val="0"/>
            <w:jc w:val="left"/>
          </w:pPr>
        </w:pPrChange>
      </w:pPr>
      <w:r w:rsidRPr="00BB0106">
        <w:rPr>
          <w:rPrChange w:id="6418" w:author="Andries Pandia" w:date="2025-08-26T08:27:00Z">
            <w:rPr>
              <w:noProof w:val="0"/>
              <w:kern w:val="0"/>
              <w:lang w:val="en-ID"/>
              <w14:ligatures w14:val="none"/>
            </w:rPr>
          </w:rPrChange>
        </w:rPr>
        <w:t>Pola Eksploitasi Non-Seksual di Rusia (RU): Sebaliknya, negara Rusia (dengan kode 'RU') menunjukkan pola yang berbeda. Warna yang lebih pekat pada baris ini terdapat pada koordinat (RU, 0.0). Hal ini mengindikasikan bahwa kasus perdagangan manusia yang dilaporkan di Rusia cenderung didominasi oleh bentuk eksploitasi non-seksual, seperti kerja paksa.</w:t>
      </w:r>
    </w:p>
    <w:p w14:paraId="207FA4BE" w14:textId="177B2231" w:rsidR="001F14EA" w:rsidRPr="00BB0106" w:rsidDel="00241C8F" w:rsidRDefault="001F14EA">
      <w:pPr>
        <w:pStyle w:val="ListParagraph"/>
        <w:numPr>
          <w:ilvl w:val="0"/>
          <w:numId w:val="39"/>
        </w:numPr>
        <w:ind w:left="709" w:hanging="283"/>
        <w:rPr>
          <w:del w:id="6419" w:author="Andries Pandia" w:date="2025-08-22T16:58:00Z"/>
          <w:rPrChange w:id="6420" w:author="Andries Pandia" w:date="2025-08-26T08:27:00Z">
            <w:rPr>
              <w:del w:id="6421" w:author="Andries Pandia" w:date="2025-08-22T16:58:00Z"/>
              <w:noProof w:val="0"/>
              <w:kern w:val="0"/>
              <w:lang w:val="en-ID"/>
              <w14:ligatures w14:val="none"/>
            </w:rPr>
          </w:rPrChange>
        </w:rPr>
        <w:pPrChange w:id="6422" w:author="Andries Pandia" w:date="2025-08-22T16:58:00Z">
          <w:pPr>
            <w:pStyle w:val="ListParagraph"/>
            <w:numPr>
              <w:numId w:val="17"/>
            </w:numPr>
            <w:spacing w:before="100" w:beforeAutospacing="1" w:after="100" w:afterAutospacing="1" w:line="240" w:lineRule="auto"/>
            <w:ind w:left="284" w:hanging="284"/>
            <w:contextualSpacing w:val="0"/>
            <w:jc w:val="left"/>
          </w:pPr>
        </w:pPrChange>
      </w:pPr>
      <w:r w:rsidRPr="00BB0106">
        <w:t>Distribusi Kasus di Negara Lain: Negara-negara lain yang terdaftar dalam visualisasi menunjukkan intensitas warna yang sangat terang (mendekati putih) pada kedua kolom. Ini menandakan bahwa jumlah kasus yang tercatat dalam dataset untuk negara-negara tersebut secara signifikan lebih rendah dibandingkan dengan Uzbekistan dan Rusia.</w:t>
      </w:r>
    </w:p>
    <w:p w14:paraId="02F3137B" w14:textId="51167CA8" w:rsidR="001F14EA" w:rsidRPr="00BB0106" w:rsidDel="00241C8F" w:rsidRDefault="001F14EA">
      <w:pPr>
        <w:pStyle w:val="ListParagraph"/>
        <w:numPr>
          <w:ilvl w:val="0"/>
          <w:numId w:val="39"/>
        </w:numPr>
        <w:ind w:left="709" w:hanging="283"/>
        <w:rPr>
          <w:del w:id="6423" w:author="Andries Pandia" w:date="2025-08-22T16:58:00Z"/>
        </w:rPr>
        <w:pPrChange w:id="6424" w:author="Andries Pandia" w:date="2025-08-22T16:58:00Z">
          <w:pPr>
            <w:keepNext/>
            <w:jc w:val="center"/>
          </w:pPr>
        </w:pPrChange>
      </w:pPr>
    </w:p>
    <w:p w14:paraId="0E906143" w14:textId="64580F38" w:rsidR="00824B55" w:rsidRPr="00BB0106" w:rsidDel="00241C8F" w:rsidRDefault="00824B55">
      <w:pPr>
        <w:pStyle w:val="ListParagraph"/>
        <w:numPr>
          <w:ilvl w:val="0"/>
          <w:numId w:val="39"/>
        </w:numPr>
        <w:ind w:left="709" w:hanging="283"/>
        <w:rPr>
          <w:del w:id="6425" w:author="Andries Pandia" w:date="2025-08-22T16:58:00Z"/>
        </w:rPr>
        <w:pPrChange w:id="6426" w:author="Andries Pandia" w:date="2025-08-22T16:58:00Z">
          <w:pPr>
            <w:keepNext/>
            <w:jc w:val="center"/>
          </w:pPr>
        </w:pPrChange>
      </w:pPr>
      <w:moveFromRangeStart w:id="6427" w:author="Andries Pandia" w:date="2025-08-22T16:54:00Z" w:name="move206774109"/>
      <w:moveFrom w:id="6428" w:author="Andries Pandia" w:date="2025-08-22T16:54:00Z">
        <w:del w:id="6429" w:author="Andries Pandia" w:date="2025-08-22T16:58:00Z">
          <w:r w:rsidRPr="00BB0106" w:rsidDel="00241C8F">
            <w:rPr>
              <w:color w:val="000000" w:themeColor="text1"/>
              <w:rPrChange w:id="6430" w:author="Andries Pandia" w:date="2025-08-26T08:27:00Z">
                <w:rPr>
                  <w:lang w:val="en-US"/>
                </w:rPr>
              </w:rPrChange>
            </w:rPr>
            <w:drawing>
              <wp:inline distT="0" distB="0" distL="0" distR="0" wp14:anchorId="367C0C5C" wp14:editId="67918744">
                <wp:extent cx="2454765" cy="1908625"/>
                <wp:effectExtent l="0" t="0" r="0" b="0"/>
                <wp:docPr id="21265199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1795" name="Picture 658771795"/>
                        <pic:cNvPicPr/>
                      </pic:nvPicPr>
                      <pic:blipFill rotWithShape="1">
                        <a:blip r:embed="rId42" cstate="print">
                          <a:extLst>
                            <a:ext uri="{28A0092B-C50C-407E-A947-70E740481C1C}">
                              <a14:useLocalDpi xmlns:a14="http://schemas.microsoft.com/office/drawing/2010/main" val="0"/>
                            </a:ext>
                          </a:extLst>
                        </a:blip>
                        <a:srcRect t="24881" r="9825"/>
                        <a:stretch>
                          <a:fillRect/>
                        </a:stretch>
                      </pic:blipFill>
                      <pic:spPr bwMode="auto">
                        <a:xfrm>
                          <a:off x="0" y="0"/>
                          <a:ext cx="2454765" cy="1908625"/>
                        </a:xfrm>
                        <a:prstGeom prst="rect">
                          <a:avLst/>
                        </a:prstGeom>
                        <a:ln>
                          <a:noFill/>
                        </a:ln>
                        <a:extLst>
                          <a:ext uri="{53640926-AAD7-44D8-BBD7-CCE9431645EC}">
                            <a14:shadowObscured xmlns:a14="http://schemas.microsoft.com/office/drawing/2010/main"/>
                          </a:ext>
                        </a:extLst>
                      </pic:spPr>
                    </pic:pic>
                  </a:graphicData>
                </a:graphic>
              </wp:inline>
            </w:drawing>
          </w:r>
        </w:del>
      </w:moveFrom>
      <w:moveFromRangeEnd w:id="6427"/>
    </w:p>
    <w:p w14:paraId="22B88A39" w14:textId="16A92493" w:rsidR="007B28BC" w:rsidRPr="00A96BCD" w:rsidDel="00241C8F" w:rsidRDefault="00BB650D">
      <w:pPr>
        <w:pStyle w:val="ListParagraph"/>
        <w:numPr>
          <w:ilvl w:val="0"/>
          <w:numId w:val="39"/>
        </w:numPr>
        <w:ind w:left="709" w:hanging="283"/>
        <w:rPr>
          <w:del w:id="6431" w:author="Andries Pandia" w:date="2025-08-22T16:58:00Z"/>
          <w:color w:val="000000" w:themeColor="text1"/>
        </w:rPr>
        <w:pPrChange w:id="6432" w:author="Andries Pandia" w:date="2025-08-22T16:58:00Z">
          <w:pPr>
            <w:pStyle w:val="Caption"/>
            <w:spacing w:after="0"/>
            <w:jc w:val="center"/>
          </w:pPr>
        </w:pPrChange>
      </w:pPr>
      <w:moveFromRangeStart w:id="6433" w:author="Andries Pandia" w:date="2025-08-22T16:55:00Z" w:name="move206774133"/>
      <w:moveFrom w:id="6434" w:author="Andries Pandia" w:date="2025-08-22T16:55:00Z">
        <w:del w:id="6435" w:author="Andries Pandia" w:date="2025-08-22T16:58:00Z">
          <w:r w:rsidRPr="00BB0106" w:rsidDel="00241C8F">
            <w:rPr>
              <w:color w:val="000000" w:themeColor="text1"/>
              <w:rPrChange w:id="6436" w:author="Andries Pandia" w:date="2025-08-26T08:27:00Z">
                <w:rPr>
                  <w:i w:val="0"/>
                  <w:iCs w:val="0"/>
                  <w:color w:val="000000" w:themeColor="text1"/>
                </w:rPr>
              </w:rPrChange>
            </w:rPr>
            <w:delText>Gambar 3.15 Negara Eksploitasi vs Jenis Eksploitasi</w:delText>
          </w:r>
        </w:del>
      </w:moveFrom>
      <w:moveFromRangeEnd w:id="6433"/>
    </w:p>
    <w:p w14:paraId="43C047FB" w14:textId="71ECE966" w:rsidR="007B28BC" w:rsidRPr="00A96BCD" w:rsidDel="00241C8F" w:rsidRDefault="007B28BC">
      <w:pPr>
        <w:pStyle w:val="ListParagraph"/>
        <w:numPr>
          <w:ilvl w:val="0"/>
          <w:numId w:val="39"/>
        </w:numPr>
        <w:ind w:left="709" w:hanging="283"/>
        <w:rPr>
          <w:del w:id="6437" w:author="Andries Pandia" w:date="2025-08-22T16:58:00Z"/>
        </w:rPr>
        <w:pPrChange w:id="6438" w:author="Andries Pandia" w:date="2025-08-22T16:58:00Z">
          <w:pPr/>
        </w:pPrChange>
      </w:pPr>
    </w:p>
    <w:p w14:paraId="4990624B" w14:textId="28C2F1A1" w:rsidR="009328DB" w:rsidRPr="00BB0106" w:rsidDel="00241C8F" w:rsidRDefault="009328DB">
      <w:pPr>
        <w:pStyle w:val="ListParagraph"/>
        <w:numPr>
          <w:ilvl w:val="0"/>
          <w:numId w:val="39"/>
        </w:numPr>
        <w:ind w:left="709" w:hanging="283"/>
        <w:rPr>
          <w:del w:id="6439" w:author="Andries Pandia" w:date="2025-08-22T16:58:00Z"/>
        </w:rPr>
        <w:pPrChange w:id="6440" w:author="Andries Pandia" w:date="2025-08-22T16:58:00Z">
          <w:pPr>
            <w:pStyle w:val="ListParagraph"/>
          </w:pPr>
        </w:pPrChange>
      </w:pPr>
    </w:p>
    <w:p w14:paraId="7616E10D" w14:textId="59BC85D4" w:rsidR="007B28BC" w:rsidRPr="00BB0106" w:rsidDel="00241C8F" w:rsidRDefault="007B28BC">
      <w:pPr>
        <w:pStyle w:val="ListParagraph"/>
        <w:numPr>
          <w:ilvl w:val="0"/>
          <w:numId w:val="39"/>
        </w:numPr>
        <w:ind w:left="709" w:hanging="283"/>
        <w:rPr>
          <w:del w:id="6441" w:author="Andries Pandia" w:date="2025-08-22T16:58:00Z"/>
        </w:rPr>
        <w:pPrChange w:id="6442" w:author="Andries Pandia" w:date="2025-08-22T16:58:00Z">
          <w:pPr>
            <w:pStyle w:val="ListParagraph"/>
          </w:pPr>
        </w:pPrChange>
      </w:pPr>
    </w:p>
    <w:p w14:paraId="1F147182" w14:textId="3066F5C6" w:rsidR="007B28BC" w:rsidRPr="00BB0106" w:rsidDel="00241C8F" w:rsidRDefault="007B28BC">
      <w:pPr>
        <w:pStyle w:val="ListParagraph"/>
        <w:numPr>
          <w:ilvl w:val="0"/>
          <w:numId w:val="39"/>
        </w:numPr>
        <w:ind w:left="709" w:hanging="283"/>
        <w:rPr>
          <w:del w:id="6443" w:author="Andries Pandia" w:date="2025-08-22T16:58:00Z"/>
        </w:rPr>
        <w:pPrChange w:id="6444" w:author="Andries Pandia" w:date="2025-08-22T16:58:00Z">
          <w:pPr>
            <w:pStyle w:val="ListParagraph"/>
          </w:pPr>
        </w:pPrChange>
      </w:pPr>
    </w:p>
    <w:p w14:paraId="0EE6235C" w14:textId="78EF8C03" w:rsidR="007B28BC" w:rsidRPr="00BB0106" w:rsidDel="00241C8F" w:rsidRDefault="007B28BC">
      <w:pPr>
        <w:pStyle w:val="ListParagraph"/>
        <w:numPr>
          <w:ilvl w:val="0"/>
          <w:numId w:val="39"/>
        </w:numPr>
        <w:ind w:left="709" w:hanging="283"/>
        <w:rPr>
          <w:del w:id="6445" w:author="Andries Pandia" w:date="2025-08-22T16:58:00Z"/>
        </w:rPr>
        <w:pPrChange w:id="6446" w:author="Andries Pandia" w:date="2025-08-22T16:58:00Z">
          <w:pPr>
            <w:pStyle w:val="ListParagraph"/>
          </w:pPr>
        </w:pPrChange>
      </w:pPr>
    </w:p>
    <w:p w14:paraId="1CE96BC2" w14:textId="18DB3C30" w:rsidR="007B28BC" w:rsidRPr="00BB0106" w:rsidDel="00241C8F" w:rsidRDefault="007B28BC">
      <w:pPr>
        <w:pStyle w:val="ListParagraph"/>
        <w:numPr>
          <w:ilvl w:val="0"/>
          <w:numId w:val="39"/>
        </w:numPr>
        <w:ind w:left="709" w:hanging="283"/>
        <w:rPr>
          <w:del w:id="6447" w:author="Andries Pandia" w:date="2025-08-22T16:58:00Z"/>
        </w:rPr>
        <w:pPrChange w:id="6448" w:author="Andries Pandia" w:date="2025-08-22T16:58:00Z">
          <w:pPr>
            <w:pStyle w:val="ListParagraph"/>
          </w:pPr>
        </w:pPrChange>
      </w:pPr>
    </w:p>
    <w:p w14:paraId="0CDF4847" w14:textId="2DA0C2E6" w:rsidR="007B28BC" w:rsidRPr="00BB0106" w:rsidDel="00241C8F" w:rsidRDefault="007B28BC">
      <w:pPr>
        <w:pStyle w:val="ListParagraph"/>
        <w:numPr>
          <w:ilvl w:val="0"/>
          <w:numId w:val="39"/>
        </w:numPr>
        <w:ind w:left="709" w:hanging="283"/>
        <w:rPr>
          <w:del w:id="6449" w:author="Andries Pandia" w:date="2025-08-22T16:58:00Z"/>
        </w:rPr>
        <w:pPrChange w:id="6450" w:author="Andries Pandia" w:date="2025-08-22T16:58:00Z">
          <w:pPr>
            <w:pStyle w:val="ListParagraph"/>
          </w:pPr>
        </w:pPrChange>
      </w:pPr>
    </w:p>
    <w:p w14:paraId="137D9C8E" w14:textId="0B61B3A5" w:rsidR="007B28BC" w:rsidRPr="00BB0106" w:rsidDel="00241C8F" w:rsidRDefault="007B28BC">
      <w:pPr>
        <w:pStyle w:val="ListParagraph"/>
        <w:numPr>
          <w:ilvl w:val="0"/>
          <w:numId w:val="39"/>
        </w:numPr>
        <w:ind w:left="709" w:hanging="283"/>
        <w:rPr>
          <w:del w:id="6451" w:author="Andries Pandia" w:date="2025-08-22T16:58:00Z"/>
        </w:rPr>
        <w:pPrChange w:id="6452" w:author="Andries Pandia" w:date="2025-08-22T16:58:00Z">
          <w:pPr>
            <w:pStyle w:val="ListParagraph"/>
          </w:pPr>
        </w:pPrChange>
      </w:pPr>
    </w:p>
    <w:p w14:paraId="6F2FE596" w14:textId="3E357C5C" w:rsidR="007B28BC" w:rsidRPr="00BB0106" w:rsidDel="00241C8F" w:rsidRDefault="007B28BC">
      <w:pPr>
        <w:pStyle w:val="ListParagraph"/>
        <w:numPr>
          <w:ilvl w:val="0"/>
          <w:numId w:val="39"/>
        </w:numPr>
        <w:ind w:left="709" w:hanging="283"/>
        <w:rPr>
          <w:del w:id="6453" w:author="Andries Pandia" w:date="2025-08-22T16:58:00Z"/>
        </w:rPr>
        <w:pPrChange w:id="6454" w:author="Andries Pandia" w:date="2025-08-22T16:58:00Z">
          <w:pPr>
            <w:pStyle w:val="ListParagraph"/>
          </w:pPr>
        </w:pPrChange>
      </w:pPr>
    </w:p>
    <w:p w14:paraId="3C547A1F" w14:textId="40BCCC4C" w:rsidR="007B28BC" w:rsidRPr="00BB0106" w:rsidDel="00241C8F" w:rsidRDefault="007B28BC">
      <w:pPr>
        <w:pStyle w:val="ListParagraph"/>
        <w:numPr>
          <w:ilvl w:val="0"/>
          <w:numId w:val="39"/>
        </w:numPr>
        <w:ind w:left="709" w:hanging="283"/>
        <w:rPr>
          <w:del w:id="6455" w:author="Andries Pandia" w:date="2025-08-22T16:58:00Z"/>
        </w:rPr>
        <w:pPrChange w:id="6456" w:author="Andries Pandia" w:date="2025-08-22T16:58:00Z">
          <w:pPr>
            <w:pStyle w:val="ListParagraph"/>
          </w:pPr>
        </w:pPrChange>
      </w:pPr>
    </w:p>
    <w:p w14:paraId="4BC582F4" w14:textId="25F64F2F" w:rsidR="007B28BC" w:rsidRPr="00BB0106" w:rsidDel="00241C8F" w:rsidRDefault="007B28BC">
      <w:pPr>
        <w:pStyle w:val="ListParagraph"/>
        <w:numPr>
          <w:ilvl w:val="0"/>
          <w:numId w:val="39"/>
        </w:numPr>
        <w:ind w:left="709" w:hanging="283"/>
        <w:rPr>
          <w:del w:id="6457" w:author="Andries Pandia" w:date="2025-08-22T16:58:00Z"/>
        </w:rPr>
        <w:pPrChange w:id="6458" w:author="Andries Pandia" w:date="2025-08-22T16:58:00Z">
          <w:pPr>
            <w:pStyle w:val="ListParagraph"/>
          </w:pPr>
        </w:pPrChange>
      </w:pPr>
    </w:p>
    <w:p w14:paraId="693D6FC4" w14:textId="7548942A" w:rsidR="00BB650D" w:rsidRPr="00BB0106" w:rsidDel="00241C8F" w:rsidRDefault="00BB650D">
      <w:pPr>
        <w:pStyle w:val="ListParagraph"/>
        <w:numPr>
          <w:ilvl w:val="0"/>
          <w:numId w:val="39"/>
        </w:numPr>
        <w:ind w:left="709" w:hanging="283"/>
        <w:rPr>
          <w:del w:id="6459" w:author="Andries Pandia" w:date="2025-08-22T16:58:00Z"/>
        </w:rPr>
        <w:pPrChange w:id="6460" w:author="Andries Pandia" w:date="2025-08-22T16:58:00Z">
          <w:pPr>
            <w:pStyle w:val="ListParagraph"/>
          </w:pPr>
        </w:pPrChange>
      </w:pPr>
    </w:p>
    <w:p w14:paraId="0D015D0A" w14:textId="7C690425" w:rsidR="00BB650D" w:rsidRPr="00BB0106" w:rsidDel="00241C8F" w:rsidRDefault="00BB650D">
      <w:pPr>
        <w:pStyle w:val="ListParagraph"/>
        <w:numPr>
          <w:ilvl w:val="0"/>
          <w:numId w:val="39"/>
        </w:numPr>
        <w:ind w:left="709" w:hanging="283"/>
        <w:rPr>
          <w:del w:id="6461" w:author="Andries Pandia" w:date="2025-08-22T16:58:00Z"/>
        </w:rPr>
        <w:pPrChange w:id="6462" w:author="Andries Pandia" w:date="2025-08-22T16:58:00Z">
          <w:pPr>
            <w:pStyle w:val="ListParagraph"/>
          </w:pPr>
        </w:pPrChange>
      </w:pPr>
    </w:p>
    <w:p w14:paraId="26A0432C" w14:textId="63D0E711" w:rsidR="00BB650D" w:rsidRPr="00BB0106" w:rsidDel="00241C8F" w:rsidRDefault="00BB650D">
      <w:pPr>
        <w:pStyle w:val="ListParagraph"/>
        <w:numPr>
          <w:ilvl w:val="0"/>
          <w:numId w:val="39"/>
        </w:numPr>
        <w:ind w:left="709" w:hanging="283"/>
        <w:rPr>
          <w:del w:id="6463" w:author="Andries Pandia" w:date="2025-08-22T16:58:00Z"/>
        </w:rPr>
        <w:pPrChange w:id="6464" w:author="Andries Pandia" w:date="2025-08-22T16:58:00Z">
          <w:pPr>
            <w:pStyle w:val="ListParagraph"/>
          </w:pPr>
        </w:pPrChange>
      </w:pPr>
    </w:p>
    <w:p w14:paraId="7334BC04" w14:textId="603D591B" w:rsidR="00BB650D" w:rsidRPr="00BB0106" w:rsidDel="00241C8F" w:rsidRDefault="00BB650D">
      <w:pPr>
        <w:pStyle w:val="ListParagraph"/>
        <w:numPr>
          <w:ilvl w:val="0"/>
          <w:numId w:val="39"/>
        </w:numPr>
        <w:ind w:left="709" w:hanging="283"/>
        <w:rPr>
          <w:del w:id="6465" w:author="Andries Pandia" w:date="2025-08-22T16:58:00Z"/>
        </w:rPr>
        <w:pPrChange w:id="6466" w:author="Andries Pandia" w:date="2025-08-22T16:58:00Z">
          <w:pPr>
            <w:pStyle w:val="ListParagraph"/>
          </w:pPr>
        </w:pPrChange>
      </w:pPr>
    </w:p>
    <w:p w14:paraId="3ACFA47C" w14:textId="2C904A29" w:rsidR="00824B55" w:rsidRPr="00BB0106" w:rsidDel="00241C8F" w:rsidRDefault="00824B55">
      <w:pPr>
        <w:pStyle w:val="ListParagraph"/>
        <w:numPr>
          <w:ilvl w:val="0"/>
          <w:numId w:val="39"/>
        </w:numPr>
        <w:ind w:left="709" w:hanging="283"/>
        <w:rPr>
          <w:del w:id="6467" w:author="Andries Pandia" w:date="2025-08-22T16:58:00Z"/>
        </w:rPr>
        <w:pPrChange w:id="6468" w:author="Andries Pandia" w:date="2025-08-22T16:58:00Z">
          <w:pPr>
            <w:pStyle w:val="ListParagraph"/>
          </w:pPr>
        </w:pPrChange>
      </w:pPr>
    </w:p>
    <w:p w14:paraId="74575827" w14:textId="3679C935" w:rsidR="00824B55" w:rsidRPr="00BB0106" w:rsidDel="00241C8F" w:rsidRDefault="00824B55">
      <w:pPr>
        <w:pStyle w:val="ListParagraph"/>
        <w:numPr>
          <w:ilvl w:val="0"/>
          <w:numId w:val="39"/>
        </w:numPr>
        <w:ind w:left="709" w:hanging="283"/>
        <w:rPr>
          <w:del w:id="6469" w:author="Andries Pandia" w:date="2025-08-22T16:58:00Z"/>
        </w:rPr>
        <w:pPrChange w:id="6470" w:author="Andries Pandia" w:date="2025-08-22T16:58:00Z">
          <w:pPr>
            <w:pStyle w:val="ListParagraph"/>
          </w:pPr>
        </w:pPrChange>
      </w:pPr>
    </w:p>
    <w:p w14:paraId="0E36D37A" w14:textId="7928C693" w:rsidR="00026C2F" w:rsidRPr="00A96BCD" w:rsidDel="00241C8F" w:rsidRDefault="00026C2F">
      <w:pPr>
        <w:pStyle w:val="ListParagraph"/>
        <w:numPr>
          <w:ilvl w:val="0"/>
          <w:numId w:val="39"/>
        </w:numPr>
        <w:ind w:left="709" w:hanging="283"/>
        <w:rPr>
          <w:del w:id="6471" w:author="Andries Pandia" w:date="2025-08-22T16:58:00Z"/>
        </w:rPr>
        <w:pPrChange w:id="6472" w:author="Andries Pandia" w:date="2025-08-22T16:58:00Z">
          <w:pPr/>
        </w:pPrChange>
      </w:pPr>
    </w:p>
    <w:p w14:paraId="25E26FBA" w14:textId="2C56EAD1" w:rsidR="00026C2F" w:rsidRPr="00BB0106" w:rsidRDefault="00026C2F">
      <w:pPr>
        <w:pStyle w:val="ListParagraph"/>
        <w:numPr>
          <w:ilvl w:val="0"/>
          <w:numId w:val="39"/>
        </w:numPr>
        <w:ind w:left="709" w:hanging="283"/>
        <w:pPrChange w:id="6473" w:author="Andries Pandia" w:date="2025-08-22T16:58:00Z">
          <w:pPr>
            <w:pStyle w:val="ListParagraph"/>
          </w:pPr>
        </w:pPrChange>
      </w:pPr>
    </w:p>
    <w:p w14:paraId="541138BD" w14:textId="77777777" w:rsidR="00241C8F" w:rsidRPr="00A96BCD" w:rsidRDefault="00241C8F">
      <w:pPr>
        <w:rPr>
          <w:ins w:id="6474" w:author="Andries Pandia" w:date="2025-08-22T16:59:00Z"/>
        </w:rPr>
        <w:pPrChange w:id="6475" w:author="Andries Pandia" w:date="2025-08-22T18:01:00Z">
          <w:pPr>
            <w:pStyle w:val="Heading1"/>
          </w:pPr>
        </w:pPrChange>
      </w:pPr>
      <w:bookmarkStart w:id="6476" w:name="_Toc205565631"/>
      <w:bookmarkStart w:id="6477" w:name="_Toc205823131"/>
      <w:bookmarkStart w:id="6478" w:name="_Toc205823203"/>
      <w:bookmarkStart w:id="6479" w:name="_Toc205823366"/>
      <w:bookmarkStart w:id="6480" w:name="_Toc205823472"/>
      <w:bookmarkStart w:id="6481" w:name="_Toc206166285"/>
    </w:p>
    <w:p w14:paraId="149F7E01" w14:textId="77777777" w:rsidR="00241C8F" w:rsidRPr="00BB0106" w:rsidRDefault="00241C8F">
      <w:pPr>
        <w:pStyle w:val="Heading1"/>
        <w:rPr>
          <w:ins w:id="6482" w:author="Andries Pandia" w:date="2025-08-22T16:59:00Z"/>
        </w:rPr>
        <w:sectPr w:rsidR="00241C8F" w:rsidRPr="00BB0106" w:rsidSect="00573383">
          <w:pgSz w:w="11906" w:h="16838" w:code="9"/>
          <w:pgMar w:top="2268" w:right="1701" w:bottom="1701" w:left="2268" w:header="720" w:footer="1134" w:gutter="0"/>
          <w:pgNumType w:fmt="decimal" w:start="0"/>
          <w:cols w:space="720"/>
          <w:docGrid w:linePitch="326"/>
          <w:sectPrChange w:id="6483" w:author="Andries Pandia" w:date="2025-08-22T17:16:00Z">
            <w:sectPr w:rsidR="00241C8F" w:rsidRPr="00BB0106" w:rsidSect="00573383">
              <w:pgSz w:code="0"/>
              <w:pgMar w:top="2268" w:right="1701" w:bottom="1701" w:left="2268" w:header="720" w:footer="720" w:gutter="0"/>
              <w:pgNumType w:fmt="lowerRoman"/>
            </w:sectPr>
          </w:sectPrChange>
        </w:sectPr>
      </w:pPr>
    </w:p>
    <w:p w14:paraId="329D9DEB" w14:textId="0485949C" w:rsidR="00026C2F" w:rsidRPr="00BB0106" w:rsidRDefault="00BD3F33">
      <w:pPr>
        <w:pStyle w:val="Heading1"/>
        <w:rPr>
          <w:ins w:id="6484" w:author="Andries Pandia" w:date="2025-08-22T16:59:00Z"/>
        </w:rPr>
      </w:pPr>
      <w:bookmarkStart w:id="6485" w:name="_Toc206780716"/>
      <w:r w:rsidRPr="00BB0106">
        <w:lastRenderedPageBreak/>
        <w:t>4</w:t>
      </w:r>
      <w:del w:id="6486" w:author="Andries Pandia" w:date="2025-08-22T16:59:00Z">
        <w:r w:rsidRPr="00BB0106" w:rsidDel="00241C8F">
          <w:delText xml:space="preserve"> </w:delText>
        </w:r>
      </w:del>
      <w:ins w:id="6487" w:author="Andries Pandia" w:date="2025-08-22T17:35:00Z">
        <w:r w:rsidR="0062460C" w:rsidRPr="00BB0106">
          <w:t xml:space="preserve">. </w:t>
        </w:r>
      </w:ins>
      <w:ins w:id="6488" w:author="Andries Pandia" w:date="2025-08-22T17:37:00Z">
        <w:r w:rsidR="00543FDB" w:rsidRPr="00BB0106">
          <w:tab/>
        </w:r>
      </w:ins>
      <w:r w:rsidR="00026C2F" w:rsidRPr="00BB0106">
        <w:t>PENUTUP</w:t>
      </w:r>
      <w:bookmarkEnd w:id="6476"/>
      <w:bookmarkEnd w:id="6477"/>
      <w:bookmarkEnd w:id="6478"/>
      <w:bookmarkEnd w:id="6479"/>
      <w:bookmarkEnd w:id="6480"/>
      <w:bookmarkEnd w:id="6481"/>
      <w:bookmarkEnd w:id="6485"/>
    </w:p>
    <w:p w14:paraId="2B0FE04A" w14:textId="77777777" w:rsidR="00241C8F" w:rsidRPr="00A96BCD" w:rsidRDefault="00241C8F">
      <w:pPr>
        <w:rPr>
          <w:ins w:id="6489" w:author="Andries Pandia" w:date="2025-08-22T16:59:00Z"/>
        </w:rPr>
        <w:pPrChange w:id="6490" w:author="Andries Pandia" w:date="2025-08-22T18:01:00Z">
          <w:pPr>
            <w:pStyle w:val="Heading1"/>
          </w:pPr>
        </w:pPrChange>
      </w:pPr>
    </w:p>
    <w:p w14:paraId="1B1C530C" w14:textId="77777777" w:rsidR="00241C8F" w:rsidRPr="00A96BCD" w:rsidRDefault="00241C8F">
      <w:pPr>
        <w:rPr>
          <w:ins w:id="6491" w:author="Andries Pandia" w:date="2025-08-22T16:59:00Z"/>
        </w:rPr>
        <w:pPrChange w:id="6492" w:author="Andries Pandia" w:date="2025-08-22T18:01:00Z">
          <w:pPr>
            <w:pStyle w:val="Heading1"/>
          </w:pPr>
        </w:pPrChange>
      </w:pPr>
    </w:p>
    <w:p w14:paraId="28AAB6DF" w14:textId="4006B92C" w:rsidR="00241C8F" w:rsidRPr="00BB0106" w:rsidDel="00241C8F" w:rsidRDefault="00241C8F">
      <w:pPr>
        <w:rPr>
          <w:del w:id="6493" w:author="Andries Pandia" w:date="2025-08-22T16:59:00Z"/>
          <w:kern w:val="2"/>
          <w14:ligatures w14:val="standardContextual"/>
          <w:rPrChange w:id="6494" w:author="Andries Pandia" w:date="2025-08-26T08:27:00Z">
            <w:rPr>
              <w:del w:id="6495" w:author="Andries Pandia" w:date="2025-08-22T16:59:00Z"/>
              <w:kern w:val="2"/>
              <w14:ligatures w14:val="standardContextual"/>
            </w:rPr>
          </w:rPrChange>
        </w:rPr>
        <w:pPrChange w:id="6496" w:author="Andries Pandia" w:date="2025-08-22T16:59:00Z">
          <w:pPr>
            <w:pStyle w:val="Heading1"/>
          </w:pPr>
        </w:pPrChange>
      </w:pPr>
    </w:p>
    <w:p w14:paraId="272B8E9D" w14:textId="5CFAA65F" w:rsidR="00026C2F" w:rsidRPr="00BB0106" w:rsidDel="00241C8F" w:rsidRDefault="00026C2F" w:rsidP="002D5E98">
      <w:pPr>
        <w:rPr>
          <w:del w:id="6497" w:author="Andries Pandia" w:date="2025-08-22T16:59:00Z"/>
          <w:noProof/>
          <w:lang w:val="id-ID"/>
          <w:rPrChange w:id="6498" w:author="Andries Pandia" w:date="2025-08-26T08:27:00Z">
            <w:rPr>
              <w:del w:id="6499" w:author="Andries Pandia" w:date="2025-08-22T16:59:00Z"/>
              <w:lang w:val="en-US"/>
            </w:rPr>
          </w:rPrChange>
        </w:rPr>
      </w:pPr>
    </w:p>
    <w:p w14:paraId="3B0F43E2" w14:textId="1F330CFA" w:rsidR="00026C2F" w:rsidRPr="00BB0106" w:rsidRDefault="00BD3F33">
      <w:pPr>
        <w:pStyle w:val="Heading2"/>
        <w:rPr>
          <w:lang w:val="id-ID"/>
          <w:rPrChange w:id="6500" w:author="Andries Pandia" w:date="2025-08-26T08:27:00Z">
            <w:rPr/>
          </w:rPrChange>
        </w:rPr>
      </w:pPr>
      <w:bookmarkStart w:id="6501" w:name="_Toc205565632"/>
      <w:bookmarkStart w:id="6502" w:name="_Toc205823132"/>
      <w:bookmarkStart w:id="6503" w:name="_Toc205823204"/>
      <w:bookmarkStart w:id="6504" w:name="_Toc205823367"/>
      <w:bookmarkStart w:id="6505" w:name="_Toc205823473"/>
      <w:bookmarkStart w:id="6506" w:name="_Toc206166286"/>
      <w:bookmarkStart w:id="6507" w:name="_Toc206780717"/>
      <w:r w:rsidRPr="00BB0106">
        <w:rPr>
          <w:lang w:val="id-ID"/>
          <w:rPrChange w:id="6508" w:author="Andries Pandia" w:date="2025-08-26T08:27:00Z">
            <w:rPr/>
          </w:rPrChange>
        </w:rPr>
        <w:t>4.1</w:t>
      </w:r>
      <w:ins w:id="6509" w:author="Andries Pandia" w:date="2025-08-22T16:59:00Z">
        <w:r w:rsidR="00241C8F" w:rsidRPr="00BB0106">
          <w:rPr>
            <w:lang w:val="id-ID"/>
            <w:rPrChange w:id="6510" w:author="Andries Pandia" w:date="2025-08-26T08:27:00Z">
              <w:rPr/>
            </w:rPrChange>
          </w:rPr>
          <w:t>.</w:t>
        </w:r>
      </w:ins>
      <w:ins w:id="6511" w:author="Andries Pandia" w:date="2025-08-22T17:00:00Z">
        <w:r w:rsidR="00241C8F" w:rsidRPr="00BB0106">
          <w:rPr>
            <w:lang w:val="id-ID"/>
            <w:rPrChange w:id="6512" w:author="Andries Pandia" w:date="2025-08-26T08:27:00Z">
              <w:rPr/>
            </w:rPrChange>
          </w:rPr>
          <w:t xml:space="preserve"> </w:t>
        </w:r>
      </w:ins>
      <w:ins w:id="6513" w:author="Andries Pandia" w:date="2025-08-22T17:36:00Z">
        <w:r w:rsidR="00543FDB" w:rsidRPr="00BB0106">
          <w:rPr>
            <w:lang w:val="id-ID"/>
            <w:rPrChange w:id="6514" w:author="Andries Pandia" w:date="2025-08-26T08:27:00Z">
              <w:rPr/>
            </w:rPrChange>
          </w:rPr>
          <w:tab/>
        </w:r>
      </w:ins>
      <w:del w:id="6515" w:author="Andries Pandia" w:date="2025-08-22T17:00:00Z">
        <w:r w:rsidRPr="00BB0106" w:rsidDel="00241C8F">
          <w:rPr>
            <w:lang w:val="id-ID"/>
            <w:rPrChange w:id="6516" w:author="Andries Pandia" w:date="2025-08-26T08:27:00Z">
              <w:rPr/>
            </w:rPrChange>
          </w:rPr>
          <w:delText xml:space="preserve"> </w:delText>
        </w:r>
        <w:r w:rsidRPr="00BB0106" w:rsidDel="00241C8F">
          <w:rPr>
            <w:lang w:val="id-ID"/>
            <w:rPrChange w:id="6517" w:author="Andries Pandia" w:date="2025-08-26T08:27:00Z">
              <w:rPr/>
            </w:rPrChange>
          </w:rPr>
          <w:tab/>
        </w:r>
      </w:del>
      <w:r w:rsidR="00026C2F" w:rsidRPr="00BB0106">
        <w:rPr>
          <w:lang w:val="id-ID"/>
          <w:rPrChange w:id="6518" w:author="Andries Pandia" w:date="2025-08-26T08:27:00Z">
            <w:rPr/>
          </w:rPrChange>
        </w:rPr>
        <w:t>Kesimpulan</w:t>
      </w:r>
      <w:bookmarkEnd w:id="6501"/>
      <w:bookmarkEnd w:id="6502"/>
      <w:bookmarkEnd w:id="6503"/>
      <w:bookmarkEnd w:id="6504"/>
      <w:bookmarkEnd w:id="6505"/>
      <w:bookmarkEnd w:id="6506"/>
      <w:bookmarkEnd w:id="6507"/>
    </w:p>
    <w:p w14:paraId="37989B55" w14:textId="354438C2" w:rsidR="00BD3F33" w:rsidRPr="00BB0106" w:rsidRDefault="00BD3F33">
      <w:pPr>
        <w:rPr>
          <w:b/>
          <w:bCs/>
          <w:lang w:val="id-ID"/>
          <w:rPrChange w:id="6519" w:author="Andries Pandia" w:date="2025-08-26T08:27:00Z">
            <w:rPr>
              <w:b/>
              <w:bCs/>
              <w:lang w:val="en-US"/>
            </w:rPr>
          </w:rPrChange>
        </w:rPr>
        <w:pPrChange w:id="6520" w:author="Andries Pandia" w:date="2025-08-22T17:00:00Z">
          <w:pPr>
            <w:pStyle w:val="ListParagraph"/>
            <w:ind w:left="0"/>
          </w:pPr>
        </w:pPrChange>
      </w:pPr>
      <w:r w:rsidRPr="00BB0106">
        <w:rPr>
          <w:noProof/>
          <w:lang w:val="id-ID"/>
          <w:rPrChange w:id="6521" w:author="Andries Pandia" w:date="2025-08-26T08:27:00Z">
            <w:rPr/>
          </w:rPrChange>
        </w:rPr>
        <w:t>Berdasarkan analisis kuantitatif yang dilakukan menggunakan Python,ditemukan bahwa kasus perdagangan manusia cenderung lebih tinggi terjadi di wilayah yang memiliki tingkat kemiskinan dan pengangguran yang tinggi. Faktor-faktor seperti kemiskinan, pengangguran, dan urbanisasi menunjukkan korelasi positif dengan jumlah kasus perdagangan manusia, menunjukkan bahwa semakin tinggi nilai faktor-faktor tersebut, semakin besar risiko terjadinya eksploitasi. Bentuk eksploitasi yang paling dominan dalam kasus-kasus yang dianalisis adalah eksploitasi seksual dan kerja paksa. Penggunaan Python dalam penelitian ini sangat membantu dalam mempermudah proses analisis data serta visualisasi hasil dengan cara yang lebih efektif dan efisien. Temuan ini diharapkan dapat memberikan kontribusi penting bagi perumusan kebijakan pencegahan yang lebih tepat sasaran dan berbasis bukti.</w:t>
      </w:r>
    </w:p>
    <w:p w14:paraId="464B7049" w14:textId="17A1B459" w:rsidR="00026C2F" w:rsidRPr="00BB0106" w:rsidRDefault="000827DB">
      <w:pPr>
        <w:rPr>
          <w:lang w:val="id-ID"/>
          <w:rPrChange w:id="6522" w:author="Andries Pandia" w:date="2025-08-26T08:27:00Z">
            <w:rPr/>
          </w:rPrChange>
        </w:rPr>
        <w:pPrChange w:id="6523" w:author="Andries Pandia" w:date="2025-08-22T18:01:00Z">
          <w:pPr>
            <w:pStyle w:val="Heading2"/>
          </w:pPr>
        </w:pPrChange>
      </w:pPr>
      <w:r w:rsidRPr="00BB0106">
        <w:rPr>
          <w:noProof/>
          <w:highlight w:val="yellow"/>
          <w:lang w:val="id-ID"/>
          <w:rPrChange w:id="6524" w:author="Andries Pandia" w:date="2025-08-26T08:27:00Z">
            <w:rPr>
              <w:rFonts w:eastAsiaTheme="majorEastAsia" w:cstheme="majorBidi"/>
              <w:b/>
              <w:color w:val="000000"/>
              <w:spacing w:val="15"/>
              <w:highlight w:val="yellow"/>
              <w:lang w:val="en-US"/>
            </w:rPr>
          </w:rPrChange>
        </w:rPr>
        <w:t xml:space="preserve"> </w:t>
      </w:r>
    </w:p>
    <w:p w14:paraId="4AA7922F" w14:textId="13A2EA95" w:rsidR="00026C2F" w:rsidRPr="00BB0106" w:rsidRDefault="00026C2F">
      <w:pPr>
        <w:pStyle w:val="Heading2"/>
        <w:rPr>
          <w:lang w:val="id-ID"/>
          <w:rPrChange w:id="6525" w:author="Andries Pandia" w:date="2025-08-26T08:27:00Z">
            <w:rPr/>
          </w:rPrChange>
        </w:rPr>
      </w:pPr>
      <w:bookmarkStart w:id="6526" w:name="_Toc205565633"/>
      <w:bookmarkStart w:id="6527" w:name="_Toc205823133"/>
      <w:bookmarkStart w:id="6528" w:name="_Toc205823205"/>
      <w:bookmarkStart w:id="6529" w:name="_Toc205823368"/>
      <w:bookmarkStart w:id="6530" w:name="_Toc205823474"/>
      <w:bookmarkStart w:id="6531" w:name="_Toc206166287"/>
      <w:bookmarkStart w:id="6532" w:name="_Toc206780718"/>
      <w:r w:rsidRPr="00BB0106">
        <w:rPr>
          <w:lang w:val="id-ID"/>
          <w:rPrChange w:id="6533" w:author="Andries Pandia" w:date="2025-08-26T08:27:00Z">
            <w:rPr/>
          </w:rPrChange>
        </w:rPr>
        <w:t>4.2</w:t>
      </w:r>
      <w:del w:id="6534" w:author="Andries Pandia" w:date="2025-08-22T17:00:00Z">
        <w:r w:rsidRPr="00BB0106" w:rsidDel="00241C8F">
          <w:rPr>
            <w:lang w:val="id-ID"/>
            <w:rPrChange w:id="6535" w:author="Andries Pandia" w:date="2025-08-26T08:27:00Z">
              <w:rPr/>
            </w:rPrChange>
          </w:rPr>
          <w:delText xml:space="preserve"> </w:delText>
        </w:r>
        <w:r w:rsidR="00390ED6" w:rsidRPr="00BB0106" w:rsidDel="00241C8F">
          <w:rPr>
            <w:lang w:val="id-ID"/>
            <w:rPrChange w:id="6536" w:author="Andries Pandia" w:date="2025-08-26T08:27:00Z">
              <w:rPr/>
            </w:rPrChange>
          </w:rPr>
          <w:tab/>
        </w:r>
      </w:del>
      <w:ins w:id="6537" w:author="Andries Pandia" w:date="2025-08-22T17:00:00Z">
        <w:r w:rsidR="00241C8F" w:rsidRPr="00BB0106">
          <w:rPr>
            <w:lang w:val="id-ID"/>
            <w:rPrChange w:id="6538" w:author="Andries Pandia" w:date="2025-08-26T08:27:00Z">
              <w:rPr/>
            </w:rPrChange>
          </w:rPr>
          <w:t xml:space="preserve">. </w:t>
        </w:r>
      </w:ins>
      <w:ins w:id="6539" w:author="Andries Pandia" w:date="2025-08-22T17:37:00Z">
        <w:r w:rsidR="00543FDB" w:rsidRPr="00BB0106">
          <w:rPr>
            <w:lang w:val="id-ID"/>
            <w:rPrChange w:id="6540" w:author="Andries Pandia" w:date="2025-08-26T08:27:00Z">
              <w:rPr/>
            </w:rPrChange>
          </w:rPr>
          <w:tab/>
        </w:r>
      </w:ins>
      <w:r w:rsidRPr="00BB0106">
        <w:rPr>
          <w:lang w:val="id-ID"/>
          <w:rPrChange w:id="6541" w:author="Andries Pandia" w:date="2025-08-26T08:27:00Z">
            <w:rPr/>
          </w:rPrChange>
        </w:rPr>
        <w:t>Saran</w:t>
      </w:r>
      <w:bookmarkEnd w:id="6526"/>
      <w:bookmarkEnd w:id="6527"/>
      <w:bookmarkEnd w:id="6528"/>
      <w:bookmarkEnd w:id="6529"/>
      <w:bookmarkEnd w:id="6530"/>
      <w:bookmarkEnd w:id="6531"/>
      <w:bookmarkEnd w:id="6532"/>
    </w:p>
    <w:p w14:paraId="44AF590E" w14:textId="15F85A0F" w:rsidR="00241C8F" w:rsidRPr="00BB0106" w:rsidRDefault="00BD3F33">
      <w:pPr>
        <w:rPr>
          <w:ins w:id="6542" w:author="Andries Pandia" w:date="2025-08-22T17:00:00Z"/>
          <w:noProof/>
          <w:kern w:val="2"/>
          <w:lang w:val="id-ID"/>
          <w14:ligatures w14:val="standardContextual"/>
          <w:rPrChange w:id="6543" w:author="Andries Pandia" w:date="2025-08-26T08:27:00Z">
            <w:rPr>
              <w:ins w:id="6544" w:author="Andries Pandia" w:date="2025-08-22T17:00:00Z"/>
            </w:rPr>
          </w:rPrChange>
        </w:rPr>
      </w:pPr>
      <w:r w:rsidRPr="00BB0106">
        <w:rPr>
          <w:noProof/>
          <w:lang w:val="id-ID"/>
          <w:rPrChange w:id="6545" w:author="Andries Pandia" w:date="2025-08-26T08:27:00Z">
            <w:rPr/>
          </w:rPrChange>
        </w:rPr>
        <w:t>Sebagai saran, pemerintah perlu memperkuat koordinasi lintas sektor agar upaya penanggulangan perdagangan manusia dapat berjalan lebih efektif dan terintegrasi. Selain itu, organisasi non-pemerintah (NGO) diharapkan meningkatkan kampanye kesadaran publik untuk memberdayakan masyarakat agar lebih waspada terhadap risiko perdagangan manusia. Peneliti selanjutnya juga disarankan untuk memperluas variabel penelitian dengan menambahkan faktor-faktor seperti pendidikan dan migrasi guna memperoleh pemahaman yang l</w:t>
      </w:r>
      <w:r w:rsidRPr="00BB0106">
        <w:rPr>
          <w:noProof/>
          <w:lang w:val="id-ID"/>
          <w:rPrChange w:id="6546" w:author="Andries Pandia" w:date="2025-08-26T08:27:00Z">
            <w:rPr/>
          </w:rPrChange>
        </w:rPr>
        <w:t>ebih mendalam. Masyarakat umum pun diimbau untuk aktif melaporkan apabila menemukan atau menduga adanya praktik perdagangan manusia di lingkungannya, sehingga penegakan hukum dan perlindungan korban dapat berjalan optimal.</w:t>
      </w:r>
    </w:p>
    <w:p w14:paraId="73A3C178" w14:textId="77777777" w:rsidR="009E143F" w:rsidRPr="00BB0106" w:rsidRDefault="009E143F">
      <w:pPr>
        <w:rPr>
          <w:ins w:id="6547" w:author="Andries Pandia" w:date="2025-08-22T17:00:00Z"/>
          <w:noProof/>
          <w:lang w:val="id-ID"/>
          <w:rPrChange w:id="6548" w:author="Andries Pandia" w:date="2025-08-26T08:27:00Z">
            <w:rPr>
              <w:ins w:id="6549" w:author="Andries Pandia" w:date="2025-08-22T17:00:00Z"/>
            </w:rPr>
          </w:rPrChange>
        </w:rPr>
        <w:sectPr w:rsidR="009E143F" w:rsidRPr="00BB0106" w:rsidSect="00573383">
          <w:pgSz w:w="11906" w:h="16838" w:code="9"/>
          <w:pgMar w:top="2268" w:right="1701" w:bottom="1701" w:left="2268" w:header="720" w:footer="1134" w:gutter="0"/>
          <w:pgNumType w:fmt="decimal" w:start="0"/>
          <w:cols w:space="720"/>
          <w:docGrid w:linePitch="326"/>
          <w:sectPrChange w:id="6550" w:author="Andries Pandia" w:date="2025-08-22T17:16:00Z">
            <w:sectPr w:rsidR="009E143F" w:rsidRPr="00BB0106" w:rsidSect="00573383">
              <w:pgSz w:code="0"/>
              <w:pgMar w:top="2268" w:right="1701" w:bottom="1701" w:left="2268" w:header="720" w:footer="720" w:gutter="0"/>
              <w:pgNumType w:fmt="lowerRoman"/>
            </w:sectPr>
          </w:sectPrChange>
        </w:sectPr>
      </w:pPr>
    </w:p>
    <w:p w14:paraId="5BAF3691" w14:textId="6AB34A19" w:rsidR="00F24D17" w:rsidRPr="00BB0106" w:rsidDel="00241C8F" w:rsidRDefault="00F24D17">
      <w:pPr>
        <w:pStyle w:val="Heading1"/>
        <w:rPr>
          <w:del w:id="6551" w:author="Andries Pandia" w:date="2025-08-22T17:00:00Z"/>
          <w:b w:val="0"/>
          <w:bCs w:val="0"/>
          <w:rPrChange w:id="6552" w:author="Andries Pandia" w:date="2025-08-26T08:27:00Z">
            <w:rPr>
              <w:del w:id="6553" w:author="Andries Pandia" w:date="2025-08-22T17:00:00Z"/>
              <w:b/>
              <w:bCs/>
              <w:lang w:val="en-US"/>
            </w:rPr>
          </w:rPrChange>
        </w:rPr>
        <w:pPrChange w:id="6554" w:author="Andries Pandia" w:date="2025-08-22T17:01:00Z">
          <w:pPr/>
        </w:pPrChange>
      </w:pPr>
    </w:p>
    <w:p w14:paraId="1F38A8D1" w14:textId="7371E213" w:rsidR="0069135A" w:rsidRPr="00BB0106" w:rsidDel="00241C8F" w:rsidRDefault="0069135A">
      <w:pPr>
        <w:pStyle w:val="Heading1"/>
        <w:rPr>
          <w:del w:id="6555" w:author="Andries Pandia" w:date="2025-08-22T17:00:00Z"/>
          <w:rPrChange w:id="6556" w:author="Andries Pandia" w:date="2025-08-26T08:27:00Z">
            <w:rPr>
              <w:del w:id="6557" w:author="Andries Pandia" w:date="2025-08-22T17:00:00Z"/>
              <w:lang w:val="en-US"/>
            </w:rPr>
          </w:rPrChange>
        </w:rPr>
        <w:pPrChange w:id="6558" w:author="Andries Pandia" w:date="2025-08-22T17:01:00Z">
          <w:pPr>
            <w:pStyle w:val="Heading1"/>
            <w:jc w:val="both"/>
          </w:pPr>
        </w:pPrChange>
      </w:pPr>
      <w:bookmarkStart w:id="6559" w:name="_Toc205565634"/>
    </w:p>
    <w:p w14:paraId="32C2D194" w14:textId="6C42187E" w:rsidR="00EB7B28" w:rsidRPr="00BB0106" w:rsidDel="00241C8F" w:rsidRDefault="00EB7B28">
      <w:pPr>
        <w:pStyle w:val="Heading1"/>
        <w:rPr>
          <w:del w:id="6560" w:author="Andries Pandia" w:date="2025-08-22T17:01:00Z"/>
          <w:rPrChange w:id="6561" w:author="Andries Pandia" w:date="2025-08-26T08:27:00Z">
            <w:rPr>
              <w:del w:id="6562" w:author="Andries Pandia" w:date="2025-08-22T17:01:00Z"/>
              <w:lang w:val="en-US"/>
            </w:rPr>
          </w:rPrChange>
        </w:rPr>
        <w:pPrChange w:id="6563" w:author="Andries Pandia" w:date="2025-08-22T17:01:00Z">
          <w:pPr/>
        </w:pPrChange>
      </w:pPr>
    </w:p>
    <w:p w14:paraId="21FC2522" w14:textId="54BF3B28" w:rsidR="00026C2F" w:rsidRPr="00BB0106" w:rsidRDefault="00026C2F">
      <w:pPr>
        <w:pStyle w:val="Heading1"/>
      </w:pPr>
      <w:bookmarkStart w:id="6564" w:name="_Toc205823134"/>
      <w:bookmarkStart w:id="6565" w:name="_Toc205823206"/>
      <w:bookmarkStart w:id="6566" w:name="_Toc205823369"/>
      <w:bookmarkStart w:id="6567" w:name="_Toc205823475"/>
      <w:bookmarkStart w:id="6568" w:name="_Toc206166288"/>
      <w:bookmarkStart w:id="6569" w:name="_Toc206780719"/>
      <w:r w:rsidRPr="00BB0106">
        <w:rPr>
          <w:rPrChange w:id="6570" w:author="Andries Pandia" w:date="2025-08-26T08:27:00Z">
            <w:rPr>
              <w:lang w:val="en-US"/>
            </w:rPr>
          </w:rPrChange>
        </w:rPr>
        <w:t>DAFTAR PUSTAKA</w:t>
      </w:r>
      <w:bookmarkEnd w:id="6559"/>
      <w:bookmarkEnd w:id="6564"/>
      <w:bookmarkEnd w:id="6565"/>
      <w:bookmarkEnd w:id="6566"/>
      <w:bookmarkEnd w:id="6567"/>
      <w:bookmarkEnd w:id="6568"/>
      <w:bookmarkEnd w:id="6569"/>
    </w:p>
    <w:p w14:paraId="5409F2FD" w14:textId="77777777" w:rsidR="0026797C" w:rsidRPr="00BB0106" w:rsidRDefault="0026797C">
      <w:pPr>
        <w:pStyle w:val="Heading1"/>
      </w:pPr>
    </w:p>
    <w:p w14:paraId="3901527D" w14:textId="77777777" w:rsidR="0026797C" w:rsidRPr="00BB0106" w:rsidRDefault="0026797C" w:rsidP="0026797C">
      <w:pPr>
        <w:pStyle w:val="Bibliography"/>
        <w:spacing w:line="240" w:lineRule="auto"/>
        <w:rPr>
          <w:noProof/>
          <w:sz w:val="28"/>
          <w:lang w:val="id-ID"/>
        </w:rPr>
      </w:pPr>
      <w:r w:rsidRPr="00BB0106">
        <w:rPr>
          <w:noProof/>
          <w:lang w:val="id-ID"/>
        </w:rPr>
        <w:fldChar w:fldCharType="begin"/>
      </w:r>
      <w:r w:rsidRPr="00BB0106">
        <w:rPr>
          <w:noProof/>
          <w:lang w:val="id-ID"/>
        </w:rPr>
        <w:instrText xml:space="preserve"> ADDIN ZOTERO_BIBL {"uncited":[],"omitted":[],"custom":[]} CSL_BIBLIOGRAPHY </w:instrText>
      </w:r>
      <w:r w:rsidRPr="00BB0106">
        <w:rPr>
          <w:noProof/>
          <w:lang w:val="id-ID"/>
        </w:rPr>
        <w:fldChar w:fldCharType="separate"/>
      </w:r>
      <w:r w:rsidRPr="00BB0106">
        <w:rPr>
          <w:noProof/>
          <w:sz w:val="28"/>
          <w:lang w:val="id-ID"/>
        </w:rPr>
        <w:t xml:space="preserve">Bouché, V., &amp; Crotty, S. M. (2018). Estimating demand for illicit massage businesses in Houston. </w:t>
      </w:r>
      <w:r w:rsidRPr="00BB0106">
        <w:rPr>
          <w:i/>
          <w:iCs/>
          <w:noProof/>
          <w:sz w:val="28"/>
          <w:lang w:val="id-ID"/>
        </w:rPr>
        <w:t>Journal of Human Trafficking</w:t>
      </w:r>
      <w:r w:rsidRPr="00BB0106">
        <w:rPr>
          <w:noProof/>
          <w:sz w:val="28"/>
          <w:lang w:val="id-ID"/>
        </w:rPr>
        <w:t xml:space="preserve">, </w:t>
      </w:r>
      <w:r w:rsidRPr="00BB0106">
        <w:rPr>
          <w:i/>
          <w:iCs/>
          <w:noProof/>
          <w:sz w:val="28"/>
          <w:lang w:val="id-ID"/>
        </w:rPr>
        <w:t>4</w:t>
      </w:r>
      <w:r w:rsidRPr="00BB0106">
        <w:rPr>
          <w:noProof/>
          <w:sz w:val="28"/>
          <w:lang w:val="id-ID"/>
        </w:rPr>
        <w:t>(4), 279–297. https://doi.org/10.1080/23322705.2017.1374080</w:t>
      </w:r>
    </w:p>
    <w:p w14:paraId="5F2EB90F" w14:textId="77777777" w:rsidR="00BB0106" w:rsidRPr="00BB0106" w:rsidRDefault="00BB0106" w:rsidP="00BB0106">
      <w:pPr>
        <w:rPr>
          <w:noProof/>
          <w:lang w:val="id-ID"/>
        </w:rPr>
      </w:pPr>
    </w:p>
    <w:p w14:paraId="02C64A46" w14:textId="77777777" w:rsidR="0026797C" w:rsidRPr="00BB0106" w:rsidRDefault="0026797C" w:rsidP="0026797C">
      <w:pPr>
        <w:pStyle w:val="Bibliography"/>
        <w:spacing w:line="240" w:lineRule="auto"/>
        <w:rPr>
          <w:noProof/>
          <w:sz w:val="28"/>
          <w:lang w:val="id-ID"/>
        </w:rPr>
      </w:pPr>
      <w:r w:rsidRPr="00BB0106">
        <w:rPr>
          <w:noProof/>
          <w:sz w:val="28"/>
          <w:lang w:val="id-ID"/>
        </w:rPr>
        <w:t xml:space="preserve">Creswell, J. W., &amp; Creswell, J. D. (2023). </w:t>
      </w:r>
      <w:r w:rsidRPr="00BB0106">
        <w:rPr>
          <w:i/>
          <w:iCs/>
          <w:noProof/>
          <w:sz w:val="28"/>
          <w:lang w:val="id-ID"/>
        </w:rPr>
        <w:t>Research Design: Qualitative, Quantitative and Mixed Methods Approaches</w:t>
      </w:r>
      <w:r w:rsidRPr="00BB0106">
        <w:rPr>
          <w:noProof/>
          <w:sz w:val="28"/>
          <w:lang w:val="id-ID"/>
        </w:rPr>
        <w:t>. SAGE Publications.</w:t>
      </w:r>
    </w:p>
    <w:p w14:paraId="3B806847" w14:textId="77777777" w:rsidR="00BB0106" w:rsidRPr="00BB0106" w:rsidRDefault="00BB0106" w:rsidP="00BB0106">
      <w:pPr>
        <w:rPr>
          <w:noProof/>
          <w:lang w:val="id-ID"/>
        </w:rPr>
      </w:pPr>
    </w:p>
    <w:p w14:paraId="0C1C1023" w14:textId="77777777" w:rsidR="0026797C" w:rsidRPr="00BB0106" w:rsidRDefault="0026797C" w:rsidP="0026797C">
      <w:pPr>
        <w:pStyle w:val="Bibliography"/>
        <w:spacing w:line="240" w:lineRule="auto"/>
        <w:rPr>
          <w:noProof/>
          <w:sz w:val="28"/>
          <w:lang w:val="id-ID"/>
        </w:rPr>
      </w:pPr>
      <w:r w:rsidRPr="00BB0106">
        <w:rPr>
          <w:noProof/>
          <w:sz w:val="28"/>
          <w:lang w:val="id-ID"/>
        </w:rPr>
        <w:t xml:space="preserve">ILO. (2022). </w:t>
      </w:r>
      <w:r w:rsidRPr="00BB0106">
        <w:rPr>
          <w:i/>
          <w:iCs/>
          <w:noProof/>
          <w:sz w:val="28"/>
          <w:lang w:val="id-ID"/>
        </w:rPr>
        <w:t>Global Estimates of Modern Slavery: Forced Labour and Forced Marriage</w:t>
      </w:r>
      <w:r w:rsidRPr="00BB0106">
        <w:rPr>
          <w:noProof/>
          <w:sz w:val="28"/>
          <w:lang w:val="id-ID"/>
        </w:rPr>
        <w:t>. International Labour Organization (ILO). Diambil dari https://www.ilo.org/publications/major-publications/global-estimates-modern-slavery-forced-labour-and-forced-marriage</w:t>
      </w:r>
    </w:p>
    <w:p w14:paraId="482D2D5B" w14:textId="77777777" w:rsidR="00BB0106" w:rsidRPr="00BB0106" w:rsidRDefault="00BB0106" w:rsidP="00BB0106">
      <w:pPr>
        <w:rPr>
          <w:noProof/>
          <w:lang w:val="id-ID"/>
        </w:rPr>
      </w:pPr>
    </w:p>
    <w:p w14:paraId="2BA3C4BE" w14:textId="77777777" w:rsidR="0026797C" w:rsidRPr="00BB0106" w:rsidRDefault="0026797C" w:rsidP="0026797C">
      <w:pPr>
        <w:pStyle w:val="Bibliography"/>
        <w:spacing w:line="240" w:lineRule="auto"/>
        <w:rPr>
          <w:noProof/>
          <w:sz w:val="28"/>
          <w:lang w:val="id-ID"/>
        </w:rPr>
      </w:pPr>
      <w:r w:rsidRPr="00BB0106">
        <w:rPr>
          <w:noProof/>
          <w:sz w:val="28"/>
          <w:lang w:val="id-ID"/>
        </w:rPr>
        <w:t>KemenPPA. (2021). Kebijakan Pemerintah Indonesia terhadap Kasus Perdagangan Manusia. Kementerian Pemberdayaan Perempuan dan Perlindungan Anak. Diambil dari http://digilib.unila.ac.id/80690/3/3.%20SKRIPSI%20TANPA%20BAB%20PEMBAHASAN.pdf</w:t>
      </w:r>
    </w:p>
    <w:p w14:paraId="0831D36E" w14:textId="77777777" w:rsidR="00BB0106" w:rsidRPr="00BB0106" w:rsidRDefault="00BB0106" w:rsidP="00BB0106">
      <w:pPr>
        <w:rPr>
          <w:noProof/>
          <w:lang w:val="id-ID"/>
        </w:rPr>
      </w:pPr>
    </w:p>
    <w:p w14:paraId="44BF7612" w14:textId="77777777" w:rsidR="0026797C" w:rsidRPr="00BB0106" w:rsidRDefault="0026797C" w:rsidP="0026797C">
      <w:pPr>
        <w:pStyle w:val="Bibliography"/>
        <w:spacing w:line="240" w:lineRule="auto"/>
        <w:rPr>
          <w:noProof/>
          <w:sz w:val="28"/>
          <w:lang w:val="id-ID"/>
        </w:rPr>
      </w:pPr>
      <w:r w:rsidRPr="00BB0106">
        <w:rPr>
          <w:noProof/>
          <w:sz w:val="28"/>
          <w:lang w:val="id-ID"/>
        </w:rPr>
        <w:t xml:space="preserve">McKinney, W. (2022). </w:t>
      </w:r>
      <w:r w:rsidRPr="00BB0106">
        <w:rPr>
          <w:i/>
          <w:iCs/>
          <w:noProof/>
          <w:sz w:val="28"/>
          <w:lang w:val="id-ID"/>
        </w:rPr>
        <w:t>Python for Data Analysis: Data Wrangling with Pandas, NumPy, and Jupyter</w:t>
      </w:r>
      <w:r w:rsidRPr="00BB0106">
        <w:rPr>
          <w:noProof/>
          <w:sz w:val="28"/>
          <w:lang w:val="id-ID"/>
        </w:rPr>
        <w:t xml:space="preserve"> (3 ed.). O’Reilly.</w:t>
      </w:r>
    </w:p>
    <w:p w14:paraId="7A88CE7E" w14:textId="77777777" w:rsidR="00BB0106" w:rsidRPr="00BB0106" w:rsidRDefault="00BB0106" w:rsidP="00BB0106">
      <w:pPr>
        <w:rPr>
          <w:noProof/>
          <w:lang w:val="id-ID"/>
        </w:rPr>
      </w:pPr>
    </w:p>
    <w:p w14:paraId="00215EF5" w14:textId="77777777" w:rsidR="0026797C" w:rsidRPr="00BB0106" w:rsidRDefault="0026797C" w:rsidP="0026797C">
      <w:pPr>
        <w:pStyle w:val="Bibliography"/>
        <w:spacing w:line="240" w:lineRule="auto"/>
        <w:rPr>
          <w:noProof/>
          <w:sz w:val="28"/>
          <w:lang w:val="id-ID"/>
        </w:rPr>
      </w:pPr>
      <w:r w:rsidRPr="00BB0106">
        <w:rPr>
          <w:noProof/>
          <w:sz w:val="28"/>
          <w:lang w:val="id-ID"/>
        </w:rPr>
        <w:t xml:space="preserve">Neuman, W. L. (2014). </w:t>
      </w:r>
      <w:r w:rsidRPr="00BB0106">
        <w:rPr>
          <w:i/>
          <w:iCs/>
          <w:noProof/>
          <w:sz w:val="28"/>
          <w:lang w:val="id-ID"/>
        </w:rPr>
        <w:t>Metode Penelitian Sosial: Pendekatan Kualitatif dan  Kuantitatif</w:t>
      </w:r>
      <w:r w:rsidRPr="00BB0106">
        <w:rPr>
          <w:noProof/>
          <w:sz w:val="28"/>
          <w:lang w:val="id-ID"/>
        </w:rPr>
        <w:t xml:space="preserve"> (7 ed.). Pearson.</w:t>
      </w:r>
    </w:p>
    <w:p w14:paraId="6D66A611" w14:textId="77777777" w:rsidR="00BB0106" w:rsidRPr="00BB0106" w:rsidRDefault="00BB0106" w:rsidP="00BB0106">
      <w:pPr>
        <w:rPr>
          <w:noProof/>
          <w:lang w:val="id-ID"/>
        </w:rPr>
      </w:pPr>
    </w:p>
    <w:p w14:paraId="1B4480AC" w14:textId="77777777" w:rsidR="0026797C" w:rsidRPr="00BB0106" w:rsidRDefault="0026797C" w:rsidP="0026797C">
      <w:pPr>
        <w:pStyle w:val="Bibliography"/>
        <w:spacing w:line="240" w:lineRule="auto"/>
        <w:rPr>
          <w:noProof/>
          <w:sz w:val="28"/>
          <w:lang w:val="id-ID"/>
        </w:rPr>
      </w:pPr>
      <w:r w:rsidRPr="00BB0106">
        <w:rPr>
          <w:noProof/>
          <w:sz w:val="28"/>
          <w:lang w:val="id-ID"/>
        </w:rPr>
        <w:t xml:space="preserve">Ramchandani, P., Bastani, H., &amp; Wyatt, E. (2021). Unmasking Human Trafficking Risk in Commercial Sex Supply Chains with Machine Learning. </w:t>
      </w:r>
      <w:r w:rsidRPr="00BB0106">
        <w:rPr>
          <w:i/>
          <w:iCs/>
          <w:noProof/>
          <w:sz w:val="28"/>
          <w:lang w:val="id-ID"/>
        </w:rPr>
        <w:t>SSRN</w:t>
      </w:r>
      <w:r w:rsidRPr="00BB0106">
        <w:rPr>
          <w:noProof/>
          <w:sz w:val="28"/>
          <w:lang w:val="id-ID"/>
        </w:rPr>
        <w:t>. Diambil dari https://papers.ssrn.com/sol3/papers.cfm?abstract_id=3866259</w:t>
      </w:r>
    </w:p>
    <w:p w14:paraId="15FDC267" w14:textId="77777777" w:rsidR="00BB0106" w:rsidRPr="00BB0106" w:rsidRDefault="00BB0106" w:rsidP="00BB0106">
      <w:pPr>
        <w:rPr>
          <w:noProof/>
          <w:lang w:val="id-ID"/>
        </w:rPr>
      </w:pPr>
    </w:p>
    <w:p w14:paraId="2E090BA5" w14:textId="77777777" w:rsidR="0026797C" w:rsidRPr="00BB0106" w:rsidRDefault="0026797C" w:rsidP="0026797C">
      <w:pPr>
        <w:pStyle w:val="Bibliography"/>
        <w:spacing w:line="240" w:lineRule="auto"/>
        <w:rPr>
          <w:noProof/>
          <w:sz w:val="28"/>
          <w:lang w:val="id-ID"/>
        </w:rPr>
      </w:pPr>
      <w:r w:rsidRPr="00BB0106">
        <w:rPr>
          <w:noProof/>
          <w:sz w:val="28"/>
          <w:lang w:val="id-ID"/>
        </w:rPr>
        <w:t xml:space="preserve">Sugiyono. (2017). </w:t>
      </w:r>
      <w:r w:rsidRPr="00BB0106">
        <w:rPr>
          <w:i/>
          <w:iCs/>
          <w:noProof/>
          <w:sz w:val="28"/>
          <w:lang w:val="id-ID"/>
        </w:rPr>
        <w:t>Metode Penelitian Kuantitatif, Kualitatif, dan R&amp;D</w:t>
      </w:r>
      <w:r w:rsidRPr="00BB0106">
        <w:rPr>
          <w:noProof/>
          <w:sz w:val="28"/>
          <w:lang w:val="id-ID"/>
        </w:rPr>
        <w:t>. Alfabeta.</w:t>
      </w:r>
    </w:p>
    <w:p w14:paraId="2C1093E8" w14:textId="77777777" w:rsidR="0026797C" w:rsidRPr="00BB0106" w:rsidRDefault="0026797C" w:rsidP="0026797C">
      <w:pPr>
        <w:pStyle w:val="Bibliography"/>
        <w:spacing w:line="240" w:lineRule="auto"/>
        <w:rPr>
          <w:noProof/>
          <w:sz w:val="28"/>
          <w:lang w:val="id-ID"/>
        </w:rPr>
      </w:pPr>
      <w:r w:rsidRPr="00BB0106">
        <w:rPr>
          <w:noProof/>
          <w:sz w:val="28"/>
          <w:lang w:val="id-ID"/>
        </w:rPr>
        <w:lastRenderedPageBreak/>
        <w:t xml:space="preserve">UNODC. (2021). </w:t>
      </w:r>
      <w:r w:rsidRPr="00BB0106">
        <w:rPr>
          <w:i/>
          <w:iCs/>
          <w:noProof/>
          <w:sz w:val="28"/>
          <w:lang w:val="id-ID"/>
        </w:rPr>
        <w:t>Global Report on Trafficking in Persons 2020</w:t>
      </w:r>
      <w:r w:rsidRPr="00BB0106">
        <w:rPr>
          <w:noProof/>
          <w:sz w:val="28"/>
          <w:lang w:val="id-ID"/>
        </w:rPr>
        <w:t>. United Nations. Diambil dari https://www.unodc.org/documents/data-and-analysis/tip/2021/GLOTiP_2020_15jan_web.pdf</w:t>
      </w:r>
    </w:p>
    <w:p w14:paraId="1CBBAA4E" w14:textId="297D2D88" w:rsidR="0026797C" w:rsidRPr="00BB0106" w:rsidDel="00B8324A" w:rsidRDefault="0026797C" w:rsidP="0026797C">
      <w:pPr>
        <w:pStyle w:val="Heading1"/>
        <w:spacing w:line="240" w:lineRule="auto"/>
        <w:rPr>
          <w:del w:id="6571" w:author="grace bellandina" w:date="2025-08-22T23:07:00Z"/>
        </w:rPr>
      </w:pPr>
      <w:r w:rsidRPr="00BB0106">
        <w:rPr>
          <w:b w:val="0"/>
          <w:bCs w:val="0"/>
        </w:rPr>
        <w:fldChar w:fldCharType="end"/>
      </w:r>
    </w:p>
    <w:p w14:paraId="40DDC616" w14:textId="77777777" w:rsidR="00B8324A" w:rsidRPr="00BB0106" w:rsidRDefault="00B8324A" w:rsidP="0026797C">
      <w:pPr>
        <w:pStyle w:val="Heading1"/>
        <w:spacing w:line="240" w:lineRule="auto"/>
        <w:rPr>
          <w:ins w:id="6572" w:author="grace bellandina" w:date="2025-08-22T23:07:00Z"/>
        </w:rPr>
      </w:pPr>
    </w:p>
    <w:p w14:paraId="69FEE794" w14:textId="77777777" w:rsidR="00B8324A" w:rsidRPr="00BB0106" w:rsidRDefault="00B8324A">
      <w:pPr>
        <w:pStyle w:val="Heading1"/>
        <w:jc w:val="both"/>
        <w:rPr>
          <w:ins w:id="6573" w:author="grace bellandina" w:date="2025-08-22T23:02:00Z"/>
          <w:b w:val="0"/>
          <w:bCs w:val="0"/>
          <w:rPrChange w:id="6574" w:author="Andries Pandia" w:date="2025-08-26T08:27:00Z">
            <w:rPr>
              <w:ins w:id="6575" w:author="grace bellandina" w:date="2025-08-22T23:02:00Z"/>
            </w:rPr>
          </w:rPrChange>
        </w:rPr>
        <w:pPrChange w:id="6576" w:author="grace bellandina" w:date="2025-08-22T23:07:00Z">
          <w:pPr>
            <w:pStyle w:val="Heading1"/>
          </w:pPr>
        </w:pPrChange>
      </w:pPr>
      <w:bookmarkStart w:id="6577" w:name="_Toc205565635"/>
      <w:bookmarkStart w:id="6578" w:name="_Toc205566164"/>
      <w:bookmarkStart w:id="6579" w:name="_Toc205823135"/>
      <w:bookmarkStart w:id="6580" w:name="_Toc205823207"/>
      <w:bookmarkStart w:id="6581" w:name="_Toc205823370"/>
      <w:bookmarkStart w:id="6582" w:name="_Toc205823476"/>
      <w:bookmarkStart w:id="6583" w:name="_Toc206166289"/>
    </w:p>
    <w:p w14:paraId="2A999954" w14:textId="77777777" w:rsidR="00B8324A" w:rsidRPr="00BB0106" w:rsidRDefault="00B8324A">
      <w:pPr>
        <w:pStyle w:val="Heading1"/>
        <w:rPr>
          <w:ins w:id="6584" w:author="Andries Pandia" w:date="2025-08-22T17:01:00Z"/>
        </w:rPr>
        <w:sectPr w:rsidR="00B8324A" w:rsidRPr="00BB0106" w:rsidSect="000317A4">
          <w:footerReference w:type="default" r:id="rId43"/>
          <w:pgSz w:w="11906" w:h="16838" w:code="9"/>
          <w:pgMar w:top="2268" w:right="1701" w:bottom="1701" w:left="2268" w:header="720" w:footer="1134" w:gutter="0"/>
          <w:pgNumType w:fmt="decimal" w:start="1"/>
          <w:cols w:space="720"/>
          <w:docGrid w:linePitch="326"/>
          <w:sectPrChange w:id="6591" w:author="Andries Pandia" w:date="2025-08-22T18:41:00Z">
            <w:sectPr w:rsidR="00B8324A" w:rsidRPr="00BB0106" w:rsidSect="000317A4">
              <w:pgSz w:code="0"/>
              <w:pgMar w:top="2268" w:right="1701" w:bottom="1701" w:left="2268" w:header="720" w:footer="720" w:gutter="0"/>
              <w:pgNumType w:fmt="lowerRoman"/>
            </w:sectPr>
          </w:sectPrChange>
        </w:sectPr>
      </w:pPr>
    </w:p>
    <w:p w14:paraId="4384BBE8" w14:textId="2463DB87" w:rsidR="004B2D28" w:rsidRPr="00BB0106" w:rsidDel="003C7C85" w:rsidRDefault="00026C2F">
      <w:pPr>
        <w:pStyle w:val="Heading1"/>
        <w:rPr>
          <w:del w:id="6592" w:author="Andries Pandia" w:date="2025-08-22T17:01:00Z"/>
        </w:rPr>
        <w:pPrChange w:id="6593" w:author="Andries Pandia" w:date="2025-08-26T08:41:00Z">
          <w:pPr>
            <w:pStyle w:val="Lampiran"/>
          </w:pPr>
        </w:pPrChange>
      </w:pPr>
      <w:bookmarkStart w:id="6594" w:name="_Toc206780720"/>
      <w:bookmarkStart w:id="6595" w:name="_Toc206782569"/>
      <w:r w:rsidRPr="00BB0106">
        <w:rPr>
          <w:rFonts w:eastAsia="Times New Roman"/>
          <w:bCs w:val="0"/>
          <w:rPrChange w:id="6596" w:author="Andries Pandia" w:date="2025-08-26T08:27:00Z">
            <w:rPr>
              <w:rFonts w:eastAsiaTheme="majorEastAsia" w:cstheme="majorBidi"/>
              <w:bCs/>
              <w:color w:val="000000"/>
              <w:spacing w:val="-10"/>
              <w:lang w:val="en-US"/>
            </w:rPr>
          </w:rPrChange>
        </w:rPr>
        <w:lastRenderedPageBreak/>
        <w:t xml:space="preserve">LAMPIRAN </w:t>
      </w:r>
      <w:del w:id="6597" w:author="Andries Pandia" w:date="2025-08-22T19:12:00Z">
        <w:r w:rsidRPr="00BB0106" w:rsidDel="005627F5">
          <w:rPr>
            <w:rFonts w:eastAsia="Times New Roman"/>
            <w:b w:val="0"/>
            <w:bCs w:val="0"/>
            <w:rPrChange w:id="6598" w:author="Andries Pandia" w:date="2025-08-26T08:27:00Z">
              <w:rPr>
                <w:rFonts w:eastAsiaTheme="majorEastAsia" w:cstheme="majorBidi"/>
                <w:b w:val="0"/>
                <w:bCs/>
                <w:color w:val="000000"/>
                <w:spacing w:val="-10"/>
              </w:rPr>
            </w:rPrChange>
          </w:rPr>
          <w:fldChar w:fldCharType="begin"/>
        </w:r>
        <w:r w:rsidRPr="00BB0106" w:rsidDel="005627F5">
          <w:rPr>
            <w:rFonts w:eastAsia="Times New Roman"/>
            <w:b w:val="0"/>
            <w:bCs w:val="0"/>
            <w:rPrChange w:id="6599" w:author="Andries Pandia" w:date="2025-08-26T08:27:00Z">
              <w:rPr>
                <w:rFonts w:eastAsiaTheme="majorEastAsia" w:cstheme="majorBidi"/>
                <w:b w:val="0"/>
                <w:bCs/>
                <w:color w:val="000000"/>
                <w:spacing w:val="-10"/>
              </w:rPr>
            </w:rPrChange>
          </w:rPr>
          <w:delInstrText xml:space="preserve"> SEQ LAMPIRAN \* ARABIC </w:delInstrText>
        </w:r>
        <w:r w:rsidRPr="00BB0106" w:rsidDel="005627F5">
          <w:rPr>
            <w:rFonts w:eastAsia="Times New Roman"/>
            <w:b w:val="0"/>
            <w:bCs w:val="0"/>
            <w:rPrChange w:id="6600" w:author="Andries Pandia" w:date="2025-08-26T08:27:00Z">
              <w:rPr>
                <w:rFonts w:eastAsiaTheme="majorEastAsia" w:cstheme="majorBidi"/>
                <w:b w:val="0"/>
                <w:bCs/>
                <w:color w:val="000000"/>
                <w:spacing w:val="-10"/>
              </w:rPr>
            </w:rPrChange>
          </w:rPr>
          <w:fldChar w:fldCharType="separate"/>
        </w:r>
        <w:r w:rsidRPr="00BB0106" w:rsidDel="005627F5">
          <w:rPr>
            <w:rFonts w:eastAsia="Times New Roman"/>
            <w:b w:val="0"/>
            <w:bCs w:val="0"/>
            <w:rPrChange w:id="6601" w:author="Andries Pandia" w:date="2025-08-26T08:27:00Z">
              <w:rPr>
                <w:rFonts w:eastAsiaTheme="majorEastAsia" w:cstheme="majorBidi"/>
                <w:b w:val="0"/>
                <w:bCs/>
                <w:color w:val="000000"/>
                <w:spacing w:val="-10"/>
              </w:rPr>
            </w:rPrChange>
          </w:rPr>
          <w:delText>1</w:delText>
        </w:r>
        <w:r w:rsidRPr="00BB0106" w:rsidDel="005627F5">
          <w:rPr>
            <w:rFonts w:eastAsia="Times New Roman"/>
            <w:b w:val="0"/>
            <w:bCs w:val="0"/>
            <w:rPrChange w:id="6602" w:author="Andries Pandia" w:date="2025-08-26T08:27:00Z">
              <w:rPr>
                <w:rFonts w:eastAsiaTheme="majorEastAsia" w:cstheme="majorBidi"/>
                <w:b w:val="0"/>
                <w:bCs/>
                <w:color w:val="000000"/>
                <w:spacing w:val="-10"/>
              </w:rPr>
            </w:rPrChange>
          </w:rPr>
          <w:fldChar w:fldCharType="end"/>
        </w:r>
      </w:del>
      <w:ins w:id="6603" w:author="Andries Pandia" w:date="2025-08-22T19:12:00Z">
        <w:r w:rsidR="005627F5" w:rsidRPr="00BB0106">
          <w:rPr>
            <w:rFonts w:eastAsia="Times New Roman"/>
            <w:b w:val="0"/>
            <w:bCs w:val="0"/>
            <w:rPrChange w:id="6604" w:author="Andries Pandia" w:date="2025-08-26T08:27:00Z">
              <w:rPr>
                <w:rFonts w:eastAsiaTheme="majorEastAsia" w:cstheme="majorBidi"/>
                <w:b w:val="0"/>
                <w:bCs/>
                <w:color w:val="000000"/>
                <w:spacing w:val="-10"/>
                <w:lang w:val="en-US"/>
              </w:rPr>
            </w:rPrChange>
          </w:rPr>
          <w:t>1</w:t>
        </w:r>
      </w:ins>
      <w:del w:id="6605" w:author="Andries Pandia" w:date="2025-08-22T19:13:00Z">
        <w:r w:rsidRPr="00BB0106" w:rsidDel="007B2D38">
          <w:rPr>
            <w:rFonts w:eastAsia="Times New Roman"/>
            <w:bCs w:val="0"/>
            <w:rPrChange w:id="6606" w:author="Andries Pandia" w:date="2025-08-26T08:27:00Z">
              <w:rPr>
                <w:rFonts w:eastAsiaTheme="majorEastAsia" w:cstheme="majorBidi"/>
                <w:bCs/>
                <w:color w:val="000000"/>
                <w:spacing w:val="-10"/>
                <w:lang w:val="en-US"/>
              </w:rPr>
            </w:rPrChange>
          </w:rPr>
          <w:delText xml:space="preserve"> </w:delText>
        </w:r>
      </w:del>
      <w:ins w:id="6607" w:author="Andries Pandia" w:date="2025-08-22T19:13:00Z">
        <w:r w:rsidR="007B2D38" w:rsidRPr="00BB0106">
          <w:tab/>
        </w:r>
      </w:ins>
      <w:r w:rsidRPr="00BB0106">
        <w:rPr>
          <w:rFonts w:eastAsia="Times New Roman"/>
          <w:bCs w:val="0"/>
          <w:rPrChange w:id="6608" w:author="Andries Pandia" w:date="2025-08-26T08:27:00Z">
            <w:rPr>
              <w:rFonts w:eastAsiaTheme="majorEastAsia" w:cstheme="majorBidi"/>
              <w:bCs/>
              <w:color w:val="000000"/>
              <w:spacing w:val="-10"/>
              <w:lang w:val="en-US"/>
            </w:rPr>
          </w:rPrChange>
        </w:rPr>
        <w:t>OUTPUT</w:t>
      </w:r>
      <w:bookmarkEnd w:id="6577"/>
      <w:bookmarkEnd w:id="6578"/>
      <w:bookmarkEnd w:id="6579"/>
      <w:bookmarkEnd w:id="6580"/>
      <w:bookmarkEnd w:id="6581"/>
      <w:bookmarkEnd w:id="6582"/>
      <w:bookmarkEnd w:id="6583"/>
      <w:bookmarkEnd w:id="6594"/>
      <w:bookmarkEnd w:id="6595"/>
    </w:p>
    <w:p w14:paraId="7AE6F4AC" w14:textId="77777777" w:rsidR="003C7C85" w:rsidRPr="00BB0106" w:rsidRDefault="003C7C85">
      <w:pPr>
        <w:pStyle w:val="Heading1"/>
        <w:rPr>
          <w:ins w:id="6609" w:author="grace bellandina" w:date="2025-08-22T22:48:00Z"/>
        </w:rPr>
        <w:pPrChange w:id="6610" w:author="Andries Pandia" w:date="2025-08-26T08:41:00Z">
          <w:pPr>
            <w:jc w:val="center"/>
            <w:outlineLvl w:val="0"/>
          </w:pPr>
        </w:pPrChange>
      </w:pPr>
    </w:p>
    <w:p w14:paraId="6546A111" w14:textId="77777777" w:rsidR="003C7C85" w:rsidRPr="00BB0106" w:rsidRDefault="003C7C85" w:rsidP="003C7C85">
      <w:pPr>
        <w:jc w:val="center"/>
        <w:outlineLvl w:val="0"/>
        <w:rPr>
          <w:ins w:id="6611" w:author="grace bellandina" w:date="2025-08-22T22:48:00Z"/>
          <w:noProof/>
          <w:lang w:val="id-ID"/>
          <w:rPrChange w:id="6612" w:author="Andries Pandia" w:date="2025-08-26T08:27:00Z">
            <w:rPr>
              <w:ins w:id="6613" w:author="grace bellandina" w:date="2025-08-22T22:48:00Z"/>
            </w:rPr>
          </w:rPrChange>
        </w:rPr>
      </w:pPr>
    </w:p>
    <w:p w14:paraId="2F567A72" w14:textId="62E42404" w:rsidR="003C7C85" w:rsidRPr="00BB0106" w:rsidRDefault="003C7C85">
      <w:pPr>
        <w:ind w:firstLine="0"/>
        <w:jc w:val="center"/>
        <w:outlineLvl w:val="0"/>
        <w:rPr>
          <w:ins w:id="6614" w:author="grace bellandina" w:date="2025-08-22T22:48:00Z"/>
          <w:kern w:val="2"/>
          <w:lang w:val="id-ID"/>
          <w14:ligatures w14:val="standardContextual"/>
          <w:rPrChange w:id="6615" w:author="Andries Pandia" w:date="2025-08-26T08:27:00Z">
            <w:rPr>
              <w:ins w:id="6616" w:author="grace bellandina" w:date="2025-08-22T22:48:00Z"/>
              <w:lang w:val="en-US"/>
            </w:rPr>
          </w:rPrChange>
        </w:rPr>
        <w:pPrChange w:id="6617" w:author="Andries Pandia" w:date="2025-08-26T08:45:00Z">
          <w:pPr>
            <w:pStyle w:val="Heading1"/>
          </w:pPr>
        </w:pPrChange>
      </w:pPr>
      <w:ins w:id="6618" w:author="grace bellandina" w:date="2025-08-22T22:48:00Z">
        <w:r w:rsidRPr="00BB0106">
          <w:rPr>
            <w:noProof/>
            <w:lang w:val="id-ID"/>
            <w:rPrChange w:id="6619" w:author="Andries Pandia" w:date="2025-08-26T08:27:00Z">
              <w:rPr>
                <w:rFonts w:eastAsiaTheme="majorEastAsia" w:cstheme="majorBidi"/>
                <w:spacing w:val="-10"/>
                <w:lang w:val="en-US"/>
              </w:rPr>
            </w:rPrChange>
          </w:rPr>
          <w:drawing>
            <wp:inline distT="0" distB="0" distL="0" distR="0" wp14:anchorId="087E66BD" wp14:editId="743828BD">
              <wp:extent cx="3559629" cy="2224936"/>
              <wp:effectExtent l="0" t="0" r="0" b="0"/>
              <wp:docPr id="619401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2031" name="Picture 11153720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87001" cy="2242045"/>
                      </a:xfrm>
                      <a:prstGeom prst="rect">
                        <a:avLst/>
                      </a:prstGeom>
                    </pic:spPr>
                  </pic:pic>
                </a:graphicData>
              </a:graphic>
            </wp:inline>
          </w:drawing>
        </w:r>
      </w:ins>
    </w:p>
    <w:p w14:paraId="64C7D6AA" w14:textId="76A8883F" w:rsidR="004B2D28" w:rsidRPr="00BB0106" w:rsidRDefault="003C7C85" w:rsidP="000E41A6">
      <w:pPr>
        <w:pStyle w:val="Lampiran"/>
        <w:ind w:firstLine="0"/>
        <w:rPr>
          <w:ins w:id="6620" w:author="grace bellandina" w:date="2025-08-22T22:53:00Z"/>
        </w:rPr>
      </w:pPr>
      <w:ins w:id="6621" w:author="grace bellandina" w:date="2025-08-22T22:49:00Z">
        <w:r w:rsidRPr="00BB0106">
          <w:rPr>
            <w:kern w:val="0"/>
            <w:rPrChange w:id="6622" w:author="Andries Pandia" w:date="2025-08-26T08:27:00Z">
              <w:rPr>
                <w:rFonts w:eastAsiaTheme="majorEastAsia" w:cstheme="majorBidi"/>
                <w:bCs/>
                <w:color w:val="000000"/>
                <w:spacing w:val="-10"/>
                <w:kern w:val="0"/>
                <w:lang w:val="en-US"/>
                <w14:ligatures w14:val="none"/>
              </w:rPr>
            </w:rPrChange>
          </w:rPr>
          <w:drawing>
            <wp:inline distT="0" distB="0" distL="0" distR="0" wp14:anchorId="3A7FCED3" wp14:editId="542E4ABE">
              <wp:extent cx="3509926" cy="2599690"/>
              <wp:effectExtent l="0" t="0" r="0" b="3810"/>
              <wp:docPr id="121263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65715" name="Picture 1863265715"/>
                      <pic:cNvPicPr/>
                    </pic:nvPicPr>
                    <pic:blipFill rotWithShape="1">
                      <a:blip r:embed="rId25" cstate="print">
                        <a:extLst>
                          <a:ext uri="{28A0092B-C50C-407E-A947-70E740481C1C}">
                            <a14:useLocalDpi xmlns:a14="http://schemas.microsoft.com/office/drawing/2010/main" val="0"/>
                          </a:ext>
                        </a:extLst>
                      </a:blip>
                      <a:srcRect l="1693" t="17466" r="28657"/>
                      <a:stretch>
                        <a:fillRect/>
                      </a:stretch>
                    </pic:blipFill>
                    <pic:spPr bwMode="auto">
                      <a:xfrm>
                        <a:off x="0" y="0"/>
                        <a:ext cx="3510355" cy="2600008"/>
                      </a:xfrm>
                      <a:prstGeom prst="rect">
                        <a:avLst/>
                      </a:prstGeom>
                      <a:ln>
                        <a:noFill/>
                      </a:ln>
                      <a:extLst>
                        <a:ext uri="{53640926-AAD7-44D8-BBD7-CCE9431645EC}">
                          <a14:shadowObscured xmlns:a14="http://schemas.microsoft.com/office/drawing/2010/main"/>
                        </a:ext>
                      </a:extLst>
                    </pic:spPr>
                  </pic:pic>
                </a:graphicData>
              </a:graphic>
            </wp:inline>
          </w:drawing>
        </w:r>
      </w:ins>
    </w:p>
    <w:p w14:paraId="7FD721E5" w14:textId="77777777" w:rsidR="003C7C85" w:rsidRPr="00BB0106" w:rsidRDefault="003C7C85" w:rsidP="000E41A6">
      <w:pPr>
        <w:ind w:firstLine="0"/>
        <w:jc w:val="center"/>
        <w:rPr>
          <w:noProof/>
          <w:lang w:val="id-ID"/>
          <w:rPrChange w:id="6623" w:author="Andries Pandia" w:date="2025-08-26T08:27:00Z">
            <w:rPr/>
          </w:rPrChange>
        </w:rPr>
      </w:pPr>
      <w:ins w:id="6624" w:author="grace bellandina" w:date="2025-08-22T22:53:00Z">
        <w:r w:rsidRPr="00BB0106">
          <w:rPr>
            <w:noProof/>
            <w:color w:val="000000"/>
            <w:lang w:val="id-ID"/>
            <w:rPrChange w:id="6625" w:author="Andries Pandia" w:date="2025-08-26T08:27:00Z">
              <w:rPr>
                <w:rFonts w:eastAsiaTheme="majorEastAsia" w:cstheme="majorBidi"/>
                <w:b/>
                <w:bCs/>
                <w:color w:val="000000"/>
                <w:spacing w:val="-10"/>
                <w:sz w:val="28"/>
                <w:szCs w:val="28"/>
                <w:lang w:val="en-US"/>
              </w:rPr>
            </w:rPrChange>
          </w:rPr>
          <w:drawing>
            <wp:inline distT="0" distB="0" distL="0" distR="0" wp14:anchorId="7F8A3F4B" wp14:editId="75AB0FBD">
              <wp:extent cx="2913616" cy="1169670"/>
              <wp:effectExtent l="0" t="0" r="0" b="0"/>
              <wp:docPr id="180900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9964" name="Picture 1378289964"/>
                      <pic:cNvPicPr/>
                    </pic:nvPicPr>
                    <pic:blipFill rotWithShape="1">
                      <a:blip r:embed="rId26">
                        <a:extLst>
                          <a:ext uri="{28A0092B-C50C-407E-A947-70E740481C1C}">
                            <a14:useLocalDpi xmlns:a14="http://schemas.microsoft.com/office/drawing/2010/main" val="0"/>
                          </a:ext>
                        </a:extLst>
                      </a:blip>
                      <a:srcRect l="1381" r="33747" b="-2"/>
                      <a:stretch>
                        <a:fillRect/>
                      </a:stretch>
                    </pic:blipFill>
                    <pic:spPr bwMode="auto">
                      <a:xfrm>
                        <a:off x="0" y="0"/>
                        <a:ext cx="2962138" cy="1189149"/>
                      </a:xfrm>
                      <a:prstGeom prst="rect">
                        <a:avLst/>
                      </a:prstGeom>
                      <a:ln>
                        <a:noFill/>
                      </a:ln>
                      <a:extLst>
                        <a:ext uri="{53640926-AAD7-44D8-BBD7-CCE9431645EC}">
                          <a14:shadowObscured xmlns:a14="http://schemas.microsoft.com/office/drawing/2010/main"/>
                        </a:ext>
                      </a:extLst>
                    </pic:spPr>
                  </pic:pic>
                </a:graphicData>
              </a:graphic>
            </wp:inline>
          </w:drawing>
        </w:r>
      </w:ins>
    </w:p>
    <w:p w14:paraId="6CBEC86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26"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627" w:author="Andries Pandia" w:date="2025-08-26T08:27:00Z">
            <w:rPr>
              <w:rFonts w:ascii="Courier New" w:hAnsi="Courier New" w:cs="Courier New"/>
              <w:color w:val="008000"/>
              <w:sz w:val="21"/>
              <w:szCs w:val="21"/>
            </w:rPr>
          </w:rPrChange>
        </w:rPr>
        <w:t># 1. Import Library</w:t>
      </w:r>
    </w:p>
    <w:p w14:paraId="6E1C323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2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9723B4"/>
          <w:sz w:val="21"/>
          <w:szCs w:val="21"/>
          <w:lang w:val="id-ID"/>
          <w:rPrChange w:id="6629" w:author="Andries Pandia" w:date="2025-08-26T08:27:00Z">
            <w:rPr>
              <w:rFonts w:ascii="Courier New" w:hAnsi="Courier New" w:cs="Courier New"/>
              <w:color w:val="9723B4"/>
              <w:sz w:val="21"/>
              <w:szCs w:val="21"/>
            </w:rPr>
          </w:rPrChange>
        </w:rPr>
        <w:t>import</w:t>
      </w:r>
      <w:r w:rsidRPr="00BB0106">
        <w:rPr>
          <w:rFonts w:ascii="Courier New" w:hAnsi="Courier New" w:cs="Courier New"/>
          <w:noProof/>
          <w:color w:val="000000"/>
          <w:sz w:val="21"/>
          <w:szCs w:val="21"/>
          <w:lang w:val="id-ID"/>
          <w:rPrChange w:id="6630" w:author="Andries Pandia" w:date="2025-08-26T08:27:00Z">
            <w:rPr>
              <w:rFonts w:ascii="Courier New" w:hAnsi="Courier New" w:cs="Courier New"/>
              <w:color w:val="000000"/>
              <w:sz w:val="21"/>
              <w:szCs w:val="21"/>
            </w:rPr>
          </w:rPrChange>
        </w:rPr>
        <w:t xml:space="preserve"> pandas </w:t>
      </w:r>
      <w:r w:rsidRPr="00BB0106">
        <w:rPr>
          <w:rFonts w:ascii="Courier New" w:hAnsi="Courier New" w:cs="Courier New"/>
          <w:color w:val="9723B4"/>
          <w:sz w:val="21"/>
          <w:szCs w:val="21"/>
        </w:rPr>
        <w:t>as</w:t>
      </w:r>
      <w:r w:rsidRPr="00BB0106">
        <w:rPr>
          <w:rFonts w:ascii="Courier New" w:hAnsi="Courier New" w:cs="Courier New"/>
          <w:color w:val="000000"/>
          <w:sz w:val="21"/>
          <w:szCs w:val="21"/>
        </w:rPr>
        <w:t xml:space="preserve"> pd</w:t>
      </w:r>
    </w:p>
    <w:p w14:paraId="4AC098B1"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3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9723B4"/>
          <w:sz w:val="21"/>
          <w:szCs w:val="21"/>
          <w:lang w:val="id-ID"/>
          <w:rPrChange w:id="6632" w:author="Andries Pandia" w:date="2025-08-26T08:27:00Z">
            <w:rPr>
              <w:rFonts w:ascii="Courier New" w:hAnsi="Courier New" w:cs="Courier New"/>
              <w:color w:val="9723B4"/>
              <w:sz w:val="21"/>
              <w:szCs w:val="21"/>
            </w:rPr>
          </w:rPrChange>
        </w:rPr>
        <w:t>import</w:t>
      </w:r>
      <w:r w:rsidRPr="00BB0106">
        <w:rPr>
          <w:rFonts w:ascii="Courier New" w:hAnsi="Courier New" w:cs="Courier New"/>
          <w:noProof/>
          <w:color w:val="000000"/>
          <w:sz w:val="21"/>
          <w:szCs w:val="21"/>
          <w:lang w:val="id-ID"/>
          <w:rPrChange w:id="6633" w:author="Andries Pandia" w:date="2025-08-26T08:27:00Z">
            <w:rPr>
              <w:rFonts w:ascii="Courier New" w:hAnsi="Courier New" w:cs="Courier New"/>
              <w:color w:val="000000"/>
              <w:sz w:val="21"/>
              <w:szCs w:val="21"/>
            </w:rPr>
          </w:rPrChange>
        </w:rPr>
        <w:t xml:space="preserve"> matplotlib.pyplot </w:t>
      </w:r>
      <w:r w:rsidRPr="00BB0106">
        <w:rPr>
          <w:rFonts w:ascii="Courier New" w:hAnsi="Courier New" w:cs="Courier New"/>
          <w:color w:val="9723B4"/>
          <w:sz w:val="21"/>
          <w:szCs w:val="21"/>
        </w:rPr>
        <w:t>as</w:t>
      </w:r>
      <w:r w:rsidRPr="00BB0106">
        <w:rPr>
          <w:rFonts w:ascii="Courier New" w:hAnsi="Courier New" w:cs="Courier New"/>
          <w:color w:val="000000"/>
          <w:sz w:val="21"/>
          <w:szCs w:val="21"/>
        </w:rPr>
        <w:t xml:space="preserve"> </w:t>
      </w:r>
      <w:proofErr w:type="spellStart"/>
      <w:r w:rsidRPr="00BB0106">
        <w:rPr>
          <w:rFonts w:ascii="Courier New" w:hAnsi="Courier New" w:cs="Courier New"/>
          <w:color w:val="000000"/>
          <w:sz w:val="21"/>
          <w:szCs w:val="21"/>
        </w:rPr>
        <w:t>plt</w:t>
      </w:r>
      <w:proofErr w:type="spellEnd"/>
    </w:p>
    <w:p w14:paraId="59AE973D"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3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9723B4"/>
          <w:sz w:val="21"/>
          <w:szCs w:val="21"/>
          <w:lang w:val="id-ID"/>
          <w:rPrChange w:id="6635" w:author="Andries Pandia" w:date="2025-08-26T08:27:00Z">
            <w:rPr>
              <w:rFonts w:ascii="Courier New" w:hAnsi="Courier New" w:cs="Courier New"/>
              <w:color w:val="9723B4"/>
              <w:sz w:val="21"/>
              <w:szCs w:val="21"/>
            </w:rPr>
          </w:rPrChange>
        </w:rPr>
        <w:t>import</w:t>
      </w:r>
      <w:r w:rsidRPr="00BB0106">
        <w:rPr>
          <w:rFonts w:ascii="Courier New" w:hAnsi="Courier New" w:cs="Courier New"/>
          <w:noProof/>
          <w:color w:val="000000"/>
          <w:sz w:val="21"/>
          <w:szCs w:val="21"/>
          <w:lang w:val="id-ID"/>
          <w:rPrChange w:id="6636" w:author="Andries Pandia" w:date="2025-08-26T08:27:00Z">
            <w:rPr>
              <w:rFonts w:ascii="Courier New" w:hAnsi="Courier New" w:cs="Courier New"/>
              <w:color w:val="000000"/>
              <w:sz w:val="21"/>
              <w:szCs w:val="21"/>
            </w:rPr>
          </w:rPrChange>
        </w:rPr>
        <w:t xml:space="preserve"> seaborn </w:t>
      </w:r>
      <w:r w:rsidRPr="00BB0106">
        <w:rPr>
          <w:rFonts w:ascii="Courier New" w:hAnsi="Courier New" w:cs="Courier New"/>
          <w:color w:val="9723B4"/>
          <w:sz w:val="21"/>
          <w:szCs w:val="21"/>
        </w:rPr>
        <w:t>as</w:t>
      </w:r>
      <w:r w:rsidRPr="00BB0106">
        <w:rPr>
          <w:rFonts w:ascii="Courier New" w:hAnsi="Courier New" w:cs="Courier New"/>
          <w:color w:val="000000"/>
          <w:sz w:val="21"/>
          <w:szCs w:val="21"/>
        </w:rPr>
        <w:t xml:space="preserve"> </w:t>
      </w:r>
      <w:proofErr w:type="spellStart"/>
      <w:r w:rsidRPr="00BB0106">
        <w:rPr>
          <w:rFonts w:ascii="Courier New" w:hAnsi="Courier New" w:cs="Courier New"/>
          <w:color w:val="000000"/>
          <w:sz w:val="21"/>
          <w:szCs w:val="21"/>
        </w:rPr>
        <w:t>sns</w:t>
      </w:r>
      <w:proofErr w:type="spellEnd"/>
    </w:p>
    <w:p w14:paraId="19ECF04E"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3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9723B4"/>
          <w:sz w:val="21"/>
          <w:szCs w:val="21"/>
          <w:lang w:val="id-ID"/>
          <w:rPrChange w:id="6638" w:author="Andries Pandia" w:date="2025-08-26T08:27:00Z">
            <w:rPr>
              <w:rFonts w:ascii="Courier New" w:hAnsi="Courier New" w:cs="Courier New"/>
              <w:color w:val="9723B4"/>
              <w:sz w:val="21"/>
              <w:szCs w:val="21"/>
            </w:rPr>
          </w:rPrChange>
        </w:rPr>
        <w:t>import</w:t>
      </w:r>
      <w:r w:rsidRPr="00BB0106">
        <w:rPr>
          <w:rFonts w:ascii="Courier New" w:hAnsi="Courier New" w:cs="Courier New"/>
          <w:noProof/>
          <w:color w:val="000000"/>
          <w:sz w:val="21"/>
          <w:szCs w:val="21"/>
          <w:lang w:val="id-ID"/>
          <w:rPrChange w:id="6639" w:author="Andries Pandia" w:date="2025-08-26T08:27:00Z">
            <w:rPr>
              <w:rFonts w:ascii="Courier New" w:hAnsi="Courier New" w:cs="Courier New"/>
              <w:color w:val="000000"/>
              <w:sz w:val="21"/>
              <w:szCs w:val="21"/>
            </w:rPr>
          </w:rPrChange>
        </w:rPr>
        <w:t xml:space="preserve"> numpy </w:t>
      </w:r>
      <w:r w:rsidRPr="00BB0106">
        <w:rPr>
          <w:rFonts w:ascii="Courier New" w:hAnsi="Courier New" w:cs="Courier New"/>
          <w:color w:val="9723B4"/>
          <w:sz w:val="21"/>
          <w:szCs w:val="21"/>
        </w:rPr>
        <w:t>as</w:t>
      </w:r>
      <w:r w:rsidRPr="00BB0106">
        <w:rPr>
          <w:rFonts w:ascii="Courier New" w:hAnsi="Courier New" w:cs="Courier New"/>
          <w:color w:val="000000"/>
          <w:sz w:val="21"/>
          <w:szCs w:val="21"/>
        </w:rPr>
        <w:t xml:space="preserve"> np</w:t>
      </w:r>
    </w:p>
    <w:p w14:paraId="31CB9E74"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4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FF"/>
          <w:sz w:val="21"/>
          <w:szCs w:val="21"/>
          <w:lang w:val="id-ID"/>
          <w:rPrChange w:id="6641" w:author="Andries Pandia" w:date="2025-08-26T08:27:00Z">
            <w:rPr>
              <w:rFonts w:ascii="Courier New" w:hAnsi="Courier New" w:cs="Courier New"/>
              <w:color w:val="0000FF"/>
              <w:sz w:val="21"/>
              <w:szCs w:val="21"/>
            </w:rPr>
          </w:rPrChange>
        </w:rPr>
        <w:t xml:space="preserve">%matplotlib </w:t>
      </w:r>
      <w:r w:rsidRPr="00BB0106">
        <w:rPr>
          <w:rFonts w:ascii="Courier New" w:hAnsi="Courier New" w:cs="Courier New"/>
          <w:noProof/>
          <w:color w:val="000000"/>
          <w:sz w:val="21"/>
          <w:szCs w:val="21"/>
          <w:lang w:val="id-ID"/>
          <w:rPrChange w:id="6642" w:author="Andries Pandia" w:date="2025-08-26T08:27:00Z">
            <w:rPr>
              <w:rFonts w:ascii="Courier New" w:hAnsi="Courier New" w:cs="Courier New"/>
              <w:color w:val="000000"/>
              <w:sz w:val="21"/>
              <w:szCs w:val="21"/>
            </w:rPr>
          </w:rPrChange>
        </w:rPr>
        <w:t>inline</w:t>
      </w:r>
    </w:p>
    <w:p w14:paraId="102C53A0" w14:textId="77777777" w:rsidR="0001368B" w:rsidRPr="00BB0106" w:rsidRDefault="0001368B">
      <w:pPr>
        <w:ind w:firstLine="0"/>
        <w:rPr>
          <w:ins w:id="6643" w:author="grace bellandina" w:date="2025-08-22T22:53:00Z"/>
          <w:noProof/>
          <w:lang w:val="id-ID"/>
          <w:rPrChange w:id="6644" w:author="Andries Pandia" w:date="2025-08-26T08:27:00Z">
            <w:rPr>
              <w:ins w:id="6645" w:author="grace bellandina" w:date="2025-08-22T22:53:00Z"/>
            </w:rPr>
          </w:rPrChange>
        </w:rPr>
        <w:pPrChange w:id="6646" w:author="Andries Pandia" w:date="2025-08-26T08:41:00Z">
          <w:pPr>
            <w:ind w:firstLine="0"/>
            <w:jc w:val="center"/>
          </w:pPr>
        </w:pPrChange>
      </w:pPr>
    </w:p>
    <w:p w14:paraId="7B3C4A45" w14:textId="77777777" w:rsidR="003C7C85" w:rsidRPr="00BB0106" w:rsidRDefault="003C7C85" w:rsidP="000E41A6">
      <w:pPr>
        <w:ind w:firstLine="0"/>
        <w:jc w:val="center"/>
        <w:rPr>
          <w:noProof/>
          <w:lang w:val="id-ID"/>
          <w:rPrChange w:id="6647" w:author="Andries Pandia" w:date="2025-08-26T08:27:00Z">
            <w:rPr/>
          </w:rPrChange>
        </w:rPr>
      </w:pPr>
      <w:ins w:id="6648" w:author="grace bellandina" w:date="2025-08-22T22:53:00Z">
        <w:r w:rsidRPr="00BB0106">
          <w:rPr>
            <w:noProof/>
            <w:color w:val="000000"/>
            <w:lang w:val="id-ID"/>
            <w:rPrChange w:id="6649" w:author="Andries Pandia" w:date="2025-08-26T08:27:00Z">
              <w:rPr>
                <w:rFonts w:eastAsiaTheme="majorEastAsia" w:cstheme="majorBidi"/>
                <w:b/>
                <w:bCs/>
                <w:color w:val="000000"/>
                <w:spacing w:val="-10"/>
                <w:sz w:val="28"/>
                <w:szCs w:val="28"/>
                <w:lang w:val="en-US"/>
              </w:rPr>
            </w:rPrChange>
          </w:rPr>
          <w:drawing>
            <wp:inline distT="0" distB="0" distL="0" distR="0" wp14:anchorId="3E87AA4A" wp14:editId="70CBDB00">
              <wp:extent cx="3448800" cy="597600"/>
              <wp:effectExtent l="0" t="0" r="0" b="0"/>
              <wp:docPr id="1990485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4753" name="Picture 1256684753"/>
                      <pic:cNvPicPr/>
                    </pic:nvPicPr>
                    <pic:blipFill rotWithShape="1">
                      <a:blip r:embed="rId27" cstate="print">
                        <a:extLst>
                          <a:ext uri="{28A0092B-C50C-407E-A947-70E740481C1C}">
                            <a14:useLocalDpi xmlns:a14="http://schemas.microsoft.com/office/drawing/2010/main" val="0"/>
                          </a:ext>
                        </a:extLst>
                      </a:blip>
                      <a:srcRect r="54245" b="78253"/>
                      <a:stretch>
                        <a:fillRect/>
                      </a:stretch>
                    </pic:blipFill>
                    <pic:spPr bwMode="auto">
                      <a:xfrm>
                        <a:off x="0" y="0"/>
                        <a:ext cx="3448800" cy="597600"/>
                      </a:xfrm>
                      <a:prstGeom prst="rect">
                        <a:avLst/>
                      </a:prstGeom>
                      <a:ln>
                        <a:noFill/>
                      </a:ln>
                      <a:extLst>
                        <a:ext uri="{53640926-AAD7-44D8-BBD7-CCE9431645EC}">
                          <a14:shadowObscured xmlns:a14="http://schemas.microsoft.com/office/drawing/2010/main"/>
                        </a:ext>
                      </a:extLst>
                    </pic:spPr>
                  </pic:pic>
                </a:graphicData>
              </a:graphic>
            </wp:inline>
          </w:drawing>
        </w:r>
      </w:ins>
    </w:p>
    <w:p w14:paraId="1DB801E7"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5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651" w:author="Andries Pandia" w:date="2025-08-26T08:27:00Z">
            <w:rPr>
              <w:rFonts w:ascii="Courier New" w:hAnsi="Courier New" w:cs="Courier New"/>
              <w:color w:val="008000"/>
              <w:sz w:val="21"/>
              <w:szCs w:val="21"/>
            </w:rPr>
          </w:rPrChange>
        </w:rPr>
        <w:t># 2. Load Dataset</w:t>
      </w:r>
    </w:p>
    <w:p w14:paraId="372DB6B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52"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653" w:author="Andries Pandia" w:date="2025-08-26T08:27:00Z">
            <w:rPr>
              <w:rFonts w:ascii="Courier New" w:hAnsi="Courier New" w:cs="Courier New"/>
              <w:color w:val="000000"/>
              <w:sz w:val="21"/>
              <w:szCs w:val="21"/>
            </w:rPr>
          </w:rPrChange>
        </w:rPr>
        <w:t>df = pd.read_csv(</w:t>
      </w:r>
      <w:r w:rsidRPr="00BB0106">
        <w:rPr>
          <w:rFonts w:ascii="Courier New" w:hAnsi="Courier New" w:cs="Courier New"/>
          <w:noProof/>
          <w:color w:val="A31515"/>
          <w:sz w:val="21"/>
          <w:szCs w:val="21"/>
          <w:lang w:val="id-ID"/>
          <w:rPrChange w:id="6654" w:author="Andries Pandia" w:date="2025-08-26T08:27:00Z">
            <w:rPr>
              <w:rFonts w:ascii="Courier New" w:hAnsi="Courier New" w:cs="Courier New"/>
              <w:color w:val="A31515"/>
              <w:sz w:val="21"/>
              <w:szCs w:val="21"/>
            </w:rPr>
          </w:rPrChange>
        </w:rPr>
        <w:t>'human_trafficking.csv'</w:t>
      </w:r>
      <w:r w:rsidRPr="00BB0106">
        <w:rPr>
          <w:rFonts w:ascii="Courier New" w:hAnsi="Courier New" w:cs="Courier New"/>
          <w:color w:val="000000"/>
          <w:sz w:val="21"/>
          <w:szCs w:val="21"/>
        </w:rPr>
        <w:t>)</w:t>
      </w:r>
    </w:p>
    <w:p w14:paraId="6FC73C01"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5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656" w:author="Andries Pandia" w:date="2025-08-26T08:27:00Z">
            <w:rPr>
              <w:rFonts w:ascii="Courier New" w:hAnsi="Courier New" w:cs="Courier New"/>
              <w:color w:val="000000"/>
              <w:sz w:val="21"/>
              <w:szCs w:val="21"/>
            </w:rPr>
          </w:rPrChange>
        </w:rPr>
        <w:t>df_victims = pd.read_csv(</w:t>
      </w:r>
      <w:r w:rsidRPr="00BB0106">
        <w:rPr>
          <w:rFonts w:ascii="Courier New" w:hAnsi="Courier New" w:cs="Courier New"/>
          <w:noProof/>
          <w:color w:val="A31515"/>
          <w:sz w:val="21"/>
          <w:szCs w:val="21"/>
          <w:lang w:val="id-ID"/>
          <w:rPrChange w:id="6657" w:author="Andries Pandia" w:date="2025-08-26T08:27:00Z">
            <w:rPr>
              <w:rFonts w:ascii="Courier New" w:hAnsi="Courier New" w:cs="Courier New"/>
              <w:color w:val="A31515"/>
              <w:sz w:val="21"/>
              <w:szCs w:val="21"/>
            </w:rPr>
          </w:rPrChange>
        </w:rPr>
        <w:t>'human-trafficking-victims.csv'</w:t>
      </w:r>
      <w:r w:rsidRPr="00BB0106">
        <w:rPr>
          <w:rFonts w:ascii="Courier New" w:hAnsi="Courier New" w:cs="Courier New"/>
          <w:color w:val="000000"/>
          <w:sz w:val="21"/>
          <w:szCs w:val="21"/>
        </w:rPr>
        <w:t>)</w:t>
      </w:r>
    </w:p>
    <w:p w14:paraId="4955F50A"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5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659" w:author="Andries Pandia" w:date="2025-08-26T08:27:00Z">
            <w:rPr>
              <w:rFonts w:ascii="Courier New" w:hAnsi="Courier New" w:cs="Courier New"/>
              <w:color w:val="000000"/>
              <w:sz w:val="21"/>
              <w:szCs w:val="21"/>
            </w:rPr>
          </w:rPrChange>
        </w:rPr>
        <w:t>df.head()</w:t>
      </w:r>
    </w:p>
    <w:p w14:paraId="273828AB" w14:textId="77777777" w:rsidR="0001368B" w:rsidRPr="00BB0106" w:rsidRDefault="0001368B">
      <w:pPr>
        <w:ind w:firstLine="0"/>
        <w:rPr>
          <w:ins w:id="6660" w:author="grace bellandina" w:date="2025-08-22T22:53:00Z"/>
          <w:noProof/>
          <w:lang w:val="id-ID"/>
          <w:rPrChange w:id="6661" w:author="Andries Pandia" w:date="2025-08-26T08:27:00Z">
            <w:rPr>
              <w:ins w:id="6662" w:author="grace bellandina" w:date="2025-08-22T22:53:00Z"/>
            </w:rPr>
          </w:rPrChange>
        </w:rPr>
        <w:pPrChange w:id="6663" w:author="Andries Pandia" w:date="2025-08-26T08:41:00Z">
          <w:pPr>
            <w:ind w:firstLine="0"/>
            <w:jc w:val="center"/>
          </w:pPr>
        </w:pPrChange>
      </w:pPr>
    </w:p>
    <w:p w14:paraId="52FA317A" w14:textId="77777777" w:rsidR="003C7C85" w:rsidRPr="00BB0106" w:rsidRDefault="003C7C85">
      <w:pPr>
        <w:ind w:firstLine="0"/>
        <w:jc w:val="center"/>
        <w:rPr>
          <w:ins w:id="6664" w:author="grace bellandina" w:date="2025-08-22T22:53:00Z"/>
          <w:noProof/>
          <w:lang w:val="id-ID"/>
          <w:rPrChange w:id="6665" w:author="Andries Pandia" w:date="2025-08-26T08:27:00Z">
            <w:rPr>
              <w:ins w:id="6666" w:author="grace bellandina" w:date="2025-08-22T22:53:00Z"/>
            </w:rPr>
          </w:rPrChange>
        </w:rPr>
        <w:pPrChange w:id="6667" w:author="Andries Pandia" w:date="2025-08-26T08:43:00Z">
          <w:pPr/>
        </w:pPrChange>
      </w:pPr>
      <w:ins w:id="6668" w:author="grace bellandina" w:date="2025-08-22T22:53:00Z">
        <w:r w:rsidRPr="00BB0106">
          <w:rPr>
            <w:noProof/>
            <w:color w:val="000000"/>
            <w:lang w:val="id-ID"/>
            <w:rPrChange w:id="6669" w:author="Andries Pandia" w:date="2025-08-26T08:27:00Z">
              <w:rPr>
                <w:i/>
                <w:iCs/>
                <w:color w:val="000000"/>
                <w:sz w:val="18"/>
                <w:szCs w:val="18"/>
                <w:lang w:val="en-US"/>
              </w:rPr>
            </w:rPrChange>
          </w:rPr>
          <w:drawing>
            <wp:inline distT="0" distB="0" distL="0" distR="0" wp14:anchorId="1730B881" wp14:editId="4322E030">
              <wp:extent cx="4760759" cy="1360715"/>
              <wp:effectExtent l="0" t="0" r="1905" b="0"/>
              <wp:docPr id="1985423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4753" name="Picture 1256684753"/>
                      <pic:cNvPicPr/>
                    </pic:nvPicPr>
                    <pic:blipFill rotWithShape="1">
                      <a:blip r:embed="rId27" cstate="print">
                        <a:extLst>
                          <a:ext uri="{28A0092B-C50C-407E-A947-70E740481C1C}">
                            <a14:useLocalDpi xmlns:a14="http://schemas.microsoft.com/office/drawing/2010/main" val="0"/>
                          </a:ext>
                        </a:extLst>
                      </a:blip>
                      <a:srcRect t="21748"/>
                      <a:stretch>
                        <a:fillRect/>
                      </a:stretch>
                    </pic:blipFill>
                    <pic:spPr bwMode="auto">
                      <a:xfrm>
                        <a:off x="0" y="0"/>
                        <a:ext cx="4883638" cy="1395836"/>
                      </a:xfrm>
                      <a:prstGeom prst="rect">
                        <a:avLst/>
                      </a:prstGeom>
                      <a:ln>
                        <a:noFill/>
                      </a:ln>
                      <a:extLst>
                        <a:ext uri="{53640926-AAD7-44D8-BBD7-CCE9431645EC}">
                          <a14:shadowObscured xmlns:a14="http://schemas.microsoft.com/office/drawing/2010/main"/>
                        </a:ext>
                      </a:extLst>
                    </pic:spPr>
                  </pic:pic>
                </a:graphicData>
              </a:graphic>
            </wp:inline>
          </w:drawing>
        </w:r>
      </w:ins>
    </w:p>
    <w:p w14:paraId="25771211" w14:textId="77777777" w:rsidR="0001368B" w:rsidRPr="00BB0106" w:rsidRDefault="0001368B">
      <w:pPr>
        <w:ind w:firstLine="0"/>
        <w:rPr>
          <w:noProof/>
          <w:lang w:val="id-ID"/>
          <w:rPrChange w:id="6670" w:author="Andries Pandia" w:date="2025-08-26T08:27:00Z">
            <w:rPr/>
          </w:rPrChange>
        </w:rPr>
        <w:pPrChange w:id="6671" w:author="Andries Pandia" w:date="2025-08-26T08:41:00Z">
          <w:pPr>
            <w:ind w:firstLine="0"/>
            <w:jc w:val="center"/>
          </w:pPr>
        </w:pPrChange>
      </w:pPr>
    </w:p>
    <w:p w14:paraId="7557CBC0" w14:textId="404519D9" w:rsidR="0001368B" w:rsidRPr="00BB0106" w:rsidRDefault="003C7C85" w:rsidP="000E41A6">
      <w:pPr>
        <w:ind w:firstLine="0"/>
        <w:jc w:val="center"/>
        <w:rPr>
          <w:noProof/>
          <w:lang w:val="id-ID"/>
          <w:rPrChange w:id="6672" w:author="Andries Pandia" w:date="2025-08-26T08:27:00Z">
            <w:rPr/>
          </w:rPrChange>
        </w:rPr>
      </w:pPr>
      <w:ins w:id="6673" w:author="grace bellandina" w:date="2025-08-22T22:53:00Z">
        <w:r w:rsidRPr="00BB0106">
          <w:rPr>
            <w:noProof/>
            <w:color w:val="000000"/>
            <w:lang w:val="id-ID"/>
            <w:rPrChange w:id="6674" w:author="Andries Pandia" w:date="2025-08-26T08:27:00Z">
              <w:rPr>
                <w:lang w:val="en-US"/>
              </w:rPr>
            </w:rPrChange>
          </w:rPr>
          <w:drawing>
            <wp:inline distT="0" distB="0" distL="0" distR="0" wp14:anchorId="579D9007" wp14:editId="0C15ED81">
              <wp:extent cx="3888000" cy="532800"/>
              <wp:effectExtent l="0" t="0" r="0" b="635"/>
              <wp:docPr id="1008784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5761" name="Picture 742495761"/>
                      <pic:cNvPicPr/>
                    </pic:nvPicPr>
                    <pic:blipFill rotWithShape="1">
                      <a:blip r:embed="rId28" cstate="print">
                        <a:extLst>
                          <a:ext uri="{28A0092B-C50C-407E-A947-70E740481C1C}">
                            <a14:useLocalDpi xmlns:a14="http://schemas.microsoft.com/office/drawing/2010/main" val="0"/>
                          </a:ext>
                        </a:extLst>
                      </a:blip>
                      <a:srcRect t="43928" r="42842" b="19908"/>
                      <a:stretch>
                        <a:fillRect/>
                      </a:stretch>
                    </pic:blipFill>
                    <pic:spPr bwMode="auto">
                      <a:xfrm>
                        <a:off x="0" y="0"/>
                        <a:ext cx="3888000" cy="532800"/>
                      </a:xfrm>
                      <a:prstGeom prst="rect">
                        <a:avLst/>
                      </a:prstGeom>
                      <a:ln>
                        <a:noFill/>
                      </a:ln>
                      <a:extLst>
                        <a:ext uri="{53640926-AAD7-44D8-BBD7-CCE9431645EC}">
                          <a14:shadowObscured xmlns:a14="http://schemas.microsoft.com/office/drawing/2010/main"/>
                        </a:ext>
                      </a:extLst>
                    </pic:spPr>
                  </pic:pic>
                </a:graphicData>
              </a:graphic>
            </wp:inline>
          </w:drawing>
        </w:r>
        <w:del w:id="6675" w:author="Andries Pandia" w:date="2025-08-26T08:45:00Z">
          <w:r w:rsidRPr="00BB0106" w:rsidDel="009700D4">
            <w:rPr>
              <w:noProof/>
              <w:lang w:val="id-ID"/>
              <w:rPrChange w:id="6676" w:author="Andries Pandia" w:date="2025-08-26T08:27:00Z">
                <w:rPr/>
              </w:rPrChange>
            </w:rPr>
            <w:br w:type="textWrapping" w:clear="all"/>
          </w:r>
        </w:del>
      </w:ins>
    </w:p>
    <w:p w14:paraId="0D3A7B18" w14:textId="77777777" w:rsidR="0001368B" w:rsidRPr="00BB0106" w:rsidRDefault="0001368B">
      <w:pPr>
        <w:shd w:val="clear" w:color="auto" w:fill="F7F7F7"/>
        <w:spacing w:line="285" w:lineRule="atLeast"/>
        <w:ind w:firstLine="0"/>
        <w:rPr>
          <w:rFonts w:ascii="Courier New" w:hAnsi="Courier New" w:cs="Courier New"/>
          <w:noProof/>
          <w:color w:val="000000"/>
          <w:sz w:val="21"/>
          <w:szCs w:val="21"/>
          <w:lang w:val="id-ID"/>
          <w:rPrChange w:id="6677" w:author="Andries Pandia" w:date="2025-08-26T08:27:00Z">
            <w:rPr>
              <w:rFonts w:ascii="Courier New" w:hAnsi="Courier New" w:cs="Courier New"/>
              <w:color w:val="000000"/>
              <w:sz w:val="21"/>
              <w:szCs w:val="21"/>
            </w:rPr>
          </w:rPrChange>
        </w:rPr>
      </w:pPr>
    </w:p>
    <w:p w14:paraId="1791067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7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679" w:author="Andries Pandia" w:date="2025-08-26T08:27:00Z">
            <w:rPr>
              <w:rFonts w:ascii="Courier New" w:hAnsi="Courier New" w:cs="Courier New"/>
              <w:color w:val="008000"/>
              <w:sz w:val="21"/>
              <w:szCs w:val="21"/>
            </w:rPr>
          </w:rPrChange>
        </w:rPr>
        <w:t># 1. Ubah semua kolom ke string dulu biar bisa deteksi "-99" yang bukan int</w:t>
      </w:r>
    </w:p>
    <w:p w14:paraId="31B0AB7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8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681" w:author="Andries Pandia" w:date="2025-08-26T08:27:00Z">
            <w:rPr>
              <w:rFonts w:ascii="Courier New" w:hAnsi="Courier New" w:cs="Courier New"/>
              <w:color w:val="000000"/>
              <w:sz w:val="21"/>
              <w:szCs w:val="21"/>
            </w:rPr>
          </w:rPrChange>
        </w:rPr>
        <w:t>df = df.applymap(</w:t>
      </w:r>
      <w:r w:rsidRPr="00BB0106">
        <w:rPr>
          <w:rFonts w:ascii="Courier New" w:hAnsi="Courier New" w:cs="Courier New"/>
          <w:noProof/>
          <w:color w:val="0000FF"/>
          <w:sz w:val="21"/>
          <w:szCs w:val="21"/>
          <w:lang w:val="id-ID"/>
          <w:rPrChange w:id="6682" w:author="Andries Pandia" w:date="2025-08-26T08:27:00Z">
            <w:rPr>
              <w:rFonts w:ascii="Courier New" w:hAnsi="Courier New" w:cs="Courier New"/>
              <w:color w:val="0000FF"/>
              <w:sz w:val="21"/>
              <w:szCs w:val="21"/>
            </w:rPr>
          </w:rPrChange>
        </w:rPr>
        <w:t>lambda</w:t>
      </w:r>
      <w:r w:rsidRPr="00BB0106">
        <w:rPr>
          <w:rFonts w:ascii="Courier New" w:hAnsi="Courier New" w:cs="Courier New"/>
          <w:color w:val="000000"/>
          <w:sz w:val="21"/>
          <w:szCs w:val="21"/>
        </w:rPr>
        <w:t xml:space="preserve"> x: </w:t>
      </w:r>
      <w:proofErr w:type="spellStart"/>
      <w:r w:rsidRPr="00BB0106">
        <w:rPr>
          <w:rFonts w:ascii="Courier New" w:hAnsi="Courier New" w:cs="Courier New"/>
          <w:color w:val="000000"/>
          <w:sz w:val="21"/>
          <w:szCs w:val="21"/>
        </w:rPr>
        <w:t>np.nan</w:t>
      </w:r>
      <w:proofErr w:type="spellEnd"/>
      <w:r w:rsidRPr="00BB0106">
        <w:rPr>
          <w:rFonts w:ascii="Courier New" w:hAnsi="Courier New" w:cs="Courier New"/>
          <w:color w:val="000000"/>
          <w:sz w:val="21"/>
          <w:szCs w:val="21"/>
        </w:rPr>
        <w:t xml:space="preserve"> </w:t>
      </w:r>
      <w:r w:rsidRPr="00BB0106">
        <w:rPr>
          <w:rFonts w:ascii="Courier New" w:hAnsi="Courier New" w:cs="Courier New"/>
          <w:color w:val="9723B4"/>
          <w:sz w:val="21"/>
          <w:szCs w:val="21"/>
        </w:rPr>
        <w:t>if</w:t>
      </w:r>
      <w:r w:rsidRPr="00BB0106">
        <w:rPr>
          <w:rFonts w:ascii="Courier New" w:hAnsi="Courier New" w:cs="Courier New"/>
          <w:color w:val="000000"/>
          <w:sz w:val="21"/>
          <w:szCs w:val="21"/>
        </w:rPr>
        <w:t xml:space="preserve"> x </w:t>
      </w:r>
      <w:r w:rsidRPr="00BB0106">
        <w:rPr>
          <w:rFonts w:ascii="Courier New" w:hAnsi="Courier New" w:cs="Courier New"/>
          <w:color w:val="0000FF"/>
          <w:sz w:val="21"/>
          <w:szCs w:val="21"/>
        </w:rPr>
        <w:t>in</w:t>
      </w:r>
      <w:r w:rsidRPr="00BB0106">
        <w:rPr>
          <w:rFonts w:ascii="Courier New" w:hAnsi="Courier New" w:cs="Courier New"/>
          <w:color w:val="000000"/>
          <w:sz w:val="21"/>
          <w:szCs w:val="21"/>
        </w:rPr>
        <w:t xml:space="preserve"> [</w:t>
      </w:r>
      <w:r w:rsidRPr="00BB0106">
        <w:rPr>
          <w:rFonts w:ascii="Courier New" w:hAnsi="Courier New" w:cs="Courier New"/>
          <w:color w:val="116644"/>
          <w:sz w:val="21"/>
          <w:szCs w:val="21"/>
        </w:rPr>
        <w:t>-99</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"-99"</w:t>
      </w:r>
      <w:r w:rsidRPr="00BB0106">
        <w:rPr>
          <w:rFonts w:ascii="Courier New" w:hAnsi="Courier New" w:cs="Courier New"/>
          <w:color w:val="000000"/>
          <w:sz w:val="21"/>
          <w:szCs w:val="21"/>
        </w:rPr>
        <w:t xml:space="preserve">] </w:t>
      </w:r>
      <w:r w:rsidRPr="00BB0106">
        <w:rPr>
          <w:rFonts w:ascii="Courier New" w:hAnsi="Courier New" w:cs="Courier New"/>
          <w:color w:val="9723B4"/>
          <w:sz w:val="21"/>
          <w:szCs w:val="21"/>
        </w:rPr>
        <w:t>else</w:t>
      </w:r>
      <w:r w:rsidRPr="00BB0106">
        <w:rPr>
          <w:rFonts w:ascii="Courier New" w:hAnsi="Courier New" w:cs="Courier New"/>
          <w:color w:val="000000"/>
          <w:sz w:val="21"/>
          <w:szCs w:val="21"/>
        </w:rPr>
        <w:t xml:space="preserve"> x)</w:t>
      </w:r>
    </w:p>
    <w:p w14:paraId="61ADBCBB" w14:textId="77777777" w:rsidR="0001368B" w:rsidRPr="00BB0106" w:rsidRDefault="0001368B">
      <w:pPr>
        <w:shd w:val="clear" w:color="auto" w:fill="F7F7F7"/>
        <w:spacing w:line="285" w:lineRule="atLeast"/>
        <w:ind w:firstLine="0"/>
        <w:rPr>
          <w:ins w:id="6683" w:author="Andries Pandia" w:date="2025-08-26T08:45:00Z"/>
          <w:rFonts w:ascii="Courier New" w:hAnsi="Courier New" w:cs="Courier New"/>
          <w:noProof/>
          <w:color w:val="000000"/>
          <w:sz w:val="21"/>
          <w:szCs w:val="21"/>
          <w:lang w:val="id-ID"/>
        </w:rPr>
      </w:pPr>
    </w:p>
    <w:p w14:paraId="35FD6536" w14:textId="77777777" w:rsidR="009700D4" w:rsidRPr="00BB0106" w:rsidRDefault="009700D4">
      <w:pPr>
        <w:shd w:val="clear" w:color="auto" w:fill="F7F7F7"/>
        <w:spacing w:line="285" w:lineRule="atLeast"/>
        <w:ind w:firstLine="0"/>
        <w:rPr>
          <w:rFonts w:ascii="Courier New" w:hAnsi="Courier New" w:cs="Courier New"/>
          <w:noProof/>
          <w:color w:val="000000"/>
          <w:sz w:val="21"/>
          <w:szCs w:val="21"/>
          <w:lang w:val="id-ID"/>
          <w:rPrChange w:id="6684" w:author="Andries Pandia" w:date="2025-08-26T08:45:00Z">
            <w:rPr>
              <w:rFonts w:ascii="Courier New" w:hAnsi="Courier New" w:cs="Courier New"/>
              <w:color w:val="000000"/>
              <w:sz w:val="21"/>
              <w:szCs w:val="21"/>
            </w:rPr>
          </w:rPrChange>
        </w:rPr>
      </w:pPr>
    </w:p>
    <w:p w14:paraId="6348EB43" w14:textId="63FCD3D7" w:rsidR="003C7C85" w:rsidRPr="00BB0106" w:rsidRDefault="003C7C85">
      <w:pPr>
        <w:ind w:firstLine="0"/>
        <w:jc w:val="center"/>
        <w:rPr>
          <w:noProof/>
          <w:lang w:val="id-ID"/>
          <w:rPrChange w:id="6685" w:author="Andries Pandia" w:date="2025-08-26T08:27:00Z">
            <w:rPr/>
          </w:rPrChange>
        </w:rPr>
      </w:pPr>
      <w:ins w:id="6686" w:author="grace bellandina" w:date="2025-08-22T22:53:00Z">
        <w:r w:rsidRPr="00BB0106">
          <w:rPr>
            <w:noProof/>
            <w:lang w:val="id-ID"/>
            <w:rPrChange w:id="6687" w:author="Andries Pandia" w:date="2025-08-26T08:27:00Z">
              <w:rPr>
                <w:i/>
                <w:iCs/>
                <w:color w:val="44546A" w:themeColor="text2"/>
                <w:sz w:val="18"/>
                <w:szCs w:val="18"/>
                <w:lang w:val="en-US"/>
              </w:rPr>
            </w:rPrChange>
          </w:rPr>
          <w:drawing>
            <wp:inline distT="0" distB="0" distL="0" distR="0" wp14:anchorId="5A3BF4E4" wp14:editId="492EC7FD">
              <wp:extent cx="4105858" cy="846306"/>
              <wp:effectExtent l="0" t="0" r="0" b="5080"/>
              <wp:docPr id="941876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9273" name="Picture 395299273"/>
                      <pic:cNvPicPr/>
                    </pic:nvPicPr>
                    <pic:blipFill rotWithShape="1">
                      <a:blip r:embed="rId29" cstate="print">
                        <a:extLst>
                          <a:ext uri="{28A0092B-C50C-407E-A947-70E740481C1C}">
                            <a14:useLocalDpi xmlns:a14="http://schemas.microsoft.com/office/drawing/2010/main" val="0"/>
                          </a:ext>
                        </a:extLst>
                      </a:blip>
                      <a:srcRect b="52989"/>
                      <a:stretch>
                        <a:fillRect/>
                      </a:stretch>
                    </pic:blipFill>
                    <pic:spPr bwMode="auto">
                      <a:xfrm>
                        <a:off x="0" y="0"/>
                        <a:ext cx="4198570" cy="865416"/>
                      </a:xfrm>
                      <a:prstGeom prst="rect">
                        <a:avLst/>
                      </a:prstGeom>
                      <a:ln>
                        <a:noFill/>
                      </a:ln>
                      <a:extLst>
                        <a:ext uri="{53640926-AAD7-44D8-BBD7-CCE9431645EC}">
                          <a14:shadowObscured xmlns:a14="http://schemas.microsoft.com/office/drawing/2010/main"/>
                        </a:ext>
                      </a:extLst>
                    </pic:spPr>
                  </pic:pic>
                </a:graphicData>
              </a:graphic>
            </wp:inline>
          </w:drawing>
        </w:r>
      </w:ins>
    </w:p>
    <w:p w14:paraId="72DC316E" w14:textId="77777777" w:rsidR="0001368B" w:rsidRPr="00BB0106" w:rsidRDefault="0001368B">
      <w:pPr>
        <w:shd w:val="clear" w:color="auto" w:fill="F7F7F7"/>
        <w:spacing w:after="240" w:line="285" w:lineRule="atLeast"/>
        <w:ind w:firstLine="0"/>
        <w:rPr>
          <w:rFonts w:ascii="Courier New" w:hAnsi="Courier New" w:cs="Courier New"/>
          <w:noProof/>
          <w:color w:val="000000"/>
          <w:sz w:val="21"/>
          <w:szCs w:val="21"/>
          <w:lang w:val="id-ID"/>
          <w:rPrChange w:id="6688" w:author="Andries Pandia" w:date="2025-08-26T08:27:00Z">
            <w:rPr>
              <w:rFonts w:ascii="Courier New" w:hAnsi="Courier New" w:cs="Courier New"/>
              <w:color w:val="000000"/>
              <w:sz w:val="21"/>
              <w:szCs w:val="21"/>
            </w:rPr>
          </w:rPrChange>
        </w:rPr>
      </w:pPr>
    </w:p>
    <w:p w14:paraId="04612D98"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8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690" w:author="Andries Pandia" w:date="2025-08-26T08:27:00Z">
            <w:rPr>
              <w:rFonts w:ascii="Courier New" w:hAnsi="Courier New" w:cs="Courier New"/>
              <w:color w:val="008000"/>
              <w:sz w:val="21"/>
              <w:szCs w:val="21"/>
            </w:rPr>
          </w:rPrChange>
        </w:rPr>
        <w:t># Drop duplicates</w:t>
      </w:r>
    </w:p>
    <w:p w14:paraId="1F1ED19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9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692" w:author="Andries Pandia" w:date="2025-08-26T08:27:00Z">
            <w:rPr>
              <w:rFonts w:ascii="Courier New" w:hAnsi="Courier New" w:cs="Courier New"/>
              <w:color w:val="000000"/>
              <w:sz w:val="21"/>
              <w:szCs w:val="21"/>
            </w:rPr>
          </w:rPrChange>
        </w:rPr>
        <w:t>df.drop_duplicates(inplace=</w:t>
      </w:r>
      <w:r w:rsidRPr="00BB0106">
        <w:rPr>
          <w:rFonts w:ascii="Courier New" w:hAnsi="Courier New" w:cs="Courier New"/>
          <w:noProof/>
          <w:color w:val="0000FF"/>
          <w:sz w:val="21"/>
          <w:szCs w:val="21"/>
          <w:lang w:val="id-ID"/>
          <w:rPrChange w:id="6693" w:author="Andries Pandia" w:date="2025-08-26T08:27:00Z">
            <w:rPr>
              <w:rFonts w:ascii="Courier New" w:hAnsi="Courier New" w:cs="Courier New"/>
              <w:color w:val="0000FF"/>
              <w:sz w:val="21"/>
              <w:szCs w:val="21"/>
            </w:rPr>
          </w:rPrChange>
        </w:rPr>
        <w:t>True</w:t>
      </w:r>
      <w:r w:rsidRPr="00BB0106">
        <w:rPr>
          <w:rFonts w:ascii="Courier New" w:hAnsi="Courier New" w:cs="Courier New"/>
          <w:color w:val="000000"/>
          <w:sz w:val="21"/>
          <w:szCs w:val="21"/>
        </w:rPr>
        <w:t>)</w:t>
      </w:r>
    </w:p>
    <w:p w14:paraId="7C5BA8F4" w14:textId="77777777" w:rsidR="0001368B" w:rsidRPr="00BB0106" w:rsidRDefault="0001368B">
      <w:pPr>
        <w:shd w:val="clear" w:color="auto" w:fill="F7F7F7"/>
        <w:spacing w:line="285" w:lineRule="atLeast"/>
        <w:ind w:firstLine="0"/>
        <w:rPr>
          <w:rFonts w:ascii="Courier New" w:hAnsi="Courier New" w:cs="Courier New"/>
          <w:noProof/>
          <w:color w:val="000000"/>
          <w:sz w:val="21"/>
          <w:szCs w:val="21"/>
          <w:lang w:val="id-ID"/>
          <w:rPrChange w:id="6694" w:author="Andries Pandia" w:date="2025-08-26T08:27:00Z">
            <w:rPr>
              <w:rFonts w:ascii="Courier New" w:hAnsi="Courier New" w:cs="Courier New"/>
              <w:color w:val="000000"/>
              <w:sz w:val="21"/>
              <w:szCs w:val="21"/>
            </w:rPr>
          </w:rPrChange>
        </w:rPr>
      </w:pPr>
    </w:p>
    <w:p w14:paraId="636D98B1"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9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696" w:author="Andries Pandia" w:date="2025-08-26T08:27:00Z">
            <w:rPr>
              <w:rFonts w:ascii="Courier New" w:hAnsi="Courier New" w:cs="Courier New"/>
              <w:color w:val="008000"/>
              <w:sz w:val="21"/>
              <w:szCs w:val="21"/>
            </w:rPr>
          </w:rPrChange>
        </w:rPr>
        <w:t># Convert columns to appropriate data types</w:t>
      </w:r>
    </w:p>
    <w:p w14:paraId="7E87A878"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69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698" w:author="Andries Pandia" w:date="2025-08-26T08:27:00Z">
            <w:rPr>
              <w:rFonts w:ascii="Courier New" w:hAnsi="Courier New" w:cs="Courier New"/>
              <w:color w:val="000000"/>
              <w:sz w:val="21"/>
              <w:szCs w:val="21"/>
            </w:rPr>
          </w:rPrChange>
        </w:rPr>
        <w:t>df[</w:t>
      </w:r>
      <w:r w:rsidRPr="00BB0106">
        <w:rPr>
          <w:rFonts w:ascii="Courier New" w:hAnsi="Courier New" w:cs="Courier New"/>
          <w:noProof/>
          <w:color w:val="A31515"/>
          <w:sz w:val="21"/>
          <w:szCs w:val="21"/>
          <w:lang w:val="id-ID"/>
          <w:rPrChange w:id="6699" w:author="Andries Pandia" w:date="2025-08-26T08:27:00Z">
            <w:rPr>
              <w:rFonts w:ascii="Courier New" w:hAnsi="Courier New" w:cs="Courier New"/>
              <w:color w:val="A31515"/>
              <w:sz w:val="21"/>
              <w:szCs w:val="21"/>
            </w:rPr>
          </w:rPrChange>
        </w:rPr>
        <w:t>'gender'</w:t>
      </w:r>
      <w:r w:rsidRPr="00BB0106">
        <w:rPr>
          <w:rFonts w:ascii="Courier New" w:hAnsi="Courier New" w:cs="Courier New"/>
          <w:color w:val="000000"/>
          <w:sz w:val="21"/>
          <w:szCs w:val="21"/>
        </w:rPr>
        <w:t xml:space="preserve">] = </w:t>
      </w:r>
      <w:proofErr w:type="spellStart"/>
      <w:r w:rsidRPr="00BB0106">
        <w:rPr>
          <w:rFonts w:ascii="Courier New" w:hAnsi="Courier New" w:cs="Courier New"/>
          <w:color w:val="000000"/>
          <w:sz w:val="21"/>
          <w:szCs w:val="21"/>
        </w:rPr>
        <w:t>df</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'gender'</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astype</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'category'</w:t>
      </w:r>
      <w:r w:rsidRPr="00BB0106">
        <w:rPr>
          <w:rFonts w:ascii="Courier New" w:hAnsi="Courier New" w:cs="Courier New"/>
          <w:color w:val="000000"/>
          <w:sz w:val="21"/>
          <w:szCs w:val="21"/>
        </w:rPr>
        <w:t>)</w:t>
      </w:r>
    </w:p>
    <w:p w14:paraId="3557128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0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01" w:author="Andries Pandia" w:date="2025-08-26T08:27:00Z">
            <w:rPr>
              <w:rFonts w:ascii="Courier New" w:hAnsi="Courier New" w:cs="Courier New"/>
              <w:color w:val="000000"/>
              <w:sz w:val="21"/>
              <w:szCs w:val="21"/>
            </w:rPr>
          </w:rPrChange>
        </w:rPr>
        <w:t>df[</w:t>
      </w:r>
      <w:r w:rsidRPr="00BB0106">
        <w:rPr>
          <w:rFonts w:ascii="Courier New" w:hAnsi="Courier New" w:cs="Courier New"/>
          <w:noProof/>
          <w:color w:val="A31515"/>
          <w:sz w:val="21"/>
          <w:szCs w:val="21"/>
          <w:lang w:val="id-ID"/>
          <w:rPrChange w:id="6702" w:author="Andries Pandia" w:date="2025-08-26T08:27:00Z">
            <w:rPr>
              <w:rFonts w:ascii="Courier New" w:hAnsi="Courier New" w:cs="Courier New"/>
              <w:color w:val="A31515"/>
              <w:sz w:val="21"/>
              <w:szCs w:val="21"/>
            </w:rPr>
          </w:rPrChange>
        </w:rPr>
        <w:t>'ageBroad'</w:t>
      </w:r>
      <w:r w:rsidRPr="00BB0106">
        <w:rPr>
          <w:rFonts w:ascii="Courier New" w:hAnsi="Courier New" w:cs="Courier New"/>
          <w:color w:val="000000"/>
          <w:sz w:val="21"/>
          <w:szCs w:val="21"/>
        </w:rPr>
        <w:t xml:space="preserve">] = </w:t>
      </w:r>
      <w:proofErr w:type="spellStart"/>
      <w:r w:rsidRPr="00BB0106">
        <w:rPr>
          <w:rFonts w:ascii="Courier New" w:hAnsi="Courier New" w:cs="Courier New"/>
          <w:color w:val="000000"/>
          <w:sz w:val="21"/>
          <w:szCs w:val="21"/>
        </w:rPr>
        <w:t>df</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ageBroad</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astype</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'category'</w:t>
      </w:r>
      <w:r w:rsidRPr="00BB0106">
        <w:rPr>
          <w:rFonts w:ascii="Courier New" w:hAnsi="Courier New" w:cs="Courier New"/>
          <w:color w:val="000000"/>
          <w:sz w:val="21"/>
          <w:szCs w:val="21"/>
        </w:rPr>
        <w:t>)</w:t>
      </w:r>
    </w:p>
    <w:p w14:paraId="686FC14D"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0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04" w:author="Andries Pandia" w:date="2025-08-26T08:27:00Z">
            <w:rPr>
              <w:rFonts w:ascii="Courier New" w:hAnsi="Courier New" w:cs="Courier New"/>
              <w:color w:val="000000"/>
              <w:sz w:val="21"/>
              <w:szCs w:val="21"/>
            </w:rPr>
          </w:rPrChange>
        </w:rPr>
        <w:t>df[</w:t>
      </w:r>
      <w:r w:rsidRPr="00BB0106">
        <w:rPr>
          <w:rFonts w:ascii="Courier New" w:hAnsi="Courier New" w:cs="Courier New"/>
          <w:noProof/>
          <w:color w:val="A31515"/>
          <w:sz w:val="21"/>
          <w:szCs w:val="21"/>
          <w:lang w:val="id-ID"/>
          <w:rPrChange w:id="6705" w:author="Andries Pandia" w:date="2025-08-26T08:27:00Z">
            <w:rPr>
              <w:rFonts w:ascii="Courier New" w:hAnsi="Courier New" w:cs="Courier New"/>
              <w:color w:val="A31515"/>
              <w:sz w:val="21"/>
              <w:szCs w:val="21"/>
            </w:rPr>
          </w:rPrChange>
        </w:rPr>
        <w:t>'Datasource'</w:t>
      </w:r>
      <w:r w:rsidRPr="00BB0106">
        <w:rPr>
          <w:rFonts w:ascii="Courier New" w:hAnsi="Courier New" w:cs="Courier New"/>
          <w:color w:val="000000"/>
          <w:sz w:val="21"/>
          <w:szCs w:val="21"/>
        </w:rPr>
        <w:t xml:space="preserve">] = </w:t>
      </w:r>
      <w:proofErr w:type="spellStart"/>
      <w:r w:rsidRPr="00BB0106">
        <w:rPr>
          <w:rFonts w:ascii="Courier New" w:hAnsi="Courier New" w:cs="Courier New"/>
          <w:color w:val="000000"/>
          <w:sz w:val="21"/>
          <w:szCs w:val="21"/>
        </w:rPr>
        <w:t>df</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Datasource</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astype</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'category'</w:t>
      </w:r>
      <w:r w:rsidRPr="00BB0106">
        <w:rPr>
          <w:rFonts w:ascii="Courier New" w:hAnsi="Courier New" w:cs="Courier New"/>
          <w:color w:val="000000"/>
          <w:sz w:val="21"/>
          <w:szCs w:val="21"/>
        </w:rPr>
        <w:t>)</w:t>
      </w:r>
    </w:p>
    <w:p w14:paraId="3DD531B0" w14:textId="77777777" w:rsidR="0001368B" w:rsidRPr="00BB0106" w:rsidRDefault="0001368B">
      <w:pPr>
        <w:ind w:firstLine="0"/>
        <w:rPr>
          <w:ins w:id="6706" w:author="grace bellandina" w:date="2025-08-22T22:53:00Z"/>
          <w:noProof/>
          <w:lang w:val="id-ID"/>
          <w:rPrChange w:id="6707" w:author="Andries Pandia" w:date="2025-08-26T08:27:00Z">
            <w:rPr>
              <w:ins w:id="6708" w:author="grace bellandina" w:date="2025-08-22T22:53:00Z"/>
            </w:rPr>
          </w:rPrChange>
        </w:rPr>
        <w:pPrChange w:id="6709" w:author="Andries Pandia" w:date="2025-08-26T08:41:00Z">
          <w:pPr>
            <w:ind w:firstLine="0"/>
            <w:jc w:val="center"/>
          </w:pPr>
        </w:pPrChange>
      </w:pPr>
    </w:p>
    <w:p w14:paraId="2EB8FD34" w14:textId="77777777" w:rsidR="009700D4" w:rsidRPr="00BB0106" w:rsidRDefault="003C7C85" w:rsidP="000E41A6">
      <w:pPr>
        <w:ind w:firstLine="0"/>
        <w:jc w:val="center"/>
        <w:rPr>
          <w:ins w:id="6710" w:author="Andries Pandia" w:date="2025-08-26T08:43:00Z"/>
          <w:noProof/>
          <w:lang w:val="id-ID"/>
        </w:rPr>
      </w:pPr>
      <w:ins w:id="6711" w:author="grace bellandina" w:date="2025-08-22T22:53:00Z">
        <w:r w:rsidRPr="00BB0106">
          <w:rPr>
            <w:noProof/>
            <w:lang w:val="id-ID"/>
            <w:rPrChange w:id="6712" w:author="Andries Pandia" w:date="2025-08-26T08:27:00Z">
              <w:rPr>
                <w:i/>
                <w:iCs/>
                <w:color w:val="44546A" w:themeColor="text2"/>
                <w:sz w:val="18"/>
                <w:szCs w:val="18"/>
                <w:lang w:val="en-US"/>
              </w:rPr>
            </w:rPrChange>
          </w:rPr>
          <w:drawing>
            <wp:inline distT="0" distB="0" distL="0" distR="0" wp14:anchorId="22BB1ABD" wp14:editId="7EFD98BA">
              <wp:extent cx="4105858" cy="973374"/>
              <wp:effectExtent l="0" t="0" r="0" b="5080"/>
              <wp:docPr id="1578813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9273" name="Picture 395299273"/>
                      <pic:cNvPicPr/>
                    </pic:nvPicPr>
                    <pic:blipFill rotWithShape="1">
                      <a:blip r:embed="rId29" cstate="print">
                        <a:extLst>
                          <a:ext uri="{28A0092B-C50C-407E-A947-70E740481C1C}">
                            <a14:useLocalDpi xmlns:a14="http://schemas.microsoft.com/office/drawing/2010/main" val="0"/>
                          </a:ext>
                        </a:extLst>
                      </a:blip>
                      <a:srcRect t="45930"/>
                      <a:stretch>
                        <a:fillRect/>
                      </a:stretch>
                    </pic:blipFill>
                    <pic:spPr bwMode="auto">
                      <a:xfrm>
                        <a:off x="0" y="0"/>
                        <a:ext cx="4198570" cy="995353"/>
                      </a:xfrm>
                      <a:prstGeom prst="rect">
                        <a:avLst/>
                      </a:prstGeom>
                      <a:ln>
                        <a:noFill/>
                      </a:ln>
                      <a:extLst>
                        <a:ext uri="{53640926-AAD7-44D8-BBD7-CCE9431645EC}">
                          <a14:shadowObscured xmlns:a14="http://schemas.microsoft.com/office/drawing/2010/main"/>
                        </a:ext>
                      </a:extLst>
                    </pic:spPr>
                  </pic:pic>
                </a:graphicData>
              </a:graphic>
            </wp:inline>
          </w:drawing>
        </w:r>
      </w:ins>
    </w:p>
    <w:p w14:paraId="7F76504A" w14:textId="09D69154" w:rsidR="003C7C85" w:rsidRPr="00BB0106" w:rsidRDefault="003C7C85">
      <w:pPr>
        <w:ind w:firstLine="0"/>
        <w:jc w:val="center"/>
        <w:rPr>
          <w:noProof/>
          <w:lang w:val="id-ID"/>
          <w:rPrChange w:id="6713" w:author="Andries Pandia" w:date="2025-08-26T08:42:00Z">
            <w:rPr/>
          </w:rPrChange>
        </w:rPr>
      </w:pPr>
      <w:ins w:id="6714" w:author="grace bellandina" w:date="2025-08-22T22:53:00Z">
        <w:r w:rsidRPr="00BB0106">
          <w:rPr>
            <w:noProof/>
            <w:color w:val="000000" w:themeColor="text1"/>
            <w:lang w:val="id-ID"/>
            <w:rPrChange w:id="6715" w:author="Andries Pandia" w:date="2025-08-26T08:27:00Z">
              <w:rPr>
                <w:lang w:val="en-US"/>
              </w:rPr>
            </w:rPrChange>
          </w:rPr>
          <w:drawing>
            <wp:inline distT="0" distB="0" distL="0" distR="0" wp14:anchorId="61D91021" wp14:editId="5F4CA5DE">
              <wp:extent cx="2274901" cy="330740"/>
              <wp:effectExtent l="0" t="0" r="0" b="0"/>
              <wp:docPr id="1437469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963" name="Picture 1089605963"/>
                      <pic:cNvPicPr/>
                    </pic:nvPicPr>
                    <pic:blipFill rotWithShape="1">
                      <a:blip r:embed="rId30" cstate="print">
                        <a:extLst>
                          <a:ext uri="{28A0092B-C50C-407E-A947-70E740481C1C}">
                            <a14:useLocalDpi xmlns:a14="http://schemas.microsoft.com/office/drawing/2010/main" val="0"/>
                          </a:ext>
                        </a:extLst>
                      </a:blip>
                      <a:srcRect b="82516"/>
                      <a:stretch>
                        <a:fillRect/>
                      </a:stretch>
                    </pic:blipFill>
                    <pic:spPr bwMode="auto">
                      <a:xfrm>
                        <a:off x="0" y="0"/>
                        <a:ext cx="2343794" cy="340756"/>
                      </a:xfrm>
                      <a:prstGeom prst="rect">
                        <a:avLst/>
                      </a:prstGeom>
                      <a:ln>
                        <a:noFill/>
                      </a:ln>
                      <a:extLst>
                        <a:ext uri="{53640926-AAD7-44D8-BBD7-CCE9431645EC}">
                          <a14:shadowObscured xmlns:a14="http://schemas.microsoft.com/office/drawing/2010/main"/>
                        </a:ext>
                      </a:extLst>
                    </pic:spPr>
                  </pic:pic>
                </a:graphicData>
              </a:graphic>
            </wp:inline>
          </w:drawing>
        </w:r>
      </w:ins>
    </w:p>
    <w:p w14:paraId="3DC2AC9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16"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717" w:author="Andries Pandia" w:date="2025-08-26T08:27:00Z">
            <w:rPr>
              <w:rFonts w:ascii="Courier New" w:hAnsi="Courier New" w:cs="Courier New"/>
              <w:color w:val="008000"/>
              <w:sz w:val="21"/>
              <w:szCs w:val="21"/>
            </w:rPr>
          </w:rPrChange>
        </w:rPr>
        <w:t># Distribusi Gender</w:t>
      </w:r>
    </w:p>
    <w:p w14:paraId="7063C59D"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1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19" w:author="Andries Pandia" w:date="2025-08-26T08:27:00Z">
            <w:rPr>
              <w:rFonts w:ascii="Courier New" w:hAnsi="Courier New" w:cs="Courier New"/>
              <w:color w:val="000000"/>
              <w:sz w:val="21"/>
              <w:szCs w:val="21"/>
            </w:rPr>
          </w:rPrChange>
        </w:rPr>
        <w:t>sns.countplot(data=df, x=</w:t>
      </w:r>
      <w:r w:rsidRPr="00BB0106">
        <w:rPr>
          <w:rFonts w:ascii="Courier New" w:hAnsi="Courier New" w:cs="Courier New"/>
          <w:noProof/>
          <w:color w:val="A31515"/>
          <w:sz w:val="21"/>
          <w:szCs w:val="21"/>
          <w:lang w:val="id-ID"/>
          <w:rPrChange w:id="6720" w:author="Andries Pandia" w:date="2025-08-26T08:27:00Z">
            <w:rPr>
              <w:rFonts w:ascii="Courier New" w:hAnsi="Courier New" w:cs="Courier New"/>
              <w:color w:val="A31515"/>
              <w:sz w:val="21"/>
              <w:szCs w:val="21"/>
            </w:rPr>
          </w:rPrChange>
        </w:rPr>
        <w:t>'gender'</w:t>
      </w:r>
      <w:r w:rsidRPr="00BB0106">
        <w:rPr>
          <w:rFonts w:ascii="Courier New" w:hAnsi="Courier New" w:cs="Courier New"/>
          <w:color w:val="000000"/>
          <w:sz w:val="21"/>
          <w:szCs w:val="21"/>
        </w:rPr>
        <w:t>)</w:t>
      </w:r>
    </w:p>
    <w:p w14:paraId="3EA1110B"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2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22"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723" w:author="Andries Pandia" w:date="2025-08-26T08:27:00Z">
            <w:rPr>
              <w:rFonts w:ascii="Courier New" w:hAnsi="Courier New" w:cs="Courier New"/>
              <w:color w:val="A31515"/>
              <w:sz w:val="21"/>
              <w:szCs w:val="21"/>
            </w:rPr>
          </w:rPrChange>
        </w:rPr>
        <w:t>'Distribusi Gender Korban'</w:t>
      </w:r>
      <w:r w:rsidRPr="00BB0106">
        <w:rPr>
          <w:rFonts w:ascii="Courier New" w:hAnsi="Courier New" w:cs="Courier New"/>
          <w:color w:val="000000"/>
          <w:sz w:val="21"/>
          <w:szCs w:val="21"/>
        </w:rPr>
        <w:t>)</w:t>
      </w:r>
    </w:p>
    <w:p w14:paraId="4417BA53"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2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25" w:author="Andries Pandia" w:date="2025-08-26T08:27:00Z">
            <w:rPr>
              <w:rFonts w:ascii="Courier New" w:hAnsi="Courier New" w:cs="Courier New"/>
              <w:color w:val="000000"/>
              <w:sz w:val="21"/>
              <w:szCs w:val="21"/>
            </w:rPr>
          </w:rPrChange>
        </w:rPr>
        <w:t>plt.show()</w:t>
      </w:r>
    </w:p>
    <w:p w14:paraId="2BB58BDB" w14:textId="77777777" w:rsidR="0001368B" w:rsidRPr="00BB0106" w:rsidRDefault="0001368B">
      <w:pPr>
        <w:ind w:firstLine="0"/>
        <w:rPr>
          <w:ins w:id="6726" w:author="grace bellandina" w:date="2025-08-22T22:53:00Z"/>
          <w:noProof/>
          <w:lang w:val="id-ID"/>
          <w:rPrChange w:id="6727" w:author="Andries Pandia" w:date="2025-08-26T08:27:00Z">
            <w:rPr>
              <w:ins w:id="6728" w:author="grace bellandina" w:date="2025-08-22T22:53:00Z"/>
            </w:rPr>
          </w:rPrChange>
        </w:rPr>
        <w:pPrChange w:id="6729" w:author="Andries Pandia" w:date="2025-08-26T08:41:00Z">
          <w:pPr>
            <w:ind w:firstLine="0"/>
            <w:jc w:val="center"/>
          </w:pPr>
        </w:pPrChange>
      </w:pPr>
    </w:p>
    <w:p w14:paraId="78F316BF" w14:textId="77777777" w:rsidR="003C7C85" w:rsidRPr="00BB0106" w:rsidRDefault="003C7C85">
      <w:pPr>
        <w:ind w:firstLine="0"/>
        <w:jc w:val="center"/>
        <w:rPr>
          <w:ins w:id="6730" w:author="grace bellandina" w:date="2025-08-22T22:53:00Z"/>
          <w:noProof/>
          <w:lang w:val="id-ID"/>
          <w:rPrChange w:id="6731" w:author="Andries Pandia" w:date="2025-08-26T08:27:00Z">
            <w:rPr>
              <w:ins w:id="6732" w:author="grace bellandina" w:date="2025-08-22T22:53:00Z"/>
            </w:rPr>
          </w:rPrChange>
        </w:rPr>
        <w:pPrChange w:id="6733" w:author="Andries Pandia" w:date="2025-08-26T08:42:00Z">
          <w:pPr/>
        </w:pPrChange>
      </w:pPr>
      <w:ins w:id="6734" w:author="grace bellandina" w:date="2025-08-22T22:53:00Z">
        <w:r w:rsidRPr="00BB0106">
          <w:rPr>
            <w:noProof/>
            <w:color w:val="000000" w:themeColor="text1"/>
            <w:lang w:val="id-ID"/>
            <w:rPrChange w:id="6735" w:author="Andries Pandia" w:date="2025-08-26T08:27:00Z">
              <w:rPr>
                <w:lang w:val="en-US"/>
              </w:rPr>
            </w:rPrChange>
          </w:rPr>
          <w:drawing>
            <wp:inline distT="0" distB="0" distL="0" distR="0" wp14:anchorId="1A84145C" wp14:editId="580DD7AD">
              <wp:extent cx="2277745" cy="1582769"/>
              <wp:effectExtent l="0" t="0" r="0" b="5080"/>
              <wp:docPr id="797376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963" name="Picture 1089605963"/>
                      <pic:cNvPicPr/>
                    </pic:nvPicPr>
                    <pic:blipFill rotWithShape="1">
                      <a:blip r:embed="rId30" cstate="print">
                        <a:extLst>
                          <a:ext uri="{28A0092B-C50C-407E-A947-70E740481C1C}">
                            <a14:useLocalDpi xmlns:a14="http://schemas.microsoft.com/office/drawing/2010/main" val="0"/>
                          </a:ext>
                        </a:extLst>
                      </a:blip>
                      <a:srcRect t="16435"/>
                      <a:stretch>
                        <a:fillRect/>
                      </a:stretch>
                    </pic:blipFill>
                    <pic:spPr bwMode="auto">
                      <a:xfrm>
                        <a:off x="0" y="0"/>
                        <a:ext cx="2343794" cy="1628665"/>
                      </a:xfrm>
                      <a:prstGeom prst="rect">
                        <a:avLst/>
                      </a:prstGeom>
                      <a:ln>
                        <a:noFill/>
                      </a:ln>
                      <a:extLst>
                        <a:ext uri="{53640926-AAD7-44D8-BBD7-CCE9431645EC}">
                          <a14:shadowObscured xmlns:a14="http://schemas.microsoft.com/office/drawing/2010/main"/>
                        </a:ext>
                      </a:extLst>
                    </pic:spPr>
                  </pic:pic>
                </a:graphicData>
              </a:graphic>
            </wp:inline>
          </w:drawing>
        </w:r>
      </w:ins>
    </w:p>
    <w:p w14:paraId="20BCA4EF" w14:textId="77777777" w:rsidR="003C7C85" w:rsidRPr="00BB0106" w:rsidRDefault="003C7C85" w:rsidP="000E41A6">
      <w:pPr>
        <w:ind w:firstLine="0"/>
        <w:jc w:val="center"/>
        <w:rPr>
          <w:noProof/>
          <w:lang w:val="id-ID"/>
          <w:rPrChange w:id="6736" w:author="Andries Pandia" w:date="2025-08-26T08:27:00Z">
            <w:rPr/>
          </w:rPrChange>
        </w:rPr>
      </w:pPr>
      <w:ins w:id="6737" w:author="grace bellandina" w:date="2025-08-22T22:53:00Z">
        <w:r w:rsidRPr="00BB0106">
          <w:rPr>
            <w:noProof/>
            <w:color w:val="000000" w:themeColor="text1"/>
            <w:lang w:val="id-ID"/>
            <w:rPrChange w:id="6738" w:author="Andries Pandia" w:date="2025-08-26T08:27:00Z">
              <w:rPr>
                <w:lang w:val="en-US"/>
              </w:rPr>
            </w:rPrChange>
          </w:rPr>
          <w:drawing>
            <wp:inline distT="0" distB="0" distL="0" distR="0" wp14:anchorId="2617E1EA" wp14:editId="7D428E38">
              <wp:extent cx="2583138" cy="428017"/>
              <wp:effectExtent l="0" t="0" r="0" b="3810"/>
              <wp:docPr id="1107742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0782" name="Picture 1519630782"/>
                      <pic:cNvPicPr/>
                    </pic:nvPicPr>
                    <pic:blipFill rotWithShape="1">
                      <a:blip r:embed="rId31" cstate="print">
                        <a:extLst>
                          <a:ext uri="{28A0092B-C50C-407E-A947-70E740481C1C}">
                            <a14:useLocalDpi xmlns:a14="http://schemas.microsoft.com/office/drawing/2010/main" val="0"/>
                          </a:ext>
                        </a:extLst>
                      </a:blip>
                      <a:srcRect b="80268"/>
                      <a:stretch>
                        <a:fillRect/>
                      </a:stretch>
                    </pic:blipFill>
                    <pic:spPr bwMode="auto">
                      <a:xfrm>
                        <a:off x="0" y="0"/>
                        <a:ext cx="2634222" cy="436481"/>
                      </a:xfrm>
                      <a:prstGeom prst="rect">
                        <a:avLst/>
                      </a:prstGeom>
                      <a:ln>
                        <a:noFill/>
                      </a:ln>
                      <a:extLst>
                        <a:ext uri="{53640926-AAD7-44D8-BBD7-CCE9431645EC}">
                          <a14:shadowObscured xmlns:a14="http://schemas.microsoft.com/office/drawing/2010/main"/>
                        </a:ext>
                      </a:extLst>
                    </pic:spPr>
                  </pic:pic>
                </a:graphicData>
              </a:graphic>
            </wp:inline>
          </w:drawing>
        </w:r>
      </w:ins>
    </w:p>
    <w:p w14:paraId="0D2CD02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3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740" w:author="Andries Pandia" w:date="2025-08-26T08:27:00Z">
            <w:rPr>
              <w:rFonts w:ascii="Courier New" w:hAnsi="Courier New" w:cs="Courier New"/>
              <w:color w:val="008000"/>
              <w:sz w:val="21"/>
              <w:szCs w:val="21"/>
            </w:rPr>
          </w:rPrChange>
        </w:rPr>
        <w:t># Distribusi Usia</w:t>
      </w:r>
    </w:p>
    <w:p w14:paraId="0B39EA1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4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42" w:author="Andries Pandia" w:date="2025-08-26T08:27:00Z">
            <w:rPr>
              <w:rFonts w:ascii="Courier New" w:hAnsi="Courier New" w:cs="Courier New"/>
              <w:color w:val="000000"/>
              <w:sz w:val="21"/>
              <w:szCs w:val="21"/>
            </w:rPr>
          </w:rPrChange>
        </w:rPr>
        <w:t>sns.countplot(data=df, x=</w:t>
      </w:r>
      <w:r w:rsidRPr="00BB0106">
        <w:rPr>
          <w:rFonts w:ascii="Courier New" w:hAnsi="Courier New" w:cs="Courier New"/>
          <w:noProof/>
          <w:color w:val="A31515"/>
          <w:sz w:val="21"/>
          <w:szCs w:val="21"/>
          <w:lang w:val="id-ID"/>
          <w:rPrChange w:id="6743" w:author="Andries Pandia" w:date="2025-08-26T08:27:00Z">
            <w:rPr>
              <w:rFonts w:ascii="Courier New" w:hAnsi="Courier New" w:cs="Courier New"/>
              <w:color w:val="A31515"/>
              <w:sz w:val="21"/>
              <w:szCs w:val="21"/>
            </w:rPr>
          </w:rPrChange>
        </w:rPr>
        <w:t>'ageBroad'</w:t>
      </w:r>
      <w:r w:rsidRPr="00BB0106">
        <w:rPr>
          <w:rFonts w:ascii="Courier New" w:hAnsi="Courier New" w:cs="Courier New"/>
          <w:color w:val="000000"/>
          <w:sz w:val="21"/>
          <w:szCs w:val="21"/>
        </w:rPr>
        <w:t>, order=</w:t>
      </w:r>
      <w:proofErr w:type="spellStart"/>
      <w:r w:rsidRPr="00BB0106">
        <w:rPr>
          <w:rFonts w:ascii="Courier New" w:hAnsi="Courier New" w:cs="Courier New"/>
          <w:color w:val="000000"/>
          <w:sz w:val="21"/>
          <w:szCs w:val="21"/>
        </w:rPr>
        <w:t>df</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ageBroad</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value_counts</w:t>
      </w:r>
      <w:proofErr w:type="spellEnd"/>
      <w:r w:rsidRPr="00BB0106">
        <w:rPr>
          <w:rFonts w:ascii="Courier New" w:hAnsi="Courier New" w:cs="Courier New"/>
          <w:color w:val="000000"/>
          <w:sz w:val="21"/>
          <w:szCs w:val="21"/>
        </w:rPr>
        <w:t>().index)</w:t>
      </w:r>
    </w:p>
    <w:p w14:paraId="47D7501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4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45"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746" w:author="Andries Pandia" w:date="2025-08-26T08:27:00Z">
            <w:rPr>
              <w:rFonts w:ascii="Courier New" w:hAnsi="Courier New" w:cs="Courier New"/>
              <w:color w:val="A31515"/>
              <w:sz w:val="21"/>
              <w:szCs w:val="21"/>
            </w:rPr>
          </w:rPrChange>
        </w:rPr>
        <w:t>'Distribusi Usia Korban'</w:t>
      </w:r>
      <w:r w:rsidRPr="00BB0106">
        <w:rPr>
          <w:rFonts w:ascii="Courier New" w:hAnsi="Courier New" w:cs="Courier New"/>
          <w:color w:val="000000"/>
          <w:sz w:val="21"/>
          <w:szCs w:val="21"/>
        </w:rPr>
        <w:t>)</w:t>
      </w:r>
    </w:p>
    <w:p w14:paraId="2A28A8B3"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4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48" w:author="Andries Pandia" w:date="2025-08-26T08:27:00Z">
            <w:rPr>
              <w:rFonts w:ascii="Courier New" w:hAnsi="Courier New" w:cs="Courier New"/>
              <w:color w:val="000000"/>
              <w:sz w:val="21"/>
              <w:szCs w:val="21"/>
            </w:rPr>
          </w:rPrChange>
        </w:rPr>
        <w:t>plt.xticks(rotation=</w:t>
      </w:r>
      <w:r w:rsidRPr="00BB0106">
        <w:rPr>
          <w:rFonts w:ascii="Courier New" w:hAnsi="Courier New" w:cs="Courier New"/>
          <w:noProof/>
          <w:color w:val="116644"/>
          <w:sz w:val="21"/>
          <w:szCs w:val="21"/>
          <w:lang w:val="id-ID"/>
          <w:rPrChange w:id="6749" w:author="Andries Pandia" w:date="2025-08-26T08:27:00Z">
            <w:rPr>
              <w:rFonts w:ascii="Courier New" w:hAnsi="Courier New" w:cs="Courier New"/>
              <w:color w:val="116644"/>
              <w:sz w:val="21"/>
              <w:szCs w:val="21"/>
            </w:rPr>
          </w:rPrChange>
        </w:rPr>
        <w:t>45</w:t>
      </w:r>
      <w:r w:rsidRPr="00BB0106">
        <w:rPr>
          <w:rFonts w:ascii="Courier New" w:hAnsi="Courier New" w:cs="Courier New"/>
          <w:color w:val="000000"/>
          <w:sz w:val="21"/>
          <w:szCs w:val="21"/>
        </w:rPr>
        <w:t>)</w:t>
      </w:r>
    </w:p>
    <w:p w14:paraId="74DC97CB"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5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51" w:author="Andries Pandia" w:date="2025-08-26T08:27:00Z">
            <w:rPr>
              <w:rFonts w:ascii="Courier New" w:hAnsi="Courier New" w:cs="Courier New"/>
              <w:color w:val="000000"/>
              <w:sz w:val="21"/>
              <w:szCs w:val="21"/>
            </w:rPr>
          </w:rPrChange>
        </w:rPr>
        <w:t>plt.show()</w:t>
      </w:r>
    </w:p>
    <w:p w14:paraId="6EAA56F4" w14:textId="77777777" w:rsidR="0001368B" w:rsidRPr="00BB0106" w:rsidRDefault="0001368B">
      <w:pPr>
        <w:ind w:firstLine="0"/>
        <w:rPr>
          <w:ins w:id="6752" w:author="grace bellandina" w:date="2025-08-22T22:53:00Z"/>
          <w:noProof/>
          <w:lang w:val="id-ID"/>
          <w:rPrChange w:id="6753" w:author="Andries Pandia" w:date="2025-08-26T08:27:00Z">
            <w:rPr>
              <w:ins w:id="6754" w:author="grace bellandina" w:date="2025-08-22T22:53:00Z"/>
            </w:rPr>
          </w:rPrChange>
        </w:rPr>
        <w:pPrChange w:id="6755" w:author="Andries Pandia" w:date="2025-08-26T08:41:00Z">
          <w:pPr>
            <w:ind w:firstLine="0"/>
            <w:jc w:val="center"/>
          </w:pPr>
        </w:pPrChange>
      </w:pPr>
    </w:p>
    <w:p w14:paraId="00102EEF" w14:textId="77777777" w:rsidR="003C7C85" w:rsidRPr="00BB0106" w:rsidRDefault="003C7C85">
      <w:pPr>
        <w:ind w:firstLine="0"/>
        <w:jc w:val="center"/>
        <w:rPr>
          <w:ins w:id="6756" w:author="grace bellandina" w:date="2025-08-22T22:53:00Z"/>
          <w:noProof/>
          <w:lang w:val="id-ID"/>
          <w:rPrChange w:id="6757" w:author="Andries Pandia" w:date="2025-08-26T08:27:00Z">
            <w:rPr>
              <w:ins w:id="6758" w:author="grace bellandina" w:date="2025-08-22T22:53:00Z"/>
            </w:rPr>
          </w:rPrChange>
        </w:rPr>
        <w:pPrChange w:id="6759" w:author="Andries Pandia" w:date="2025-08-26T08:42:00Z">
          <w:pPr/>
        </w:pPrChange>
      </w:pPr>
      <w:ins w:id="6760" w:author="grace bellandina" w:date="2025-08-22T22:53:00Z">
        <w:r w:rsidRPr="00BB0106">
          <w:rPr>
            <w:noProof/>
            <w:color w:val="000000" w:themeColor="text1"/>
            <w:lang w:val="id-ID"/>
            <w:rPrChange w:id="6761" w:author="Andries Pandia" w:date="2025-08-26T08:27:00Z">
              <w:rPr>
                <w:lang w:val="en-US"/>
              </w:rPr>
            </w:rPrChange>
          </w:rPr>
          <w:lastRenderedPageBreak/>
          <w:drawing>
            <wp:inline distT="0" distB="0" distL="0" distR="0" wp14:anchorId="7D56EDBB" wp14:editId="0AEB14A6">
              <wp:extent cx="2583138" cy="1789781"/>
              <wp:effectExtent l="0" t="0" r="0" b="1270"/>
              <wp:docPr id="1281731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0782" name="Picture 1519630782"/>
                      <pic:cNvPicPr/>
                    </pic:nvPicPr>
                    <pic:blipFill rotWithShape="1">
                      <a:blip r:embed="rId31" cstate="print">
                        <a:extLst>
                          <a:ext uri="{28A0092B-C50C-407E-A947-70E740481C1C}">
                            <a14:useLocalDpi xmlns:a14="http://schemas.microsoft.com/office/drawing/2010/main" val="0"/>
                          </a:ext>
                        </a:extLst>
                      </a:blip>
                      <a:srcRect t="17489"/>
                      <a:stretch>
                        <a:fillRect/>
                      </a:stretch>
                    </pic:blipFill>
                    <pic:spPr bwMode="auto">
                      <a:xfrm>
                        <a:off x="0" y="0"/>
                        <a:ext cx="2634222" cy="1825175"/>
                      </a:xfrm>
                      <a:prstGeom prst="rect">
                        <a:avLst/>
                      </a:prstGeom>
                      <a:ln>
                        <a:noFill/>
                      </a:ln>
                      <a:extLst>
                        <a:ext uri="{53640926-AAD7-44D8-BBD7-CCE9431645EC}">
                          <a14:shadowObscured xmlns:a14="http://schemas.microsoft.com/office/drawing/2010/main"/>
                        </a:ext>
                      </a:extLst>
                    </pic:spPr>
                  </pic:pic>
                </a:graphicData>
              </a:graphic>
            </wp:inline>
          </w:drawing>
        </w:r>
      </w:ins>
    </w:p>
    <w:p w14:paraId="07E52C98" w14:textId="77777777" w:rsidR="003C7C85" w:rsidRPr="00BB0106" w:rsidRDefault="003C7C85" w:rsidP="000E41A6">
      <w:pPr>
        <w:ind w:firstLine="0"/>
        <w:jc w:val="center"/>
        <w:rPr>
          <w:noProof/>
          <w:lang w:val="id-ID"/>
          <w:rPrChange w:id="6762" w:author="Andries Pandia" w:date="2025-08-26T08:27:00Z">
            <w:rPr/>
          </w:rPrChange>
        </w:rPr>
      </w:pPr>
      <w:ins w:id="6763" w:author="grace bellandina" w:date="2025-08-22T22:53:00Z">
        <w:r w:rsidRPr="00BB0106">
          <w:rPr>
            <w:noProof/>
            <w:color w:val="000000" w:themeColor="text1"/>
            <w:lang w:val="id-ID"/>
            <w:rPrChange w:id="6764" w:author="Andries Pandia" w:date="2025-08-26T08:27:00Z">
              <w:rPr>
                <w:lang w:val="en-US"/>
              </w:rPr>
            </w:rPrChange>
          </w:rPr>
          <w:drawing>
            <wp:inline distT="0" distB="0" distL="0" distR="0" wp14:anchorId="7783E590" wp14:editId="1A0ACD89">
              <wp:extent cx="2839085" cy="690663"/>
              <wp:effectExtent l="0" t="0" r="0" b="0"/>
              <wp:docPr id="171955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08" name="Picture 7172408"/>
                      <pic:cNvPicPr/>
                    </pic:nvPicPr>
                    <pic:blipFill rotWithShape="1">
                      <a:blip r:embed="rId32" cstate="print">
                        <a:extLst>
                          <a:ext uri="{28A0092B-C50C-407E-A947-70E740481C1C}">
                            <a14:useLocalDpi xmlns:a14="http://schemas.microsoft.com/office/drawing/2010/main" val="0"/>
                          </a:ext>
                        </a:extLst>
                      </a:blip>
                      <a:srcRect b="74263"/>
                      <a:stretch>
                        <a:fillRect/>
                      </a:stretch>
                    </pic:blipFill>
                    <pic:spPr bwMode="auto">
                      <a:xfrm>
                        <a:off x="0" y="0"/>
                        <a:ext cx="2861628" cy="696147"/>
                      </a:xfrm>
                      <a:prstGeom prst="rect">
                        <a:avLst/>
                      </a:prstGeom>
                      <a:ln>
                        <a:noFill/>
                      </a:ln>
                      <a:extLst>
                        <a:ext uri="{53640926-AAD7-44D8-BBD7-CCE9431645EC}">
                          <a14:shadowObscured xmlns:a14="http://schemas.microsoft.com/office/drawing/2010/main"/>
                        </a:ext>
                      </a:extLst>
                    </pic:spPr>
                  </pic:pic>
                </a:graphicData>
              </a:graphic>
            </wp:inline>
          </w:drawing>
        </w:r>
      </w:ins>
    </w:p>
    <w:p w14:paraId="1C6AB4A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6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766" w:author="Andries Pandia" w:date="2025-08-26T08:27:00Z">
            <w:rPr>
              <w:rFonts w:ascii="Courier New" w:hAnsi="Courier New" w:cs="Courier New"/>
              <w:color w:val="008000"/>
              <w:sz w:val="21"/>
              <w:szCs w:val="21"/>
            </w:rPr>
          </w:rPrChange>
        </w:rPr>
        <w:t># Eksploitasi Seksual vs Kerja Paksa</w:t>
      </w:r>
    </w:p>
    <w:p w14:paraId="44A1739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6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68" w:author="Andries Pandia" w:date="2025-08-26T08:27:00Z">
            <w:rPr>
              <w:rFonts w:ascii="Courier New" w:hAnsi="Courier New" w:cs="Courier New"/>
              <w:color w:val="000000"/>
              <w:sz w:val="21"/>
              <w:szCs w:val="21"/>
            </w:rPr>
          </w:rPrChange>
        </w:rPr>
        <w:t>df_exploit = df[[</w:t>
      </w:r>
      <w:r w:rsidRPr="00BB0106">
        <w:rPr>
          <w:rFonts w:ascii="Courier New" w:hAnsi="Courier New" w:cs="Courier New"/>
          <w:noProof/>
          <w:color w:val="A31515"/>
          <w:sz w:val="21"/>
          <w:szCs w:val="21"/>
          <w:lang w:val="id-ID"/>
          <w:rPrChange w:id="6769" w:author="Andries Pandia" w:date="2025-08-26T08:27:00Z">
            <w:rPr>
              <w:rFonts w:ascii="Courier New" w:hAnsi="Courier New" w:cs="Courier New"/>
              <w:color w:val="A31515"/>
              <w:sz w:val="21"/>
              <w:szCs w:val="21"/>
            </w:rPr>
          </w:rPrChange>
        </w:rPr>
        <w:t>'isSexualExploit'</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isForcedLabour</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r w:rsidRPr="00BB0106">
        <w:rPr>
          <w:rFonts w:ascii="Courier New" w:hAnsi="Courier New" w:cs="Courier New"/>
          <w:color w:val="6A5221"/>
          <w:sz w:val="21"/>
          <w:szCs w:val="21"/>
        </w:rPr>
        <w:t>sum</w:t>
      </w:r>
      <w:r w:rsidRPr="00BB0106">
        <w:rPr>
          <w:rFonts w:ascii="Courier New" w:hAnsi="Courier New" w:cs="Courier New"/>
          <w:color w:val="000000"/>
          <w:sz w:val="21"/>
          <w:szCs w:val="21"/>
        </w:rPr>
        <w:t>()</w:t>
      </w:r>
    </w:p>
    <w:p w14:paraId="00DB2FB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7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71" w:author="Andries Pandia" w:date="2025-08-26T08:27:00Z">
            <w:rPr>
              <w:rFonts w:ascii="Courier New" w:hAnsi="Courier New" w:cs="Courier New"/>
              <w:color w:val="000000"/>
              <w:sz w:val="21"/>
              <w:szCs w:val="21"/>
            </w:rPr>
          </w:rPrChange>
        </w:rPr>
        <w:t>df_exploit.plot(kind=</w:t>
      </w:r>
      <w:r w:rsidRPr="00BB0106">
        <w:rPr>
          <w:rFonts w:ascii="Courier New" w:hAnsi="Courier New" w:cs="Courier New"/>
          <w:noProof/>
          <w:color w:val="A31515"/>
          <w:sz w:val="21"/>
          <w:szCs w:val="21"/>
          <w:lang w:val="id-ID"/>
          <w:rPrChange w:id="6772" w:author="Andries Pandia" w:date="2025-08-26T08:27:00Z">
            <w:rPr>
              <w:rFonts w:ascii="Courier New" w:hAnsi="Courier New" w:cs="Courier New"/>
              <w:color w:val="A31515"/>
              <w:sz w:val="21"/>
              <w:szCs w:val="21"/>
            </w:rPr>
          </w:rPrChange>
        </w:rPr>
        <w:t>'bar'</w:t>
      </w:r>
      <w:r w:rsidRPr="00BB0106">
        <w:rPr>
          <w:rFonts w:ascii="Courier New" w:hAnsi="Courier New" w:cs="Courier New"/>
          <w:color w:val="000000"/>
          <w:sz w:val="21"/>
          <w:szCs w:val="21"/>
        </w:rPr>
        <w:t>)</w:t>
      </w:r>
    </w:p>
    <w:p w14:paraId="73C11447"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7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74"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775" w:author="Andries Pandia" w:date="2025-08-26T08:27:00Z">
            <w:rPr>
              <w:rFonts w:ascii="Courier New" w:hAnsi="Courier New" w:cs="Courier New"/>
              <w:color w:val="A31515"/>
              <w:sz w:val="21"/>
              <w:szCs w:val="21"/>
            </w:rPr>
          </w:rPrChange>
        </w:rPr>
        <w:t>'Jenis Eksploitasi'</w:t>
      </w:r>
      <w:r w:rsidRPr="00BB0106">
        <w:rPr>
          <w:rFonts w:ascii="Courier New" w:hAnsi="Courier New" w:cs="Courier New"/>
          <w:color w:val="000000"/>
          <w:sz w:val="21"/>
          <w:szCs w:val="21"/>
        </w:rPr>
        <w:t>)</w:t>
      </w:r>
    </w:p>
    <w:p w14:paraId="5133E17A"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76"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77" w:author="Andries Pandia" w:date="2025-08-26T08:27:00Z">
            <w:rPr>
              <w:rFonts w:ascii="Courier New" w:hAnsi="Courier New" w:cs="Courier New"/>
              <w:color w:val="000000"/>
              <w:sz w:val="21"/>
              <w:szCs w:val="21"/>
            </w:rPr>
          </w:rPrChange>
        </w:rPr>
        <w:t>plt.ylabel(</w:t>
      </w:r>
      <w:r w:rsidRPr="00BB0106">
        <w:rPr>
          <w:rFonts w:ascii="Courier New" w:hAnsi="Courier New" w:cs="Courier New"/>
          <w:noProof/>
          <w:color w:val="A31515"/>
          <w:sz w:val="21"/>
          <w:szCs w:val="21"/>
          <w:lang w:val="id-ID"/>
          <w:rPrChange w:id="6778" w:author="Andries Pandia" w:date="2025-08-26T08:27:00Z">
            <w:rPr>
              <w:rFonts w:ascii="Courier New" w:hAnsi="Courier New" w:cs="Courier New"/>
              <w:color w:val="A31515"/>
              <w:sz w:val="21"/>
              <w:szCs w:val="21"/>
            </w:rPr>
          </w:rPrChange>
        </w:rPr>
        <w:t>'Jumlah Kasus'</w:t>
      </w:r>
      <w:r w:rsidRPr="00BB0106">
        <w:rPr>
          <w:rFonts w:ascii="Courier New" w:hAnsi="Courier New" w:cs="Courier New"/>
          <w:color w:val="000000"/>
          <w:sz w:val="21"/>
          <w:szCs w:val="21"/>
        </w:rPr>
        <w:t>)</w:t>
      </w:r>
    </w:p>
    <w:p w14:paraId="4E5DEA1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7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80" w:author="Andries Pandia" w:date="2025-08-26T08:27:00Z">
            <w:rPr>
              <w:rFonts w:ascii="Courier New" w:hAnsi="Courier New" w:cs="Courier New"/>
              <w:color w:val="000000"/>
              <w:sz w:val="21"/>
              <w:szCs w:val="21"/>
            </w:rPr>
          </w:rPrChange>
        </w:rPr>
        <w:t>plt.xticks(rotation=</w:t>
      </w:r>
      <w:r w:rsidRPr="00BB0106">
        <w:rPr>
          <w:rFonts w:ascii="Courier New" w:hAnsi="Courier New" w:cs="Courier New"/>
          <w:noProof/>
          <w:color w:val="116644"/>
          <w:sz w:val="21"/>
          <w:szCs w:val="21"/>
          <w:lang w:val="id-ID"/>
          <w:rPrChange w:id="6781" w:author="Andries Pandia" w:date="2025-08-26T08:27:00Z">
            <w:rPr>
              <w:rFonts w:ascii="Courier New" w:hAnsi="Courier New" w:cs="Courier New"/>
              <w:color w:val="116644"/>
              <w:sz w:val="21"/>
              <w:szCs w:val="21"/>
            </w:rPr>
          </w:rPrChange>
        </w:rPr>
        <w:t>0</w:t>
      </w:r>
      <w:r w:rsidRPr="00BB0106">
        <w:rPr>
          <w:rFonts w:ascii="Courier New" w:hAnsi="Courier New" w:cs="Courier New"/>
          <w:noProof/>
          <w:color w:val="000000"/>
          <w:sz w:val="21"/>
          <w:szCs w:val="21"/>
          <w:lang w:val="id-ID"/>
          <w:rPrChange w:id="6782" w:author="Andries Pandia" w:date="2025-08-26T08:27:00Z">
            <w:rPr>
              <w:rFonts w:ascii="Courier New" w:hAnsi="Courier New" w:cs="Courier New"/>
              <w:color w:val="000000"/>
              <w:sz w:val="21"/>
              <w:szCs w:val="21"/>
            </w:rPr>
          </w:rPrChange>
        </w:rPr>
        <w:t>)</w:t>
      </w:r>
    </w:p>
    <w:p w14:paraId="03EAA6B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8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84" w:author="Andries Pandia" w:date="2025-08-26T08:27:00Z">
            <w:rPr>
              <w:rFonts w:ascii="Courier New" w:hAnsi="Courier New" w:cs="Courier New"/>
              <w:color w:val="000000"/>
              <w:sz w:val="21"/>
              <w:szCs w:val="21"/>
            </w:rPr>
          </w:rPrChange>
        </w:rPr>
        <w:t>plt.show()</w:t>
      </w:r>
    </w:p>
    <w:p w14:paraId="65476044" w14:textId="77777777" w:rsidR="0001368B" w:rsidRPr="00BB0106" w:rsidRDefault="0001368B">
      <w:pPr>
        <w:ind w:firstLine="0"/>
        <w:rPr>
          <w:ins w:id="6785" w:author="grace bellandina" w:date="2025-08-22T22:53:00Z"/>
          <w:noProof/>
          <w:lang w:val="id-ID"/>
          <w:rPrChange w:id="6786" w:author="Andries Pandia" w:date="2025-08-26T08:27:00Z">
            <w:rPr>
              <w:ins w:id="6787" w:author="grace bellandina" w:date="2025-08-22T22:53:00Z"/>
            </w:rPr>
          </w:rPrChange>
        </w:rPr>
        <w:pPrChange w:id="6788" w:author="Andries Pandia" w:date="2025-08-26T08:41:00Z">
          <w:pPr>
            <w:ind w:firstLine="0"/>
            <w:jc w:val="center"/>
          </w:pPr>
        </w:pPrChange>
      </w:pPr>
    </w:p>
    <w:p w14:paraId="7DEC654F" w14:textId="77777777" w:rsidR="003C7C85" w:rsidRPr="00BB0106" w:rsidRDefault="003C7C85">
      <w:pPr>
        <w:ind w:firstLine="0"/>
        <w:jc w:val="center"/>
        <w:rPr>
          <w:ins w:id="6789" w:author="grace bellandina" w:date="2025-08-22T22:53:00Z"/>
          <w:noProof/>
          <w:lang w:val="id-ID"/>
          <w:rPrChange w:id="6790" w:author="Andries Pandia" w:date="2025-08-26T08:27:00Z">
            <w:rPr>
              <w:ins w:id="6791" w:author="grace bellandina" w:date="2025-08-22T22:53:00Z"/>
            </w:rPr>
          </w:rPrChange>
        </w:rPr>
        <w:pPrChange w:id="6792" w:author="Andries Pandia" w:date="2025-08-26T08:42:00Z">
          <w:pPr/>
        </w:pPrChange>
      </w:pPr>
      <w:ins w:id="6793" w:author="grace bellandina" w:date="2025-08-22T22:53:00Z">
        <w:r w:rsidRPr="00BB0106">
          <w:rPr>
            <w:noProof/>
            <w:color w:val="000000" w:themeColor="text1"/>
            <w:lang w:val="id-ID"/>
            <w:rPrChange w:id="6794" w:author="Andries Pandia" w:date="2025-08-26T08:27:00Z">
              <w:rPr>
                <w:lang w:val="en-US"/>
              </w:rPr>
            </w:rPrChange>
          </w:rPr>
          <w:drawing>
            <wp:inline distT="0" distB="0" distL="0" distR="0" wp14:anchorId="2B7BBCCA" wp14:editId="450657D1">
              <wp:extent cx="2839085" cy="2002548"/>
              <wp:effectExtent l="0" t="0" r="5715" b="4445"/>
              <wp:docPr id="18966856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08" name="Picture 7172408"/>
                      <pic:cNvPicPr/>
                    </pic:nvPicPr>
                    <pic:blipFill rotWithShape="1">
                      <a:blip r:embed="rId33" cstate="print">
                        <a:extLst>
                          <a:ext uri="{28A0092B-C50C-407E-A947-70E740481C1C}">
                            <a14:useLocalDpi xmlns:a14="http://schemas.microsoft.com/office/drawing/2010/main" val="0"/>
                          </a:ext>
                        </a:extLst>
                      </a:blip>
                      <a:srcRect t="25375"/>
                      <a:stretch>
                        <a:fillRect/>
                      </a:stretch>
                    </pic:blipFill>
                    <pic:spPr bwMode="auto">
                      <a:xfrm>
                        <a:off x="0" y="0"/>
                        <a:ext cx="2861628" cy="2018449"/>
                      </a:xfrm>
                      <a:prstGeom prst="rect">
                        <a:avLst/>
                      </a:prstGeom>
                      <a:ln>
                        <a:noFill/>
                      </a:ln>
                      <a:extLst>
                        <a:ext uri="{53640926-AAD7-44D8-BBD7-CCE9431645EC}">
                          <a14:shadowObscured xmlns:a14="http://schemas.microsoft.com/office/drawing/2010/main"/>
                        </a:ext>
                      </a:extLst>
                    </pic:spPr>
                  </pic:pic>
                </a:graphicData>
              </a:graphic>
            </wp:inline>
          </w:drawing>
        </w:r>
      </w:ins>
    </w:p>
    <w:p w14:paraId="70F787FE" w14:textId="77777777" w:rsidR="003C7C85" w:rsidRPr="00BB0106" w:rsidRDefault="003C7C85" w:rsidP="000E41A6">
      <w:pPr>
        <w:ind w:firstLine="0"/>
        <w:jc w:val="center"/>
        <w:rPr>
          <w:noProof/>
          <w:lang w:val="id-ID"/>
          <w:rPrChange w:id="6795" w:author="Andries Pandia" w:date="2025-08-26T08:27:00Z">
            <w:rPr/>
          </w:rPrChange>
        </w:rPr>
      </w:pPr>
      <w:ins w:id="6796" w:author="grace bellandina" w:date="2025-08-22T22:53:00Z">
        <w:r w:rsidRPr="00BB0106">
          <w:rPr>
            <w:noProof/>
            <w:color w:val="000000" w:themeColor="text1"/>
            <w:lang w:val="id-ID"/>
            <w:rPrChange w:id="6797" w:author="Andries Pandia" w:date="2025-08-26T08:27:00Z">
              <w:rPr>
                <w:lang w:val="en-US"/>
              </w:rPr>
            </w:rPrChange>
          </w:rPr>
          <w:drawing>
            <wp:inline distT="0" distB="0" distL="0" distR="0" wp14:anchorId="1F63BCE0" wp14:editId="5051AFF2">
              <wp:extent cx="2986141" cy="457200"/>
              <wp:effectExtent l="0" t="0" r="0" b="0"/>
              <wp:docPr id="773201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5960" name="Picture 1332465960"/>
                      <pic:cNvPicPr/>
                    </pic:nvPicPr>
                    <pic:blipFill rotWithShape="1">
                      <a:blip r:embed="rId34" cstate="print">
                        <a:extLst>
                          <a:ext uri="{28A0092B-C50C-407E-A947-70E740481C1C}">
                            <a14:useLocalDpi xmlns:a14="http://schemas.microsoft.com/office/drawing/2010/main" val="0"/>
                          </a:ext>
                        </a:extLst>
                      </a:blip>
                      <a:srcRect b="79983"/>
                      <a:stretch>
                        <a:fillRect/>
                      </a:stretch>
                    </pic:blipFill>
                    <pic:spPr bwMode="auto">
                      <a:xfrm>
                        <a:off x="0" y="0"/>
                        <a:ext cx="3014255" cy="461504"/>
                      </a:xfrm>
                      <a:prstGeom prst="rect">
                        <a:avLst/>
                      </a:prstGeom>
                      <a:ln>
                        <a:noFill/>
                      </a:ln>
                      <a:extLst>
                        <a:ext uri="{53640926-AAD7-44D8-BBD7-CCE9431645EC}">
                          <a14:shadowObscured xmlns:a14="http://schemas.microsoft.com/office/drawing/2010/main"/>
                        </a:ext>
                      </a:extLst>
                    </pic:spPr>
                  </pic:pic>
                </a:graphicData>
              </a:graphic>
            </wp:inline>
          </w:drawing>
        </w:r>
      </w:ins>
    </w:p>
    <w:p w14:paraId="39668B3B"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79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799" w:author="Andries Pandia" w:date="2025-08-26T08:27:00Z">
            <w:rPr>
              <w:rFonts w:ascii="Courier New" w:hAnsi="Courier New" w:cs="Courier New"/>
              <w:color w:val="000000"/>
              <w:sz w:val="21"/>
              <w:szCs w:val="21"/>
            </w:rPr>
          </w:rPrChange>
        </w:rPr>
        <w:t>top_countries = df[</w:t>
      </w:r>
      <w:r w:rsidRPr="00BB0106">
        <w:rPr>
          <w:rFonts w:ascii="Courier New" w:hAnsi="Courier New" w:cs="Courier New"/>
          <w:noProof/>
          <w:color w:val="A31515"/>
          <w:sz w:val="21"/>
          <w:szCs w:val="21"/>
          <w:lang w:val="id-ID"/>
          <w:rPrChange w:id="6800" w:author="Andries Pandia" w:date="2025-08-26T08:27:00Z">
            <w:rPr>
              <w:rFonts w:ascii="Courier New" w:hAnsi="Courier New" w:cs="Courier New"/>
              <w:color w:val="A31515"/>
              <w:sz w:val="21"/>
              <w:szCs w:val="21"/>
            </w:rPr>
          </w:rPrChange>
        </w:rPr>
        <w:t>'CountryOfExploitation'</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value_counts</w:t>
      </w:r>
      <w:proofErr w:type="spellEnd"/>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dropna</w:t>
      </w:r>
      <w:proofErr w:type="spellEnd"/>
      <w:r w:rsidRPr="00BB0106">
        <w:rPr>
          <w:rFonts w:ascii="Courier New" w:hAnsi="Courier New" w:cs="Courier New"/>
          <w:color w:val="000000"/>
          <w:sz w:val="21"/>
          <w:szCs w:val="21"/>
        </w:rPr>
        <w:t>().head(</w:t>
      </w:r>
      <w:r w:rsidRPr="00BB0106">
        <w:rPr>
          <w:rFonts w:ascii="Courier New" w:hAnsi="Courier New" w:cs="Courier New"/>
          <w:color w:val="116644"/>
          <w:sz w:val="21"/>
          <w:szCs w:val="21"/>
        </w:rPr>
        <w:t>10</w:t>
      </w:r>
      <w:r w:rsidRPr="00BB0106">
        <w:rPr>
          <w:rFonts w:ascii="Courier New" w:hAnsi="Courier New" w:cs="Courier New"/>
          <w:color w:val="000000"/>
          <w:sz w:val="21"/>
          <w:szCs w:val="21"/>
        </w:rPr>
        <w:t>)</w:t>
      </w:r>
    </w:p>
    <w:p w14:paraId="2DF8239C"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0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02" w:author="Andries Pandia" w:date="2025-08-26T08:27:00Z">
            <w:rPr>
              <w:rFonts w:ascii="Courier New" w:hAnsi="Courier New" w:cs="Courier New"/>
              <w:color w:val="000000"/>
              <w:sz w:val="21"/>
              <w:szCs w:val="21"/>
            </w:rPr>
          </w:rPrChange>
        </w:rPr>
        <w:t>top_countries.plot(kind=</w:t>
      </w:r>
      <w:r w:rsidRPr="00BB0106">
        <w:rPr>
          <w:rFonts w:ascii="Courier New" w:hAnsi="Courier New" w:cs="Courier New"/>
          <w:noProof/>
          <w:color w:val="A31515"/>
          <w:sz w:val="21"/>
          <w:szCs w:val="21"/>
          <w:lang w:val="id-ID"/>
          <w:rPrChange w:id="6803" w:author="Andries Pandia" w:date="2025-08-26T08:27:00Z">
            <w:rPr>
              <w:rFonts w:ascii="Courier New" w:hAnsi="Courier New" w:cs="Courier New"/>
              <w:color w:val="A31515"/>
              <w:sz w:val="21"/>
              <w:szCs w:val="21"/>
            </w:rPr>
          </w:rPrChange>
        </w:rPr>
        <w:t>'barh'</w:t>
      </w:r>
      <w:r w:rsidRPr="00BB0106">
        <w:rPr>
          <w:rFonts w:ascii="Courier New" w:hAnsi="Courier New" w:cs="Courier New"/>
          <w:color w:val="000000"/>
          <w:sz w:val="21"/>
          <w:szCs w:val="21"/>
        </w:rPr>
        <w:t xml:space="preserve">, </w:t>
      </w:r>
      <w:proofErr w:type="spellStart"/>
      <w:r w:rsidRPr="00BB0106">
        <w:rPr>
          <w:rFonts w:ascii="Courier New" w:hAnsi="Courier New" w:cs="Courier New"/>
          <w:color w:val="000000"/>
          <w:sz w:val="21"/>
          <w:szCs w:val="21"/>
        </w:rPr>
        <w:t>figsize</w:t>
      </w:r>
      <w:proofErr w:type="spellEnd"/>
      <w:r w:rsidRPr="00BB0106">
        <w:rPr>
          <w:rFonts w:ascii="Courier New" w:hAnsi="Courier New" w:cs="Courier New"/>
          <w:color w:val="000000"/>
          <w:sz w:val="21"/>
          <w:szCs w:val="21"/>
        </w:rPr>
        <w:t>=(</w:t>
      </w:r>
      <w:r w:rsidRPr="00BB0106">
        <w:rPr>
          <w:rFonts w:ascii="Courier New" w:hAnsi="Courier New" w:cs="Courier New"/>
          <w:color w:val="116644"/>
          <w:sz w:val="21"/>
          <w:szCs w:val="21"/>
        </w:rPr>
        <w:t>10</w:t>
      </w:r>
      <w:r w:rsidRPr="00BB0106">
        <w:rPr>
          <w:rFonts w:ascii="Courier New" w:hAnsi="Courier New" w:cs="Courier New"/>
          <w:color w:val="000000"/>
          <w:sz w:val="21"/>
          <w:szCs w:val="21"/>
        </w:rPr>
        <w:t>,</w:t>
      </w:r>
      <w:r w:rsidRPr="00BB0106">
        <w:rPr>
          <w:rFonts w:ascii="Courier New" w:hAnsi="Courier New" w:cs="Courier New"/>
          <w:color w:val="116644"/>
          <w:sz w:val="21"/>
          <w:szCs w:val="21"/>
        </w:rPr>
        <w:t>6</w:t>
      </w:r>
      <w:r w:rsidRPr="00BB0106">
        <w:rPr>
          <w:rFonts w:ascii="Courier New" w:hAnsi="Courier New" w:cs="Courier New"/>
          <w:color w:val="000000"/>
          <w:sz w:val="21"/>
          <w:szCs w:val="21"/>
          <w:rPrChange w:id="6804" w:author="Andries Pandia" w:date="2025-08-26T08:27:00Z">
            <w:rPr>
              <w:rFonts w:ascii="Courier New" w:hAnsi="Courier New" w:cs="Courier New"/>
              <w:color w:val="000000"/>
              <w:sz w:val="21"/>
              <w:szCs w:val="21"/>
            </w:rPr>
          </w:rPrChange>
        </w:rPr>
        <w:t>))</w:t>
      </w:r>
    </w:p>
    <w:p w14:paraId="237AF4F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0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06"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807" w:author="Andries Pandia" w:date="2025-08-26T08:27:00Z">
            <w:rPr>
              <w:rFonts w:ascii="Courier New" w:hAnsi="Courier New" w:cs="Courier New"/>
              <w:color w:val="A31515"/>
              <w:sz w:val="21"/>
              <w:szCs w:val="21"/>
            </w:rPr>
          </w:rPrChange>
        </w:rPr>
        <w:t>'10 Negara Eksploitasi Terbanyak'</w:t>
      </w:r>
      <w:r w:rsidRPr="00BB0106">
        <w:rPr>
          <w:rFonts w:ascii="Courier New" w:hAnsi="Courier New" w:cs="Courier New"/>
          <w:color w:val="000000"/>
          <w:sz w:val="21"/>
          <w:szCs w:val="21"/>
        </w:rPr>
        <w:t>)</w:t>
      </w:r>
    </w:p>
    <w:p w14:paraId="3F143A5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0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09" w:author="Andries Pandia" w:date="2025-08-26T08:27:00Z">
            <w:rPr>
              <w:rFonts w:ascii="Courier New" w:hAnsi="Courier New" w:cs="Courier New"/>
              <w:color w:val="000000"/>
              <w:sz w:val="21"/>
              <w:szCs w:val="21"/>
            </w:rPr>
          </w:rPrChange>
        </w:rPr>
        <w:t>plt.xlabel(</w:t>
      </w:r>
      <w:r w:rsidRPr="00BB0106">
        <w:rPr>
          <w:rFonts w:ascii="Courier New" w:hAnsi="Courier New" w:cs="Courier New"/>
          <w:noProof/>
          <w:color w:val="A31515"/>
          <w:sz w:val="21"/>
          <w:szCs w:val="21"/>
          <w:lang w:val="id-ID"/>
          <w:rPrChange w:id="6810" w:author="Andries Pandia" w:date="2025-08-26T08:27:00Z">
            <w:rPr>
              <w:rFonts w:ascii="Courier New" w:hAnsi="Courier New" w:cs="Courier New"/>
              <w:color w:val="A31515"/>
              <w:sz w:val="21"/>
              <w:szCs w:val="21"/>
            </w:rPr>
          </w:rPrChange>
        </w:rPr>
        <w:t>'Jumlah Kasus'</w:t>
      </w:r>
      <w:r w:rsidRPr="00BB0106">
        <w:rPr>
          <w:rFonts w:ascii="Courier New" w:hAnsi="Courier New" w:cs="Courier New"/>
          <w:color w:val="000000"/>
          <w:sz w:val="21"/>
          <w:szCs w:val="21"/>
        </w:rPr>
        <w:t>)</w:t>
      </w:r>
    </w:p>
    <w:p w14:paraId="060DEAB4"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1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12" w:author="Andries Pandia" w:date="2025-08-26T08:27:00Z">
            <w:rPr>
              <w:rFonts w:ascii="Courier New" w:hAnsi="Courier New" w:cs="Courier New"/>
              <w:color w:val="000000"/>
              <w:sz w:val="21"/>
              <w:szCs w:val="21"/>
            </w:rPr>
          </w:rPrChange>
        </w:rPr>
        <w:t>plt.gca().invert_yaxis()</w:t>
      </w:r>
    </w:p>
    <w:p w14:paraId="5EF1B47C"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1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14" w:author="Andries Pandia" w:date="2025-08-26T08:27:00Z">
            <w:rPr>
              <w:rFonts w:ascii="Courier New" w:hAnsi="Courier New" w:cs="Courier New"/>
              <w:color w:val="000000"/>
              <w:sz w:val="21"/>
              <w:szCs w:val="21"/>
            </w:rPr>
          </w:rPrChange>
        </w:rPr>
        <w:lastRenderedPageBreak/>
        <w:t>plt.show()</w:t>
      </w:r>
    </w:p>
    <w:p w14:paraId="2661E60B" w14:textId="77777777" w:rsidR="0001368B" w:rsidRPr="00BB0106" w:rsidRDefault="0001368B">
      <w:pPr>
        <w:ind w:firstLine="0"/>
        <w:rPr>
          <w:ins w:id="6815" w:author="grace bellandina" w:date="2025-08-22T22:54:00Z"/>
          <w:noProof/>
          <w:lang w:val="id-ID"/>
          <w:rPrChange w:id="6816" w:author="Andries Pandia" w:date="2025-08-26T08:27:00Z">
            <w:rPr>
              <w:ins w:id="6817" w:author="grace bellandina" w:date="2025-08-22T22:54:00Z"/>
            </w:rPr>
          </w:rPrChange>
        </w:rPr>
        <w:pPrChange w:id="6818" w:author="Andries Pandia" w:date="2025-08-26T08:41:00Z">
          <w:pPr>
            <w:ind w:firstLine="0"/>
            <w:jc w:val="center"/>
          </w:pPr>
        </w:pPrChange>
      </w:pPr>
    </w:p>
    <w:p w14:paraId="601D180B" w14:textId="6CE8053A" w:rsidR="003C7C85" w:rsidRPr="00BB0106" w:rsidRDefault="003C7C85">
      <w:pPr>
        <w:ind w:firstLine="0"/>
        <w:jc w:val="center"/>
        <w:rPr>
          <w:ins w:id="6819" w:author="grace bellandina" w:date="2025-08-22T22:53:00Z"/>
          <w:noProof/>
          <w:lang w:val="id-ID"/>
          <w:rPrChange w:id="6820" w:author="Andries Pandia" w:date="2025-08-26T08:27:00Z">
            <w:rPr>
              <w:ins w:id="6821" w:author="grace bellandina" w:date="2025-08-22T22:53:00Z"/>
            </w:rPr>
          </w:rPrChange>
        </w:rPr>
        <w:pPrChange w:id="6822" w:author="Andries Pandia" w:date="2025-08-26T08:42:00Z">
          <w:pPr/>
        </w:pPrChange>
      </w:pPr>
      <w:ins w:id="6823" w:author="grace bellandina" w:date="2025-08-22T22:55:00Z">
        <w:r w:rsidRPr="00BB0106">
          <w:rPr>
            <w:noProof/>
            <w:color w:val="000000" w:themeColor="text1"/>
            <w:lang w:val="id-ID"/>
            <w:rPrChange w:id="6824" w:author="Andries Pandia" w:date="2025-08-26T08:27:00Z">
              <w:rPr>
                <w:lang w:val="en-US"/>
              </w:rPr>
            </w:rPrChange>
          </w:rPr>
          <w:drawing>
            <wp:inline distT="0" distB="0" distL="0" distR="0" wp14:anchorId="6AE4F54A" wp14:editId="5435A3B7">
              <wp:extent cx="5039995" cy="3119361"/>
              <wp:effectExtent l="0" t="0" r="1905" b="5080"/>
              <wp:docPr id="1130238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8148" name="Picture 1130238148"/>
                      <pic:cNvPicPr/>
                    </pic:nvPicPr>
                    <pic:blipFill rotWithShape="1">
                      <a:blip r:embed="rId44" cstate="print">
                        <a:extLst>
                          <a:ext uri="{28A0092B-C50C-407E-A947-70E740481C1C}">
                            <a14:useLocalDpi xmlns:a14="http://schemas.microsoft.com/office/drawing/2010/main" val="0"/>
                          </a:ext>
                        </a:extLst>
                      </a:blip>
                      <a:srcRect t="19085"/>
                      <a:stretch>
                        <a:fillRect/>
                      </a:stretch>
                    </pic:blipFill>
                    <pic:spPr bwMode="auto">
                      <a:xfrm>
                        <a:off x="0" y="0"/>
                        <a:ext cx="5039995" cy="3119361"/>
                      </a:xfrm>
                      <a:prstGeom prst="rect">
                        <a:avLst/>
                      </a:prstGeom>
                      <a:ln>
                        <a:noFill/>
                      </a:ln>
                      <a:extLst>
                        <a:ext uri="{53640926-AAD7-44D8-BBD7-CCE9431645EC}">
                          <a14:shadowObscured xmlns:a14="http://schemas.microsoft.com/office/drawing/2010/main"/>
                        </a:ext>
                      </a:extLst>
                    </pic:spPr>
                  </pic:pic>
                </a:graphicData>
              </a:graphic>
            </wp:inline>
          </w:drawing>
        </w:r>
      </w:ins>
    </w:p>
    <w:p w14:paraId="56380788" w14:textId="2256372E" w:rsidR="003C7C85" w:rsidRPr="00BB0106" w:rsidRDefault="003C7C85" w:rsidP="000E41A6">
      <w:pPr>
        <w:ind w:firstLine="0"/>
        <w:jc w:val="center"/>
        <w:rPr>
          <w:noProof/>
          <w:lang w:val="id-ID"/>
          <w:rPrChange w:id="6825" w:author="Andries Pandia" w:date="2025-08-26T08:27:00Z">
            <w:rPr/>
          </w:rPrChange>
        </w:rPr>
      </w:pPr>
      <w:ins w:id="6826" w:author="grace bellandina" w:date="2025-08-22T22:53:00Z">
        <w:r w:rsidRPr="00BB0106">
          <w:rPr>
            <w:noProof/>
            <w:lang w:val="id-ID"/>
            <w:rPrChange w:id="6827" w:author="Andries Pandia" w:date="2025-08-26T08:27:00Z">
              <w:rPr/>
            </w:rPrChange>
          </w:rPr>
          <w:br w:type="textWrapping" w:clear="all"/>
        </w:r>
        <w:r w:rsidRPr="00BB0106">
          <w:rPr>
            <w:i/>
            <w:iCs/>
            <w:noProof/>
            <w:color w:val="000000" w:themeColor="text1"/>
            <w:lang w:val="id-ID"/>
            <w:rPrChange w:id="6828" w:author="Andries Pandia" w:date="2025-08-26T08:27:00Z">
              <w:rPr>
                <w:lang w:val="en-US"/>
              </w:rPr>
            </w:rPrChange>
          </w:rPr>
          <w:drawing>
            <wp:inline distT="0" distB="0" distL="0" distR="0" wp14:anchorId="15536402" wp14:editId="3B3068CF">
              <wp:extent cx="2970530" cy="749029"/>
              <wp:effectExtent l="0" t="0" r="1270" b="635"/>
              <wp:docPr id="946922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4751" name="Picture 759504751"/>
                      <pic:cNvPicPr/>
                    </pic:nvPicPr>
                    <pic:blipFill rotWithShape="1">
                      <a:blip r:embed="rId35" cstate="print">
                        <a:extLst>
                          <a:ext uri="{28A0092B-C50C-407E-A947-70E740481C1C}">
                            <a14:useLocalDpi xmlns:a14="http://schemas.microsoft.com/office/drawing/2010/main" val="0"/>
                          </a:ext>
                        </a:extLst>
                      </a:blip>
                      <a:srcRect b="72808"/>
                      <a:stretch>
                        <a:fillRect/>
                      </a:stretch>
                    </pic:blipFill>
                    <pic:spPr bwMode="auto">
                      <a:xfrm>
                        <a:off x="0" y="0"/>
                        <a:ext cx="2995745" cy="755387"/>
                      </a:xfrm>
                      <a:prstGeom prst="rect">
                        <a:avLst/>
                      </a:prstGeom>
                      <a:ln>
                        <a:noFill/>
                      </a:ln>
                      <a:extLst>
                        <a:ext uri="{53640926-AAD7-44D8-BBD7-CCE9431645EC}">
                          <a14:shadowObscured xmlns:a14="http://schemas.microsoft.com/office/drawing/2010/main"/>
                        </a:ext>
                      </a:extLst>
                    </pic:spPr>
                  </pic:pic>
                </a:graphicData>
              </a:graphic>
            </wp:inline>
          </w:drawing>
        </w:r>
      </w:ins>
    </w:p>
    <w:p w14:paraId="2ED93F83"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2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830" w:author="Andries Pandia" w:date="2025-08-26T08:27:00Z">
            <w:rPr>
              <w:rFonts w:ascii="Courier New" w:hAnsi="Courier New" w:cs="Courier New"/>
              <w:color w:val="008000"/>
              <w:sz w:val="21"/>
              <w:szCs w:val="21"/>
            </w:rPr>
          </w:rPrChange>
        </w:rPr>
        <w:t># Ubah nama kolom menjadi 'Victims'</w:t>
      </w:r>
    </w:p>
    <w:p w14:paraId="5F665C67"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3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32" w:author="Andries Pandia" w:date="2025-08-26T08:27:00Z">
            <w:rPr>
              <w:rFonts w:ascii="Courier New" w:hAnsi="Courier New" w:cs="Courier New"/>
              <w:color w:val="000000"/>
              <w:sz w:val="21"/>
              <w:szCs w:val="21"/>
            </w:rPr>
          </w:rPrChange>
        </w:rPr>
        <w:t>df_victims.columns = [</w:t>
      </w:r>
      <w:r w:rsidRPr="00BB0106">
        <w:rPr>
          <w:rFonts w:ascii="Courier New" w:hAnsi="Courier New" w:cs="Courier New"/>
          <w:noProof/>
          <w:color w:val="A31515"/>
          <w:sz w:val="21"/>
          <w:szCs w:val="21"/>
          <w:lang w:val="id-ID"/>
          <w:rPrChange w:id="6833" w:author="Andries Pandia" w:date="2025-08-26T08:27:00Z">
            <w:rPr>
              <w:rFonts w:ascii="Courier New" w:hAnsi="Courier New" w:cs="Courier New"/>
              <w:color w:val="A31515"/>
              <w:sz w:val="21"/>
              <w:szCs w:val="21"/>
            </w:rPr>
          </w:rPrChange>
        </w:rPr>
        <w:t>'Entity'</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'Code'</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'Year'</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'Victims'</w:t>
      </w:r>
      <w:r w:rsidRPr="00BB0106">
        <w:rPr>
          <w:rFonts w:ascii="Courier New" w:hAnsi="Courier New" w:cs="Courier New"/>
          <w:color w:val="000000"/>
          <w:sz w:val="21"/>
          <w:szCs w:val="21"/>
        </w:rPr>
        <w:t>]</w:t>
      </w:r>
    </w:p>
    <w:p w14:paraId="74F3D71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3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35" w:author="Andries Pandia" w:date="2025-08-26T08:27:00Z">
            <w:rPr>
              <w:rFonts w:ascii="Courier New" w:hAnsi="Courier New" w:cs="Courier New"/>
              <w:color w:val="000000"/>
              <w:sz w:val="21"/>
              <w:szCs w:val="21"/>
            </w:rPr>
          </w:rPrChange>
        </w:rPr>
        <w:t>df_victims.groupby(</w:t>
      </w:r>
      <w:r w:rsidRPr="00BB0106">
        <w:rPr>
          <w:rFonts w:ascii="Courier New" w:hAnsi="Courier New" w:cs="Courier New"/>
          <w:noProof/>
          <w:color w:val="A31515"/>
          <w:sz w:val="21"/>
          <w:szCs w:val="21"/>
          <w:lang w:val="id-ID"/>
          <w:rPrChange w:id="6836" w:author="Andries Pandia" w:date="2025-08-26T08:27:00Z">
            <w:rPr>
              <w:rFonts w:ascii="Courier New" w:hAnsi="Courier New" w:cs="Courier New"/>
              <w:color w:val="A31515"/>
              <w:sz w:val="21"/>
              <w:szCs w:val="21"/>
            </w:rPr>
          </w:rPrChange>
        </w:rPr>
        <w:t>'Year'</w:t>
      </w:r>
      <w:r w:rsidRPr="00BB0106">
        <w:rPr>
          <w:rFonts w:ascii="Courier New" w:hAnsi="Courier New" w:cs="Courier New"/>
          <w:color w:val="000000"/>
          <w:sz w:val="21"/>
          <w:szCs w:val="21"/>
        </w:rPr>
        <w:t>)[</w:t>
      </w:r>
      <w:r w:rsidRPr="00BB0106">
        <w:rPr>
          <w:rFonts w:ascii="Courier New" w:hAnsi="Courier New" w:cs="Courier New"/>
          <w:color w:val="A31515"/>
          <w:sz w:val="21"/>
          <w:szCs w:val="21"/>
        </w:rPr>
        <w:t>'Victims'</w:t>
      </w:r>
      <w:r w:rsidRPr="00BB0106">
        <w:rPr>
          <w:rFonts w:ascii="Courier New" w:hAnsi="Courier New" w:cs="Courier New"/>
          <w:color w:val="000000"/>
          <w:sz w:val="21"/>
          <w:szCs w:val="21"/>
        </w:rPr>
        <w:t>].</w:t>
      </w:r>
      <w:r w:rsidRPr="00BB0106">
        <w:rPr>
          <w:rFonts w:ascii="Courier New" w:hAnsi="Courier New" w:cs="Courier New"/>
          <w:color w:val="6A5221"/>
          <w:sz w:val="21"/>
          <w:szCs w:val="21"/>
        </w:rPr>
        <w:t>sum</w:t>
      </w:r>
      <w:r w:rsidRPr="00BB0106">
        <w:rPr>
          <w:rFonts w:ascii="Courier New" w:hAnsi="Courier New" w:cs="Courier New"/>
          <w:color w:val="000000"/>
          <w:sz w:val="21"/>
          <w:szCs w:val="21"/>
        </w:rPr>
        <w:t>().plot(kind=</w:t>
      </w:r>
      <w:r w:rsidRPr="00BB0106">
        <w:rPr>
          <w:rFonts w:ascii="Courier New" w:hAnsi="Courier New" w:cs="Courier New"/>
          <w:color w:val="A31515"/>
          <w:sz w:val="21"/>
          <w:szCs w:val="21"/>
        </w:rPr>
        <w:t>'line'</w:t>
      </w:r>
      <w:r w:rsidRPr="00BB0106">
        <w:rPr>
          <w:rFonts w:ascii="Courier New" w:hAnsi="Courier New" w:cs="Courier New"/>
          <w:color w:val="000000"/>
          <w:sz w:val="21"/>
          <w:szCs w:val="21"/>
        </w:rPr>
        <w:t>, marker=</w:t>
      </w:r>
      <w:r w:rsidRPr="00BB0106">
        <w:rPr>
          <w:rFonts w:ascii="Courier New" w:hAnsi="Courier New" w:cs="Courier New"/>
          <w:color w:val="A31515"/>
          <w:sz w:val="21"/>
          <w:szCs w:val="21"/>
        </w:rPr>
        <w:t>'o'</w:t>
      </w:r>
      <w:r w:rsidRPr="00BB0106">
        <w:rPr>
          <w:rFonts w:ascii="Courier New" w:hAnsi="Courier New" w:cs="Courier New"/>
          <w:color w:val="000000"/>
          <w:sz w:val="21"/>
          <w:szCs w:val="21"/>
        </w:rPr>
        <w:t>)</w:t>
      </w:r>
    </w:p>
    <w:p w14:paraId="4990BC31"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3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38"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839" w:author="Andries Pandia" w:date="2025-08-26T08:27:00Z">
            <w:rPr>
              <w:rFonts w:ascii="Courier New" w:hAnsi="Courier New" w:cs="Courier New"/>
              <w:color w:val="A31515"/>
              <w:sz w:val="21"/>
              <w:szCs w:val="21"/>
            </w:rPr>
          </w:rPrChange>
        </w:rPr>
        <w:t>'Tren Jumlah Korban Anak Perempuan &lt; 18 Tahun'</w:t>
      </w:r>
      <w:r w:rsidRPr="00BB0106">
        <w:rPr>
          <w:rFonts w:ascii="Courier New" w:hAnsi="Courier New" w:cs="Courier New"/>
          <w:color w:val="000000"/>
          <w:sz w:val="21"/>
          <w:szCs w:val="21"/>
        </w:rPr>
        <w:t>)</w:t>
      </w:r>
    </w:p>
    <w:p w14:paraId="50908E4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4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41" w:author="Andries Pandia" w:date="2025-08-26T08:27:00Z">
            <w:rPr>
              <w:rFonts w:ascii="Courier New" w:hAnsi="Courier New" w:cs="Courier New"/>
              <w:color w:val="000000"/>
              <w:sz w:val="21"/>
              <w:szCs w:val="21"/>
            </w:rPr>
          </w:rPrChange>
        </w:rPr>
        <w:t>plt.xlabel(</w:t>
      </w:r>
      <w:r w:rsidRPr="00BB0106">
        <w:rPr>
          <w:rFonts w:ascii="Courier New" w:hAnsi="Courier New" w:cs="Courier New"/>
          <w:noProof/>
          <w:color w:val="A31515"/>
          <w:sz w:val="21"/>
          <w:szCs w:val="21"/>
          <w:lang w:val="id-ID"/>
          <w:rPrChange w:id="6842" w:author="Andries Pandia" w:date="2025-08-26T08:27:00Z">
            <w:rPr>
              <w:rFonts w:ascii="Courier New" w:hAnsi="Courier New" w:cs="Courier New"/>
              <w:color w:val="A31515"/>
              <w:sz w:val="21"/>
              <w:szCs w:val="21"/>
            </w:rPr>
          </w:rPrChange>
        </w:rPr>
        <w:t>'Tahun'</w:t>
      </w:r>
      <w:r w:rsidRPr="00BB0106">
        <w:rPr>
          <w:rFonts w:ascii="Courier New" w:hAnsi="Courier New" w:cs="Courier New"/>
          <w:color w:val="000000"/>
          <w:sz w:val="21"/>
          <w:szCs w:val="21"/>
        </w:rPr>
        <w:t>)</w:t>
      </w:r>
    </w:p>
    <w:p w14:paraId="54AEF18A"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4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44" w:author="Andries Pandia" w:date="2025-08-26T08:27:00Z">
            <w:rPr>
              <w:rFonts w:ascii="Courier New" w:hAnsi="Courier New" w:cs="Courier New"/>
              <w:color w:val="000000"/>
              <w:sz w:val="21"/>
              <w:szCs w:val="21"/>
            </w:rPr>
          </w:rPrChange>
        </w:rPr>
        <w:t>plt.ylabel(</w:t>
      </w:r>
      <w:r w:rsidRPr="00BB0106">
        <w:rPr>
          <w:rFonts w:ascii="Courier New" w:hAnsi="Courier New" w:cs="Courier New"/>
          <w:noProof/>
          <w:color w:val="A31515"/>
          <w:sz w:val="21"/>
          <w:szCs w:val="21"/>
          <w:lang w:val="id-ID"/>
          <w:rPrChange w:id="6845" w:author="Andries Pandia" w:date="2025-08-26T08:27:00Z">
            <w:rPr>
              <w:rFonts w:ascii="Courier New" w:hAnsi="Courier New" w:cs="Courier New"/>
              <w:color w:val="A31515"/>
              <w:sz w:val="21"/>
              <w:szCs w:val="21"/>
            </w:rPr>
          </w:rPrChange>
        </w:rPr>
        <w:t>'Jumlah Korban'</w:t>
      </w:r>
      <w:r w:rsidRPr="00BB0106">
        <w:rPr>
          <w:rFonts w:ascii="Courier New" w:hAnsi="Courier New" w:cs="Courier New"/>
          <w:color w:val="000000"/>
          <w:sz w:val="21"/>
          <w:szCs w:val="21"/>
        </w:rPr>
        <w:t>)</w:t>
      </w:r>
    </w:p>
    <w:p w14:paraId="56751A5E"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46"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47" w:author="Andries Pandia" w:date="2025-08-26T08:27:00Z">
            <w:rPr>
              <w:rFonts w:ascii="Courier New" w:hAnsi="Courier New" w:cs="Courier New"/>
              <w:color w:val="000000"/>
              <w:sz w:val="21"/>
              <w:szCs w:val="21"/>
            </w:rPr>
          </w:rPrChange>
        </w:rPr>
        <w:t>plt.grid(</w:t>
      </w:r>
      <w:r w:rsidRPr="00BB0106">
        <w:rPr>
          <w:rFonts w:ascii="Courier New" w:hAnsi="Courier New" w:cs="Courier New"/>
          <w:noProof/>
          <w:color w:val="0000FF"/>
          <w:sz w:val="21"/>
          <w:szCs w:val="21"/>
          <w:lang w:val="id-ID"/>
          <w:rPrChange w:id="6848" w:author="Andries Pandia" w:date="2025-08-26T08:27:00Z">
            <w:rPr>
              <w:rFonts w:ascii="Courier New" w:hAnsi="Courier New" w:cs="Courier New"/>
              <w:color w:val="0000FF"/>
              <w:sz w:val="21"/>
              <w:szCs w:val="21"/>
            </w:rPr>
          </w:rPrChange>
        </w:rPr>
        <w:t>True</w:t>
      </w:r>
      <w:r w:rsidRPr="00BB0106">
        <w:rPr>
          <w:rFonts w:ascii="Courier New" w:hAnsi="Courier New" w:cs="Courier New"/>
          <w:color w:val="000000"/>
          <w:sz w:val="21"/>
          <w:szCs w:val="21"/>
        </w:rPr>
        <w:t>)</w:t>
      </w:r>
    </w:p>
    <w:p w14:paraId="65815CD1"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4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50" w:author="Andries Pandia" w:date="2025-08-26T08:27:00Z">
            <w:rPr>
              <w:rFonts w:ascii="Courier New" w:hAnsi="Courier New" w:cs="Courier New"/>
              <w:color w:val="000000"/>
              <w:sz w:val="21"/>
              <w:szCs w:val="21"/>
            </w:rPr>
          </w:rPrChange>
        </w:rPr>
        <w:t>plt.show()</w:t>
      </w:r>
    </w:p>
    <w:p w14:paraId="382CC861" w14:textId="77777777" w:rsidR="0001368B" w:rsidRPr="00BB0106" w:rsidRDefault="0001368B">
      <w:pPr>
        <w:ind w:firstLine="0"/>
        <w:rPr>
          <w:ins w:id="6851" w:author="grace bellandina" w:date="2025-08-22T22:53:00Z"/>
          <w:noProof/>
          <w:lang w:val="id-ID"/>
          <w:rPrChange w:id="6852" w:author="Andries Pandia" w:date="2025-08-26T08:27:00Z">
            <w:rPr>
              <w:ins w:id="6853" w:author="grace bellandina" w:date="2025-08-22T22:53:00Z"/>
            </w:rPr>
          </w:rPrChange>
        </w:rPr>
        <w:pPrChange w:id="6854" w:author="Andries Pandia" w:date="2025-08-26T08:41:00Z">
          <w:pPr>
            <w:ind w:firstLine="0"/>
            <w:jc w:val="center"/>
          </w:pPr>
        </w:pPrChange>
      </w:pPr>
    </w:p>
    <w:p w14:paraId="3E85C5CC" w14:textId="77777777" w:rsidR="003C7C85" w:rsidRPr="00BB0106" w:rsidRDefault="003C7C85" w:rsidP="000E41A6">
      <w:pPr>
        <w:ind w:firstLine="0"/>
        <w:rPr>
          <w:ins w:id="6855" w:author="grace bellandina" w:date="2025-08-22T22:53:00Z"/>
          <w:noProof/>
          <w:lang w:val="id-ID"/>
          <w:rPrChange w:id="6856" w:author="Andries Pandia" w:date="2025-08-26T08:27:00Z">
            <w:rPr>
              <w:ins w:id="6857" w:author="grace bellandina" w:date="2025-08-22T22:53:00Z"/>
            </w:rPr>
          </w:rPrChange>
        </w:rPr>
      </w:pPr>
    </w:p>
    <w:p w14:paraId="2D01F156" w14:textId="77777777" w:rsidR="003C7C85" w:rsidRPr="00BB0106" w:rsidRDefault="003C7C85" w:rsidP="000E41A6">
      <w:pPr>
        <w:ind w:firstLine="0"/>
        <w:jc w:val="center"/>
        <w:rPr>
          <w:noProof/>
          <w:lang w:val="id-ID"/>
          <w:rPrChange w:id="6858" w:author="Andries Pandia" w:date="2025-08-26T08:27:00Z">
            <w:rPr/>
          </w:rPrChange>
        </w:rPr>
      </w:pPr>
      <w:ins w:id="6859" w:author="grace bellandina" w:date="2025-08-22T22:53:00Z">
        <w:r w:rsidRPr="00BB0106">
          <w:rPr>
            <w:noProof/>
            <w:color w:val="000000" w:themeColor="text1"/>
            <w:lang w:val="id-ID"/>
            <w:rPrChange w:id="6860" w:author="Andries Pandia" w:date="2025-08-26T08:27:00Z">
              <w:rPr>
                <w:lang w:val="en-US"/>
              </w:rPr>
            </w:rPrChange>
          </w:rPr>
          <w:lastRenderedPageBreak/>
          <w:drawing>
            <wp:inline distT="0" distB="0" distL="0" distR="0" wp14:anchorId="4B319CFF" wp14:editId="4960CDA2">
              <wp:extent cx="2970530" cy="2034733"/>
              <wp:effectExtent l="0" t="0" r="1270" b="0"/>
              <wp:docPr id="502564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04751" name="Picture 759504751"/>
                      <pic:cNvPicPr/>
                    </pic:nvPicPr>
                    <pic:blipFill rotWithShape="1">
                      <a:blip r:embed="rId35" cstate="print">
                        <a:extLst>
                          <a:ext uri="{28A0092B-C50C-407E-A947-70E740481C1C}">
                            <a14:useLocalDpi xmlns:a14="http://schemas.microsoft.com/office/drawing/2010/main" val="0"/>
                          </a:ext>
                        </a:extLst>
                      </a:blip>
                      <a:srcRect t="26133"/>
                      <a:stretch>
                        <a:fillRect/>
                      </a:stretch>
                    </pic:blipFill>
                    <pic:spPr bwMode="auto">
                      <a:xfrm>
                        <a:off x="0" y="0"/>
                        <a:ext cx="2995745" cy="2052005"/>
                      </a:xfrm>
                      <a:prstGeom prst="rect">
                        <a:avLst/>
                      </a:prstGeom>
                      <a:ln>
                        <a:noFill/>
                      </a:ln>
                      <a:extLst>
                        <a:ext uri="{53640926-AAD7-44D8-BBD7-CCE9431645EC}">
                          <a14:shadowObscured xmlns:a14="http://schemas.microsoft.com/office/drawing/2010/main"/>
                        </a:ext>
                      </a:extLst>
                    </pic:spPr>
                  </pic:pic>
                </a:graphicData>
              </a:graphic>
            </wp:inline>
          </w:drawing>
        </w:r>
      </w:ins>
    </w:p>
    <w:p w14:paraId="0878113F" w14:textId="013A56FC" w:rsidR="0001368B" w:rsidRPr="00BB0106" w:rsidRDefault="0001368B" w:rsidP="000E41A6">
      <w:pPr>
        <w:ind w:firstLine="0"/>
        <w:jc w:val="center"/>
        <w:rPr>
          <w:noProof/>
          <w:lang w:val="id-ID"/>
          <w:rPrChange w:id="6861" w:author="Andries Pandia" w:date="2025-08-26T08:27:00Z">
            <w:rPr/>
          </w:rPrChange>
        </w:rPr>
      </w:pPr>
      <w:ins w:id="6862" w:author="Andries Pandia" w:date="2025-08-22T17:38:00Z">
        <w:r w:rsidRPr="00BB0106">
          <w:rPr>
            <w:noProof/>
            <w:color w:val="000000" w:themeColor="text1"/>
            <w:lang w:val="id-ID"/>
            <w:rPrChange w:id="6863" w:author="Andries Pandia" w:date="2025-08-26T08:27:00Z">
              <w:rPr>
                <w:lang w:val="en-US"/>
              </w:rPr>
            </w:rPrChange>
          </w:rPr>
          <w:drawing>
            <wp:inline distT="0" distB="0" distL="0" distR="0" wp14:anchorId="3627C4C2" wp14:editId="2EB41DB2">
              <wp:extent cx="3040380" cy="573932"/>
              <wp:effectExtent l="0" t="0" r="0" b="0"/>
              <wp:docPr id="258278136" name="Picture 25827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b="77094"/>
                      <a:stretch>
                        <a:fillRect/>
                      </a:stretch>
                    </pic:blipFill>
                    <pic:spPr bwMode="auto">
                      <a:xfrm>
                        <a:off x="0" y="0"/>
                        <a:ext cx="3080308" cy="581469"/>
                      </a:xfrm>
                      <a:prstGeom prst="rect">
                        <a:avLst/>
                      </a:prstGeom>
                      <a:ln>
                        <a:noFill/>
                      </a:ln>
                      <a:extLst>
                        <a:ext uri="{53640926-AAD7-44D8-BBD7-CCE9431645EC}">
                          <a14:shadowObscured xmlns:a14="http://schemas.microsoft.com/office/drawing/2010/main"/>
                        </a:ext>
                      </a:extLst>
                    </pic:spPr>
                  </pic:pic>
                </a:graphicData>
              </a:graphic>
            </wp:inline>
          </w:drawing>
        </w:r>
      </w:ins>
    </w:p>
    <w:p w14:paraId="120AA07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6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865" w:author="Andries Pandia" w:date="2025-08-26T08:27:00Z">
            <w:rPr>
              <w:rFonts w:ascii="Courier New" w:hAnsi="Courier New" w:cs="Courier New"/>
              <w:color w:val="008000"/>
              <w:sz w:val="21"/>
              <w:szCs w:val="21"/>
            </w:rPr>
          </w:rPrChange>
        </w:rPr>
        <w:t># Korelasi Gender dengan Jenis Eksploitasi</w:t>
      </w:r>
    </w:p>
    <w:p w14:paraId="3CB9A8AD"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66"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67" w:author="Andries Pandia" w:date="2025-08-26T08:27:00Z">
            <w:rPr>
              <w:rFonts w:ascii="Courier New" w:hAnsi="Courier New" w:cs="Courier New"/>
              <w:color w:val="000000"/>
              <w:sz w:val="21"/>
              <w:szCs w:val="21"/>
            </w:rPr>
          </w:rPrChange>
        </w:rPr>
        <w:t>pd.crosstab(df[</w:t>
      </w:r>
      <w:r w:rsidRPr="00BB0106">
        <w:rPr>
          <w:rFonts w:ascii="Courier New" w:hAnsi="Courier New" w:cs="Courier New"/>
          <w:noProof/>
          <w:color w:val="A31515"/>
          <w:sz w:val="21"/>
          <w:szCs w:val="21"/>
          <w:lang w:val="id-ID"/>
          <w:rPrChange w:id="6868" w:author="Andries Pandia" w:date="2025-08-26T08:27:00Z">
            <w:rPr>
              <w:rFonts w:ascii="Courier New" w:hAnsi="Courier New" w:cs="Courier New"/>
              <w:color w:val="A31515"/>
              <w:sz w:val="21"/>
              <w:szCs w:val="21"/>
            </w:rPr>
          </w:rPrChange>
        </w:rPr>
        <w:t>'gender'</w:t>
      </w:r>
      <w:r w:rsidRPr="00BB0106">
        <w:rPr>
          <w:rFonts w:ascii="Courier New" w:hAnsi="Courier New" w:cs="Courier New"/>
          <w:color w:val="000000"/>
          <w:sz w:val="21"/>
          <w:szCs w:val="21"/>
        </w:rPr>
        <w:t xml:space="preserve">], </w:t>
      </w:r>
      <w:proofErr w:type="spellStart"/>
      <w:r w:rsidRPr="00BB0106">
        <w:rPr>
          <w:rFonts w:ascii="Courier New" w:hAnsi="Courier New" w:cs="Courier New"/>
          <w:color w:val="000000"/>
          <w:sz w:val="21"/>
          <w:szCs w:val="21"/>
        </w:rPr>
        <w:t>df</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isSexualExploit</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]).plot(kind=</w:t>
      </w:r>
      <w:r w:rsidRPr="00BB0106">
        <w:rPr>
          <w:rFonts w:ascii="Courier New" w:hAnsi="Courier New" w:cs="Courier New"/>
          <w:color w:val="A31515"/>
          <w:sz w:val="21"/>
          <w:szCs w:val="21"/>
        </w:rPr>
        <w:t>'bar'</w:t>
      </w:r>
      <w:r w:rsidRPr="00BB0106">
        <w:rPr>
          <w:rFonts w:ascii="Courier New" w:hAnsi="Courier New" w:cs="Courier New"/>
          <w:color w:val="000000"/>
          <w:sz w:val="21"/>
          <w:szCs w:val="21"/>
        </w:rPr>
        <w:t>, stacked=</w:t>
      </w:r>
      <w:r w:rsidRPr="00BB0106">
        <w:rPr>
          <w:rFonts w:ascii="Courier New" w:hAnsi="Courier New" w:cs="Courier New"/>
          <w:color w:val="0000FF"/>
          <w:sz w:val="21"/>
          <w:szCs w:val="21"/>
        </w:rPr>
        <w:t>True</w:t>
      </w:r>
      <w:r w:rsidRPr="00BB0106">
        <w:rPr>
          <w:rFonts w:ascii="Courier New" w:hAnsi="Courier New" w:cs="Courier New"/>
          <w:color w:val="000000"/>
          <w:sz w:val="21"/>
          <w:szCs w:val="21"/>
        </w:rPr>
        <w:t>)</w:t>
      </w:r>
    </w:p>
    <w:p w14:paraId="3988D355"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6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70"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871" w:author="Andries Pandia" w:date="2025-08-26T08:27:00Z">
            <w:rPr>
              <w:rFonts w:ascii="Courier New" w:hAnsi="Courier New" w:cs="Courier New"/>
              <w:color w:val="A31515"/>
              <w:sz w:val="21"/>
              <w:szCs w:val="21"/>
            </w:rPr>
          </w:rPrChange>
        </w:rPr>
        <w:t>'Korelasi Gender dengan Eksploitasi Seksual'</w:t>
      </w:r>
      <w:r w:rsidRPr="00BB0106">
        <w:rPr>
          <w:rFonts w:ascii="Courier New" w:hAnsi="Courier New" w:cs="Courier New"/>
          <w:color w:val="000000"/>
          <w:sz w:val="21"/>
          <w:szCs w:val="21"/>
        </w:rPr>
        <w:t>)</w:t>
      </w:r>
    </w:p>
    <w:p w14:paraId="51203F97"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72"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73" w:author="Andries Pandia" w:date="2025-08-26T08:27:00Z">
            <w:rPr>
              <w:rFonts w:ascii="Courier New" w:hAnsi="Courier New" w:cs="Courier New"/>
              <w:color w:val="000000"/>
              <w:sz w:val="21"/>
              <w:szCs w:val="21"/>
            </w:rPr>
          </w:rPrChange>
        </w:rPr>
        <w:t>plt.ylabel(</w:t>
      </w:r>
      <w:r w:rsidRPr="00BB0106">
        <w:rPr>
          <w:rFonts w:ascii="Courier New" w:hAnsi="Courier New" w:cs="Courier New"/>
          <w:noProof/>
          <w:color w:val="A31515"/>
          <w:sz w:val="21"/>
          <w:szCs w:val="21"/>
          <w:lang w:val="id-ID"/>
          <w:rPrChange w:id="6874" w:author="Andries Pandia" w:date="2025-08-26T08:27:00Z">
            <w:rPr>
              <w:rFonts w:ascii="Courier New" w:hAnsi="Courier New" w:cs="Courier New"/>
              <w:color w:val="A31515"/>
              <w:sz w:val="21"/>
              <w:szCs w:val="21"/>
            </w:rPr>
          </w:rPrChange>
        </w:rPr>
        <w:t>'Jumlah Kasus'</w:t>
      </w:r>
      <w:r w:rsidRPr="00BB0106">
        <w:rPr>
          <w:rFonts w:ascii="Courier New" w:hAnsi="Courier New" w:cs="Courier New"/>
          <w:color w:val="000000"/>
          <w:sz w:val="21"/>
          <w:szCs w:val="21"/>
        </w:rPr>
        <w:t>)</w:t>
      </w:r>
    </w:p>
    <w:p w14:paraId="5D346A48"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7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76" w:author="Andries Pandia" w:date="2025-08-26T08:27:00Z">
            <w:rPr>
              <w:rFonts w:ascii="Courier New" w:hAnsi="Courier New" w:cs="Courier New"/>
              <w:color w:val="000000"/>
              <w:sz w:val="21"/>
              <w:szCs w:val="21"/>
            </w:rPr>
          </w:rPrChange>
        </w:rPr>
        <w:t>plt.xticks(rotation=</w:t>
      </w:r>
      <w:r w:rsidRPr="00BB0106">
        <w:rPr>
          <w:rFonts w:ascii="Courier New" w:hAnsi="Courier New" w:cs="Courier New"/>
          <w:noProof/>
          <w:color w:val="116644"/>
          <w:sz w:val="21"/>
          <w:szCs w:val="21"/>
          <w:lang w:val="id-ID"/>
          <w:rPrChange w:id="6877" w:author="Andries Pandia" w:date="2025-08-26T08:27:00Z">
            <w:rPr>
              <w:rFonts w:ascii="Courier New" w:hAnsi="Courier New" w:cs="Courier New"/>
              <w:color w:val="116644"/>
              <w:sz w:val="21"/>
              <w:szCs w:val="21"/>
            </w:rPr>
          </w:rPrChange>
        </w:rPr>
        <w:t>0</w:t>
      </w:r>
      <w:r w:rsidRPr="00BB0106">
        <w:rPr>
          <w:rFonts w:ascii="Courier New" w:hAnsi="Courier New" w:cs="Courier New"/>
          <w:noProof/>
          <w:color w:val="000000"/>
          <w:sz w:val="21"/>
          <w:szCs w:val="21"/>
          <w:lang w:val="id-ID"/>
          <w:rPrChange w:id="6878" w:author="Andries Pandia" w:date="2025-08-26T08:27:00Z">
            <w:rPr>
              <w:rFonts w:ascii="Courier New" w:hAnsi="Courier New" w:cs="Courier New"/>
              <w:color w:val="000000"/>
              <w:sz w:val="21"/>
              <w:szCs w:val="21"/>
            </w:rPr>
          </w:rPrChange>
        </w:rPr>
        <w:t>)</w:t>
      </w:r>
    </w:p>
    <w:p w14:paraId="3EDE319C"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7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80" w:author="Andries Pandia" w:date="2025-08-26T08:27:00Z">
            <w:rPr>
              <w:rFonts w:ascii="Courier New" w:hAnsi="Courier New" w:cs="Courier New"/>
              <w:color w:val="000000"/>
              <w:sz w:val="21"/>
              <w:szCs w:val="21"/>
            </w:rPr>
          </w:rPrChange>
        </w:rPr>
        <w:t>plt.show()</w:t>
      </w:r>
    </w:p>
    <w:p w14:paraId="65E43B4F" w14:textId="77777777" w:rsidR="009700D4" w:rsidRPr="00BB0106" w:rsidRDefault="009700D4">
      <w:pPr>
        <w:ind w:firstLine="0"/>
        <w:jc w:val="center"/>
        <w:rPr>
          <w:ins w:id="6881" w:author="Andries Pandia" w:date="2025-08-26T08:42:00Z"/>
          <w:noProof/>
          <w:lang w:val="id-ID"/>
        </w:rPr>
      </w:pPr>
    </w:p>
    <w:p w14:paraId="498FC990" w14:textId="3DC1F9C0" w:rsidR="0001368B" w:rsidRPr="00BB0106" w:rsidRDefault="0001368B">
      <w:pPr>
        <w:ind w:firstLine="0"/>
        <w:jc w:val="center"/>
        <w:rPr>
          <w:ins w:id="6882" w:author="grace bellandina" w:date="2025-08-22T22:53:00Z"/>
          <w:noProof/>
          <w:lang w:val="id-ID"/>
          <w:rPrChange w:id="6883" w:author="Andries Pandia" w:date="2025-08-26T08:27:00Z">
            <w:rPr>
              <w:ins w:id="6884" w:author="grace bellandina" w:date="2025-08-22T22:53:00Z"/>
            </w:rPr>
          </w:rPrChange>
        </w:rPr>
      </w:pPr>
      <w:ins w:id="6885" w:author="Andries Pandia" w:date="2025-08-22T17:38:00Z">
        <w:r w:rsidRPr="00BB0106">
          <w:rPr>
            <w:noProof/>
            <w:color w:val="000000" w:themeColor="text1"/>
            <w:lang w:val="id-ID"/>
            <w:rPrChange w:id="6886" w:author="Andries Pandia" w:date="2025-08-26T08:27:00Z">
              <w:rPr>
                <w:lang w:val="en-US"/>
              </w:rPr>
            </w:rPrChange>
          </w:rPr>
          <w:drawing>
            <wp:inline distT="0" distB="0" distL="0" distR="0" wp14:anchorId="55971C3B" wp14:editId="2122E957">
              <wp:extent cx="3040380" cy="1990057"/>
              <wp:effectExtent l="0" t="0" r="0" b="4445"/>
              <wp:docPr id="21380164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0472" name="Picture 1739640472"/>
                      <pic:cNvPicPr/>
                    </pic:nvPicPr>
                    <pic:blipFill rotWithShape="1">
                      <a:blip r:embed="rId36" cstate="print">
                        <a:extLst>
                          <a:ext uri="{28A0092B-C50C-407E-A947-70E740481C1C}">
                            <a14:useLocalDpi xmlns:a14="http://schemas.microsoft.com/office/drawing/2010/main" val="0"/>
                          </a:ext>
                        </a:extLst>
                      </a:blip>
                      <a:srcRect t="20577"/>
                      <a:stretch>
                        <a:fillRect/>
                      </a:stretch>
                    </pic:blipFill>
                    <pic:spPr bwMode="auto">
                      <a:xfrm>
                        <a:off x="0" y="0"/>
                        <a:ext cx="3080308" cy="2016192"/>
                      </a:xfrm>
                      <a:prstGeom prst="rect">
                        <a:avLst/>
                      </a:prstGeom>
                      <a:ln>
                        <a:noFill/>
                      </a:ln>
                      <a:extLst>
                        <a:ext uri="{53640926-AAD7-44D8-BBD7-CCE9431645EC}">
                          <a14:shadowObscured xmlns:a14="http://schemas.microsoft.com/office/drawing/2010/main"/>
                        </a:ext>
                      </a:extLst>
                    </pic:spPr>
                  </pic:pic>
                </a:graphicData>
              </a:graphic>
            </wp:inline>
          </w:drawing>
        </w:r>
      </w:ins>
    </w:p>
    <w:p w14:paraId="3E943BFF" w14:textId="77777777" w:rsidR="003C7C85" w:rsidRPr="00BB0106" w:rsidRDefault="003C7C85">
      <w:pPr>
        <w:ind w:firstLine="0"/>
        <w:jc w:val="center"/>
        <w:rPr>
          <w:noProof/>
          <w:lang w:val="id-ID"/>
          <w:rPrChange w:id="6887" w:author="Andries Pandia" w:date="2025-08-26T08:27:00Z">
            <w:rPr/>
          </w:rPrChange>
        </w:rPr>
      </w:pPr>
      <w:ins w:id="6888" w:author="grace bellandina" w:date="2025-08-22T22:53:00Z">
        <w:r w:rsidRPr="00BB0106">
          <w:rPr>
            <w:i/>
            <w:iCs/>
            <w:noProof/>
            <w:color w:val="000000" w:themeColor="text1"/>
            <w:lang w:val="id-ID"/>
            <w:rPrChange w:id="6889" w:author="Andries Pandia" w:date="2025-08-26T08:27:00Z">
              <w:rPr>
                <w:lang w:val="en-US"/>
              </w:rPr>
            </w:rPrChange>
          </w:rPr>
          <w:drawing>
            <wp:inline distT="0" distB="0" distL="0" distR="0" wp14:anchorId="21BDA861" wp14:editId="03F153A1">
              <wp:extent cx="2675890" cy="496110"/>
              <wp:effectExtent l="0" t="0" r="3810" b="0"/>
              <wp:docPr id="616328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b="78206"/>
                      <a:stretch>
                        <a:fillRect/>
                      </a:stretch>
                    </pic:blipFill>
                    <pic:spPr bwMode="auto">
                      <a:xfrm>
                        <a:off x="0" y="0"/>
                        <a:ext cx="2709386" cy="502320"/>
                      </a:xfrm>
                      <a:prstGeom prst="rect">
                        <a:avLst/>
                      </a:prstGeom>
                      <a:ln>
                        <a:noFill/>
                      </a:ln>
                      <a:extLst>
                        <a:ext uri="{53640926-AAD7-44D8-BBD7-CCE9431645EC}">
                          <a14:shadowObscured xmlns:a14="http://schemas.microsoft.com/office/drawing/2010/main"/>
                        </a:ext>
                      </a:extLst>
                    </pic:spPr>
                  </pic:pic>
                </a:graphicData>
              </a:graphic>
            </wp:inline>
          </w:drawing>
        </w:r>
      </w:ins>
    </w:p>
    <w:p w14:paraId="5305ABB0"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9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891" w:author="Andries Pandia" w:date="2025-08-26T08:27:00Z">
            <w:rPr>
              <w:rFonts w:ascii="Courier New" w:hAnsi="Courier New" w:cs="Courier New"/>
              <w:color w:val="008000"/>
              <w:sz w:val="21"/>
              <w:szCs w:val="21"/>
            </w:rPr>
          </w:rPrChange>
        </w:rPr>
        <w:t># Pola Usia terhadap Jenis Eksploitasi</w:t>
      </w:r>
    </w:p>
    <w:p w14:paraId="1B98568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92"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93" w:author="Andries Pandia" w:date="2025-08-26T08:27:00Z">
            <w:rPr>
              <w:rFonts w:ascii="Courier New" w:hAnsi="Courier New" w:cs="Courier New"/>
              <w:color w:val="000000"/>
              <w:sz w:val="21"/>
              <w:szCs w:val="21"/>
            </w:rPr>
          </w:rPrChange>
        </w:rPr>
        <w:t>pd.crosstab(df[</w:t>
      </w:r>
      <w:r w:rsidRPr="00BB0106">
        <w:rPr>
          <w:rFonts w:ascii="Courier New" w:hAnsi="Courier New" w:cs="Courier New"/>
          <w:noProof/>
          <w:color w:val="A31515"/>
          <w:sz w:val="21"/>
          <w:szCs w:val="21"/>
          <w:lang w:val="id-ID"/>
          <w:rPrChange w:id="6894" w:author="Andries Pandia" w:date="2025-08-26T08:27:00Z">
            <w:rPr>
              <w:rFonts w:ascii="Courier New" w:hAnsi="Courier New" w:cs="Courier New"/>
              <w:color w:val="A31515"/>
              <w:sz w:val="21"/>
              <w:szCs w:val="21"/>
            </w:rPr>
          </w:rPrChange>
        </w:rPr>
        <w:t>'ageBroad'</w:t>
      </w:r>
      <w:r w:rsidRPr="00BB0106">
        <w:rPr>
          <w:rFonts w:ascii="Courier New" w:hAnsi="Courier New" w:cs="Courier New"/>
          <w:color w:val="000000"/>
          <w:sz w:val="21"/>
          <w:szCs w:val="21"/>
        </w:rPr>
        <w:t xml:space="preserve">], </w:t>
      </w:r>
      <w:proofErr w:type="spellStart"/>
      <w:r w:rsidRPr="00BB0106">
        <w:rPr>
          <w:rFonts w:ascii="Courier New" w:hAnsi="Courier New" w:cs="Courier New"/>
          <w:color w:val="000000"/>
          <w:sz w:val="21"/>
          <w:szCs w:val="21"/>
        </w:rPr>
        <w:t>df</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isSexualExploit</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]).plot(kind=</w:t>
      </w:r>
      <w:r w:rsidRPr="00BB0106">
        <w:rPr>
          <w:rFonts w:ascii="Courier New" w:hAnsi="Courier New" w:cs="Courier New"/>
          <w:color w:val="A31515"/>
          <w:sz w:val="21"/>
          <w:szCs w:val="21"/>
        </w:rPr>
        <w:t>'bar'</w:t>
      </w:r>
      <w:r w:rsidRPr="00BB0106">
        <w:rPr>
          <w:rFonts w:ascii="Courier New" w:hAnsi="Courier New" w:cs="Courier New"/>
          <w:color w:val="000000"/>
          <w:sz w:val="21"/>
          <w:szCs w:val="21"/>
        </w:rPr>
        <w:t>, stacked=</w:t>
      </w:r>
      <w:r w:rsidRPr="00BB0106">
        <w:rPr>
          <w:rFonts w:ascii="Courier New" w:hAnsi="Courier New" w:cs="Courier New"/>
          <w:color w:val="0000FF"/>
          <w:sz w:val="21"/>
          <w:szCs w:val="21"/>
        </w:rPr>
        <w:t>True</w:t>
      </w:r>
      <w:r w:rsidRPr="00BB0106">
        <w:rPr>
          <w:rFonts w:ascii="Courier New" w:hAnsi="Courier New" w:cs="Courier New"/>
          <w:color w:val="000000"/>
          <w:sz w:val="21"/>
          <w:szCs w:val="21"/>
        </w:rPr>
        <w:t>)</w:t>
      </w:r>
    </w:p>
    <w:p w14:paraId="3E3C76D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9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96"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897" w:author="Andries Pandia" w:date="2025-08-26T08:27:00Z">
            <w:rPr>
              <w:rFonts w:ascii="Courier New" w:hAnsi="Courier New" w:cs="Courier New"/>
              <w:color w:val="A31515"/>
              <w:sz w:val="21"/>
              <w:szCs w:val="21"/>
            </w:rPr>
          </w:rPrChange>
        </w:rPr>
        <w:t>'Pola Usia terhadap Eksploitasi Seksual'</w:t>
      </w:r>
      <w:r w:rsidRPr="00BB0106">
        <w:rPr>
          <w:rFonts w:ascii="Courier New" w:hAnsi="Courier New" w:cs="Courier New"/>
          <w:color w:val="000000"/>
          <w:sz w:val="21"/>
          <w:szCs w:val="21"/>
        </w:rPr>
        <w:t>)</w:t>
      </w:r>
    </w:p>
    <w:p w14:paraId="30A83BB3"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89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899" w:author="Andries Pandia" w:date="2025-08-26T08:27:00Z">
            <w:rPr>
              <w:rFonts w:ascii="Courier New" w:hAnsi="Courier New" w:cs="Courier New"/>
              <w:color w:val="000000"/>
              <w:sz w:val="21"/>
              <w:szCs w:val="21"/>
            </w:rPr>
          </w:rPrChange>
        </w:rPr>
        <w:t>plt.ylabel(</w:t>
      </w:r>
      <w:r w:rsidRPr="00BB0106">
        <w:rPr>
          <w:rFonts w:ascii="Courier New" w:hAnsi="Courier New" w:cs="Courier New"/>
          <w:noProof/>
          <w:color w:val="A31515"/>
          <w:sz w:val="21"/>
          <w:szCs w:val="21"/>
          <w:lang w:val="id-ID"/>
          <w:rPrChange w:id="6900" w:author="Andries Pandia" w:date="2025-08-26T08:27:00Z">
            <w:rPr>
              <w:rFonts w:ascii="Courier New" w:hAnsi="Courier New" w:cs="Courier New"/>
              <w:color w:val="A31515"/>
              <w:sz w:val="21"/>
              <w:szCs w:val="21"/>
            </w:rPr>
          </w:rPrChange>
        </w:rPr>
        <w:t>'Jumlah Kasus'</w:t>
      </w:r>
      <w:r w:rsidRPr="00BB0106">
        <w:rPr>
          <w:rFonts w:ascii="Courier New" w:hAnsi="Courier New" w:cs="Courier New"/>
          <w:color w:val="000000"/>
          <w:sz w:val="21"/>
          <w:szCs w:val="21"/>
        </w:rPr>
        <w:t>)</w:t>
      </w:r>
    </w:p>
    <w:p w14:paraId="410705D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0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02" w:author="Andries Pandia" w:date="2025-08-26T08:27:00Z">
            <w:rPr>
              <w:rFonts w:ascii="Courier New" w:hAnsi="Courier New" w:cs="Courier New"/>
              <w:color w:val="000000"/>
              <w:sz w:val="21"/>
              <w:szCs w:val="21"/>
            </w:rPr>
          </w:rPrChange>
        </w:rPr>
        <w:lastRenderedPageBreak/>
        <w:t>plt.xticks(rotation=</w:t>
      </w:r>
      <w:r w:rsidRPr="00BB0106">
        <w:rPr>
          <w:rFonts w:ascii="Courier New" w:hAnsi="Courier New" w:cs="Courier New"/>
          <w:noProof/>
          <w:color w:val="116644"/>
          <w:sz w:val="21"/>
          <w:szCs w:val="21"/>
          <w:lang w:val="id-ID"/>
          <w:rPrChange w:id="6903" w:author="Andries Pandia" w:date="2025-08-26T08:27:00Z">
            <w:rPr>
              <w:rFonts w:ascii="Courier New" w:hAnsi="Courier New" w:cs="Courier New"/>
              <w:color w:val="116644"/>
              <w:sz w:val="21"/>
              <w:szCs w:val="21"/>
            </w:rPr>
          </w:rPrChange>
        </w:rPr>
        <w:t>45</w:t>
      </w:r>
      <w:r w:rsidRPr="00BB0106">
        <w:rPr>
          <w:rFonts w:ascii="Courier New" w:hAnsi="Courier New" w:cs="Courier New"/>
          <w:color w:val="000000"/>
          <w:sz w:val="21"/>
          <w:szCs w:val="21"/>
        </w:rPr>
        <w:t>)</w:t>
      </w:r>
    </w:p>
    <w:p w14:paraId="4577CB58"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0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05" w:author="Andries Pandia" w:date="2025-08-26T08:27:00Z">
            <w:rPr>
              <w:rFonts w:ascii="Courier New" w:hAnsi="Courier New" w:cs="Courier New"/>
              <w:color w:val="000000"/>
              <w:sz w:val="21"/>
              <w:szCs w:val="21"/>
            </w:rPr>
          </w:rPrChange>
        </w:rPr>
        <w:t>plt.show()</w:t>
      </w:r>
    </w:p>
    <w:p w14:paraId="5BA41855" w14:textId="77777777" w:rsidR="0001368B" w:rsidRPr="00BB0106" w:rsidRDefault="0001368B">
      <w:pPr>
        <w:ind w:firstLine="0"/>
        <w:rPr>
          <w:noProof/>
          <w:lang w:val="id-ID"/>
          <w:rPrChange w:id="6906" w:author="Andries Pandia" w:date="2025-08-26T08:27:00Z">
            <w:rPr/>
          </w:rPrChange>
        </w:rPr>
        <w:pPrChange w:id="6907" w:author="Andries Pandia" w:date="2025-08-26T08:41:00Z">
          <w:pPr>
            <w:ind w:firstLine="0"/>
            <w:jc w:val="center"/>
          </w:pPr>
        </w:pPrChange>
      </w:pPr>
    </w:p>
    <w:p w14:paraId="07D47988" w14:textId="77777777" w:rsidR="0001368B" w:rsidRPr="00BB0106" w:rsidRDefault="0001368B">
      <w:pPr>
        <w:ind w:firstLine="0"/>
        <w:rPr>
          <w:ins w:id="6908" w:author="grace bellandina" w:date="2025-08-22T22:53:00Z"/>
          <w:noProof/>
          <w:lang w:val="id-ID"/>
          <w:rPrChange w:id="6909" w:author="Andries Pandia" w:date="2025-08-26T08:27:00Z">
            <w:rPr>
              <w:ins w:id="6910" w:author="grace bellandina" w:date="2025-08-22T22:53:00Z"/>
            </w:rPr>
          </w:rPrChange>
        </w:rPr>
        <w:pPrChange w:id="6911" w:author="Andries Pandia" w:date="2025-08-26T08:41:00Z">
          <w:pPr>
            <w:ind w:firstLine="0"/>
            <w:jc w:val="center"/>
          </w:pPr>
        </w:pPrChange>
      </w:pPr>
    </w:p>
    <w:p w14:paraId="57CE719D" w14:textId="77777777" w:rsidR="003C7C85" w:rsidRPr="00BB0106" w:rsidRDefault="003C7C85">
      <w:pPr>
        <w:ind w:firstLine="0"/>
        <w:jc w:val="center"/>
        <w:rPr>
          <w:ins w:id="6912" w:author="grace bellandina" w:date="2025-08-22T22:53:00Z"/>
          <w:noProof/>
          <w:lang w:val="id-ID"/>
          <w:rPrChange w:id="6913" w:author="Andries Pandia" w:date="2025-08-26T08:27:00Z">
            <w:rPr>
              <w:ins w:id="6914" w:author="grace bellandina" w:date="2025-08-22T22:53:00Z"/>
            </w:rPr>
          </w:rPrChange>
        </w:rPr>
        <w:pPrChange w:id="6915" w:author="Andries Pandia" w:date="2025-08-26T08:42:00Z">
          <w:pPr/>
        </w:pPrChange>
      </w:pPr>
      <w:ins w:id="6916" w:author="grace bellandina" w:date="2025-08-22T22:53:00Z">
        <w:r w:rsidRPr="00BB0106">
          <w:rPr>
            <w:i/>
            <w:iCs/>
            <w:noProof/>
            <w:color w:val="000000" w:themeColor="text1"/>
            <w:lang w:val="id-ID"/>
            <w:rPrChange w:id="6917" w:author="Andries Pandia" w:date="2025-08-26T08:27:00Z">
              <w:rPr>
                <w:lang w:val="en-US"/>
              </w:rPr>
            </w:rPrChange>
          </w:rPr>
          <w:drawing>
            <wp:inline distT="0" distB="0" distL="0" distR="0" wp14:anchorId="5C21F86A" wp14:editId="1E43EBCD">
              <wp:extent cx="2354094" cy="1799590"/>
              <wp:effectExtent l="0" t="0" r="0" b="3810"/>
              <wp:docPr id="550144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579" name="Picture 2052627579"/>
                      <pic:cNvPicPr/>
                    </pic:nvPicPr>
                    <pic:blipFill rotWithShape="1">
                      <a:blip r:embed="rId37" cstate="print">
                        <a:extLst>
                          <a:ext uri="{28A0092B-C50C-407E-A947-70E740481C1C}">
                            <a14:useLocalDpi xmlns:a14="http://schemas.microsoft.com/office/drawing/2010/main" val="0"/>
                          </a:ext>
                        </a:extLst>
                      </a:blip>
                      <a:srcRect t="20940" r="12020"/>
                      <a:stretch>
                        <a:fillRect/>
                      </a:stretch>
                    </pic:blipFill>
                    <pic:spPr bwMode="auto">
                      <a:xfrm>
                        <a:off x="0" y="0"/>
                        <a:ext cx="2383735" cy="1822249"/>
                      </a:xfrm>
                      <a:prstGeom prst="rect">
                        <a:avLst/>
                      </a:prstGeom>
                      <a:ln>
                        <a:noFill/>
                      </a:ln>
                      <a:extLst>
                        <a:ext uri="{53640926-AAD7-44D8-BBD7-CCE9431645EC}">
                          <a14:shadowObscured xmlns:a14="http://schemas.microsoft.com/office/drawing/2010/main"/>
                        </a:ext>
                      </a:extLst>
                    </pic:spPr>
                  </pic:pic>
                </a:graphicData>
              </a:graphic>
            </wp:inline>
          </w:drawing>
        </w:r>
      </w:ins>
    </w:p>
    <w:p w14:paraId="25E974EB" w14:textId="77777777" w:rsidR="003C7C85" w:rsidRPr="00BB0106" w:rsidRDefault="003C7C85" w:rsidP="000E41A6">
      <w:pPr>
        <w:keepNext/>
        <w:ind w:firstLine="0"/>
        <w:jc w:val="center"/>
        <w:rPr>
          <w:noProof/>
          <w:lang w:val="id-ID"/>
          <w:rPrChange w:id="6918" w:author="Andries Pandia" w:date="2025-08-26T08:27:00Z">
            <w:rPr/>
          </w:rPrChange>
        </w:rPr>
      </w:pPr>
      <w:ins w:id="6919" w:author="grace bellandina" w:date="2025-08-22T22:53:00Z">
        <w:r w:rsidRPr="00BB0106">
          <w:rPr>
            <w:noProof/>
            <w:color w:val="000000" w:themeColor="text1"/>
            <w:lang w:val="id-ID"/>
            <w:rPrChange w:id="6920" w:author="Andries Pandia" w:date="2025-08-26T08:27:00Z">
              <w:rPr>
                <w:lang w:val="en-US"/>
              </w:rPr>
            </w:rPrChange>
          </w:rPr>
          <w:drawing>
            <wp:inline distT="0" distB="0" distL="0" distR="0" wp14:anchorId="2EB9E387" wp14:editId="2C5A7388">
              <wp:extent cx="3676650" cy="544749"/>
              <wp:effectExtent l="0" t="0" r="0" b="1905"/>
              <wp:docPr id="1459810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9" cstate="print">
                        <a:extLst>
                          <a:ext uri="{28A0092B-C50C-407E-A947-70E740481C1C}">
                            <a14:useLocalDpi xmlns:a14="http://schemas.microsoft.com/office/drawing/2010/main" val="0"/>
                          </a:ext>
                        </a:extLst>
                      </a:blip>
                      <a:srcRect b="76732"/>
                      <a:stretch>
                        <a:fillRect/>
                      </a:stretch>
                    </pic:blipFill>
                    <pic:spPr bwMode="auto">
                      <a:xfrm>
                        <a:off x="0" y="0"/>
                        <a:ext cx="3676650" cy="544749"/>
                      </a:xfrm>
                      <a:prstGeom prst="rect">
                        <a:avLst/>
                      </a:prstGeom>
                      <a:ln>
                        <a:noFill/>
                      </a:ln>
                      <a:extLst>
                        <a:ext uri="{53640926-AAD7-44D8-BBD7-CCE9431645EC}">
                          <a14:shadowObscured xmlns:a14="http://schemas.microsoft.com/office/drawing/2010/main"/>
                        </a:ext>
                      </a:extLst>
                    </pic:spPr>
                  </pic:pic>
                </a:graphicData>
              </a:graphic>
            </wp:inline>
          </w:drawing>
        </w:r>
      </w:ins>
    </w:p>
    <w:p w14:paraId="0680596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2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922" w:author="Andries Pandia" w:date="2025-08-26T08:27:00Z">
            <w:rPr>
              <w:rFonts w:ascii="Courier New" w:hAnsi="Courier New" w:cs="Courier New"/>
              <w:color w:val="008000"/>
              <w:sz w:val="21"/>
              <w:szCs w:val="21"/>
            </w:rPr>
          </w:rPrChange>
        </w:rPr>
        <w:t># Distribusi Metode Kontrol (Means of Control)</w:t>
      </w:r>
    </w:p>
    <w:p w14:paraId="04F2543B"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2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24" w:author="Andries Pandia" w:date="2025-08-26T08:27:00Z">
            <w:rPr>
              <w:rFonts w:ascii="Courier New" w:hAnsi="Courier New" w:cs="Courier New"/>
              <w:color w:val="000000"/>
              <w:sz w:val="21"/>
              <w:szCs w:val="21"/>
            </w:rPr>
          </w:rPrChange>
        </w:rPr>
        <w:t>df_means = df[[</w:t>
      </w:r>
      <w:r w:rsidRPr="00BB0106">
        <w:rPr>
          <w:rFonts w:ascii="Courier New" w:hAnsi="Courier New" w:cs="Courier New"/>
          <w:noProof/>
          <w:color w:val="A31515"/>
          <w:sz w:val="21"/>
          <w:szCs w:val="21"/>
          <w:lang w:val="id-ID"/>
          <w:rPrChange w:id="6925" w:author="Andries Pandia" w:date="2025-08-26T08:27:00Z">
            <w:rPr>
              <w:rFonts w:ascii="Courier New" w:hAnsi="Courier New" w:cs="Courier New"/>
              <w:color w:val="A31515"/>
              <w:sz w:val="21"/>
              <w:szCs w:val="21"/>
            </w:rPr>
          </w:rPrChange>
        </w:rPr>
        <w:t>'meansOfControlThreats'</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meansOfControlPsychologicalAbuse</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 xml:space="preserve">, </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meansOfControlDebtBondage</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p>
    <w:p w14:paraId="5F961B6C"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26"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27" w:author="Andries Pandia" w:date="2025-08-26T08:27:00Z">
            <w:rPr>
              <w:rFonts w:ascii="Courier New" w:hAnsi="Courier New" w:cs="Courier New"/>
              <w:color w:val="000000"/>
              <w:sz w:val="21"/>
              <w:szCs w:val="21"/>
            </w:rPr>
          </w:rPrChange>
        </w:rPr>
        <w:t>df_means.</w:t>
      </w:r>
      <w:r w:rsidRPr="00BB0106">
        <w:rPr>
          <w:rFonts w:ascii="Courier New" w:hAnsi="Courier New" w:cs="Courier New"/>
          <w:noProof/>
          <w:color w:val="6A5221"/>
          <w:sz w:val="21"/>
          <w:szCs w:val="21"/>
          <w:lang w:val="id-ID"/>
          <w:rPrChange w:id="6928" w:author="Andries Pandia" w:date="2025-08-26T08:27:00Z">
            <w:rPr>
              <w:rFonts w:ascii="Courier New" w:hAnsi="Courier New" w:cs="Courier New"/>
              <w:color w:val="6A5221"/>
              <w:sz w:val="21"/>
              <w:szCs w:val="21"/>
            </w:rPr>
          </w:rPrChange>
        </w:rPr>
        <w:t>sum</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sort_values</w:t>
      </w:r>
      <w:proofErr w:type="spellEnd"/>
      <w:r w:rsidRPr="00BB0106">
        <w:rPr>
          <w:rFonts w:ascii="Courier New" w:hAnsi="Courier New" w:cs="Courier New"/>
          <w:color w:val="000000"/>
          <w:sz w:val="21"/>
          <w:szCs w:val="21"/>
        </w:rPr>
        <w:t>().plot(kind=</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barh</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p>
    <w:p w14:paraId="1CA6DCB9"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2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30"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931" w:author="Andries Pandia" w:date="2025-08-26T08:27:00Z">
            <w:rPr>
              <w:rFonts w:ascii="Courier New" w:hAnsi="Courier New" w:cs="Courier New"/>
              <w:color w:val="A31515"/>
              <w:sz w:val="21"/>
              <w:szCs w:val="21"/>
            </w:rPr>
          </w:rPrChange>
        </w:rPr>
        <w:t>'Distribusi Metode Kontrol'</w:t>
      </w:r>
      <w:r w:rsidRPr="00BB0106">
        <w:rPr>
          <w:rFonts w:ascii="Courier New" w:hAnsi="Courier New" w:cs="Courier New"/>
          <w:color w:val="000000"/>
          <w:sz w:val="21"/>
          <w:szCs w:val="21"/>
        </w:rPr>
        <w:t>)</w:t>
      </w:r>
    </w:p>
    <w:p w14:paraId="486E5A8E"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32"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33" w:author="Andries Pandia" w:date="2025-08-26T08:27:00Z">
            <w:rPr>
              <w:rFonts w:ascii="Courier New" w:hAnsi="Courier New" w:cs="Courier New"/>
              <w:color w:val="000000"/>
              <w:sz w:val="21"/>
              <w:szCs w:val="21"/>
            </w:rPr>
          </w:rPrChange>
        </w:rPr>
        <w:t>plt.xlabel(</w:t>
      </w:r>
      <w:r w:rsidRPr="00BB0106">
        <w:rPr>
          <w:rFonts w:ascii="Courier New" w:hAnsi="Courier New" w:cs="Courier New"/>
          <w:noProof/>
          <w:color w:val="A31515"/>
          <w:sz w:val="21"/>
          <w:szCs w:val="21"/>
          <w:lang w:val="id-ID"/>
          <w:rPrChange w:id="6934" w:author="Andries Pandia" w:date="2025-08-26T08:27:00Z">
            <w:rPr>
              <w:rFonts w:ascii="Courier New" w:hAnsi="Courier New" w:cs="Courier New"/>
              <w:color w:val="A31515"/>
              <w:sz w:val="21"/>
              <w:szCs w:val="21"/>
            </w:rPr>
          </w:rPrChange>
        </w:rPr>
        <w:t>'Jumlah Kasus'</w:t>
      </w:r>
      <w:r w:rsidRPr="00BB0106">
        <w:rPr>
          <w:rFonts w:ascii="Courier New" w:hAnsi="Courier New" w:cs="Courier New"/>
          <w:color w:val="000000"/>
          <w:sz w:val="21"/>
          <w:szCs w:val="21"/>
        </w:rPr>
        <w:t>)</w:t>
      </w:r>
    </w:p>
    <w:p w14:paraId="4C94E003"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3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36" w:author="Andries Pandia" w:date="2025-08-26T08:27:00Z">
            <w:rPr>
              <w:rFonts w:ascii="Courier New" w:hAnsi="Courier New" w:cs="Courier New"/>
              <w:color w:val="000000"/>
              <w:sz w:val="21"/>
              <w:szCs w:val="21"/>
            </w:rPr>
          </w:rPrChange>
        </w:rPr>
        <w:t>plt.show()</w:t>
      </w:r>
    </w:p>
    <w:p w14:paraId="18331F0A" w14:textId="77777777" w:rsidR="0001368B" w:rsidRPr="00BB0106" w:rsidRDefault="0001368B">
      <w:pPr>
        <w:keepNext/>
        <w:ind w:firstLine="0"/>
        <w:rPr>
          <w:ins w:id="6937" w:author="grace bellandina" w:date="2025-08-22T22:53:00Z"/>
          <w:noProof/>
          <w:lang w:val="id-ID"/>
          <w:rPrChange w:id="6938" w:author="Andries Pandia" w:date="2025-08-26T08:27:00Z">
            <w:rPr>
              <w:ins w:id="6939" w:author="grace bellandina" w:date="2025-08-22T22:53:00Z"/>
            </w:rPr>
          </w:rPrChange>
        </w:rPr>
        <w:pPrChange w:id="6940" w:author="Andries Pandia" w:date="2025-08-26T08:41:00Z">
          <w:pPr>
            <w:keepNext/>
            <w:ind w:firstLine="0"/>
            <w:jc w:val="center"/>
          </w:pPr>
        </w:pPrChange>
      </w:pPr>
    </w:p>
    <w:p w14:paraId="08372FE5" w14:textId="77777777" w:rsidR="003C7C85" w:rsidRPr="00BB0106" w:rsidRDefault="003C7C85" w:rsidP="000E41A6">
      <w:pPr>
        <w:keepNext/>
        <w:ind w:firstLine="0"/>
        <w:jc w:val="center"/>
        <w:rPr>
          <w:ins w:id="6941" w:author="grace bellandina" w:date="2025-08-22T22:53:00Z"/>
          <w:noProof/>
          <w:lang w:val="id-ID"/>
          <w:rPrChange w:id="6942" w:author="Andries Pandia" w:date="2025-08-26T08:27:00Z">
            <w:rPr>
              <w:ins w:id="6943" w:author="grace bellandina" w:date="2025-08-22T22:53:00Z"/>
            </w:rPr>
          </w:rPrChange>
        </w:rPr>
      </w:pPr>
      <w:ins w:id="6944" w:author="grace bellandina" w:date="2025-08-22T22:53:00Z">
        <w:r w:rsidRPr="00BB0106">
          <w:rPr>
            <w:noProof/>
            <w:color w:val="000000" w:themeColor="text1"/>
            <w:lang w:val="id-ID"/>
            <w:rPrChange w:id="6945" w:author="Andries Pandia" w:date="2025-08-26T08:27:00Z">
              <w:rPr>
                <w:lang w:val="en-US"/>
              </w:rPr>
            </w:rPrChange>
          </w:rPr>
          <w:drawing>
            <wp:inline distT="0" distB="0" distL="0" distR="0" wp14:anchorId="250EF8CE" wp14:editId="66FDFA12">
              <wp:extent cx="3636580" cy="1844478"/>
              <wp:effectExtent l="0" t="0" r="0" b="0"/>
              <wp:docPr id="6697420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2841" name="Picture 939782841"/>
                      <pic:cNvPicPr/>
                    </pic:nvPicPr>
                    <pic:blipFill rotWithShape="1">
                      <a:blip r:embed="rId38" cstate="print">
                        <a:extLst>
                          <a:ext uri="{28A0092B-C50C-407E-A947-70E740481C1C}">
                            <a14:useLocalDpi xmlns:a14="http://schemas.microsoft.com/office/drawing/2010/main" val="0"/>
                          </a:ext>
                        </a:extLst>
                      </a:blip>
                      <a:srcRect t="21191" r="10819"/>
                      <a:stretch>
                        <a:fillRect/>
                      </a:stretch>
                    </pic:blipFill>
                    <pic:spPr bwMode="auto">
                      <a:xfrm>
                        <a:off x="0" y="0"/>
                        <a:ext cx="3694729" cy="1873971"/>
                      </a:xfrm>
                      <a:prstGeom prst="rect">
                        <a:avLst/>
                      </a:prstGeom>
                      <a:ln>
                        <a:noFill/>
                      </a:ln>
                      <a:extLst>
                        <a:ext uri="{53640926-AAD7-44D8-BBD7-CCE9431645EC}">
                          <a14:shadowObscured xmlns:a14="http://schemas.microsoft.com/office/drawing/2010/main"/>
                        </a:ext>
                      </a:extLst>
                    </pic:spPr>
                  </pic:pic>
                </a:graphicData>
              </a:graphic>
            </wp:inline>
          </w:drawing>
        </w:r>
      </w:ins>
    </w:p>
    <w:p w14:paraId="48351379" w14:textId="77777777" w:rsidR="003C7C85" w:rsidRPr="00BB0106" w:rsidRDefault="003C7C85">
      <w:pPr>
        <w:ind w:firstLine="0"/>
        <w:jc w:val="center"/>
        <w:rPr>
          <w:noProof/>
          <w:lang w:val="id-ID"/>
          <w:rPrChange w:id="6946" w:author="Andries Pandia" w:date="2025-08-26T08:27:00Z">
            <w:rPr/>
          </w:rPrChange>
        </w:rPr>
      </w:pPr>
      <w:ins w:id="6947" w:author="grace bellandina" w:date="2025-08-22T22:53:00Z">
        <w:r w:rsidRPr="00BB0106">
          <w:rPr>
            <w:noProof/>
            <w:color w:val="000000" w:themeColor="text1"/>
            <w:lang w:val="id-ID"/>
            <w:rPrChange w:id="6948" w:author="Andries Pandia" w:date="2025-08-26T08:27:00Z">
              <w:rPr>
                <w:lang w:val="en-US"/>
              </w:rPr>
            </w:rPrChange>
          </w:rPr>
          <w:drawing>
            <wp:inline distT="0" distB="0" distL="0" distR="0" wp14:anchorId="249EB51E" wp14:editId="517C7517">
              <wp:extent cx="3289738" cy="622300"/>
              <wp:effectExtent l="0" t="0" r="0" b="0"/>
              <wp:docPr id="4713475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6233" name="Picture 1599956233"/>
                      <pic:cNvPicPr/>
                    </pic:nvPicPr>
                    <pic:blipFill rotWithShape="1">
                      <a:blip r:embed="rId40" cstate="print">
                        <a:extLst>
                          <a:ext uri="{28A0092B-C50C-407E-A947-70E740481C1C}">
                            <a14:useLocalDpi xmlns:a14="http://schemas.microsoft.com/office/drawing/2010/main" val="0"/>
                          </a:ext>
                        </a:extLst>
                      </a:blip>
                      <a:srcRect b="82865"/>
                      <a:stretch>
                        <a:fillRect/>
                      </a:stretch>
                    </pic:blipFill>
                    <pic:spPr bwMode="auto">
                      <a:xfrm>
                        <a:off x="0" y="0"/>
                        <a:ext cx="3365469" cy="636626"/>
                      </a:xfrm>
                      <a:prstGeom prst="rect">
                        <a:avLst/>
                      </a:prstGeom>
                      <a:ln>
                        <a:noFill/>
                      </a:ln>
                      <a:extLst>
                        <a:ext uri="{53640926-AAD7-44D8-BBD7-CCE9431645EC}">
                          <a14:shadowObscured xmlns:a14="http://schemas.microsoft.com/office/drawing/2010/main"/>
                        </a:ext>
                      </a:extLst>
                    </pic:spPr>
                  </pic:pic>
                </a:graphicData>
              </a:graphic>
            </wp:inline>
          </w:drawing>
        </w:r>
      </w:ins>
    </w:p>
    <w:p w14:paraId="2231D3BB"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4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950" w:author="Andries Pandia" w:date="2025-08-26T08:27:00Z">
            <w:rPr>
              <w:rFonts w:ascii="Courier New" w:hAnsi="Courier New" w:cs="Courier New"/>
              <w:color w:val="008000"/>
              <w:sz w:val="21"/>
              <w:szCs w:val="21"/>
            </w:rPr>
          </w:rPrChange>
        </w:rPr>
        <w:t># Hubungan Korban dan Perekrut</w:t>
      </w:r>
    </w:p>
    <w:p w14:paraId="6C947DA1"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51"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52" w:author="Andries Pandia" w:date="2025-08-26T08:27:00Z">
            <w:rPr>
              <w:rFonts w:ascii="Courier New" w:hAnsi="Courier New" w:cs="Courier New"/>
              <w:color w:val="000000"/>
              <w:sz w:val="21"/>
              <w:szCs w:val="21"/>
            </w:rPr>
          </w:rPrChange>
        </w:rPr>
        <w:lastRenderedPageBreak/>
        <w:t>df[</w:t>
      </w:r>
      <w:r w:rsidRPr="00BB0106">
        <w:rPr>
          <w:rFonts w:ascii="Courier New" w:hAnsi="Courier New" w:cs="Courier New"/>
          <w:noProof/>
          <w:color w:val="A31515"/>
          <w:sz w:val="21"/>
          <w:szCs w:val="21"/>
          <w:lang w:val="id-ID"/>
          <w:rPrChange w:id="6953" w:author="Andries Pandia" w:date="2025-08-26T08:27:00Z">
            <w:rPr>
              <w:rFonts w:ascii="Courier New" w:hAnsi="Courier New" w:cs="Courier New"/>
              <w:color w:val="A31515"/>
              <w:sz w:val="21"/>
              <w:szCs w:val="21"/>
            </w:rPr>
          </w:rPrChange>
        </w:rPr>
        <w:t>'RecruiterRelationship'</w:t>
      </w:r>
      <w:r w:rsidRPr="00BB0106">
        <w:rPr>
          <w:rFonts w:ascii="Courier New" w:hAnsi="Courier New" w:cs="Courier New"/>
          <w:color w:val="000000"/>
          <w:sz w:val="21"/>
          <w:szCs w:val="21"/>
        </w:rPr>
        <w:t>].</w:t>
      </w:r>
      <w:proofErr w:type="spellStart"/>
      <w:r w:rsidRPr="00BB0106">
        <w:rPr>
          <w:rFonts w:ascii="Courier New" w:hAnsi="Courier New" w:cs="Courier New"/>
          <w:color w:val="000000"/>
          <w:sz w:val="21"/>
          <w:szCs w:val="21"/>
        </w:rPr>
        <w:t>value_counts</w:t>
      </w:r>
      <w:proofErr w:type="spellEnd"/>
      <w:r w:rsidRPr="00BB0106">
        <w:rPr>
          <w:rFonts w:ascii="Courier New" w:hAnsi="Courier New" w:cs="Courier New"/>
          <w:color w:val="000000"/>
          <w:sz w:val="21"/>
          <w:szCs w:val="21"/>
        </w:rPr>
        <w:t>().head(</w:t>
      </w:r>
      <w:r w:rsidRPr="00BB0106">
        <w:rPr>
          <w:rFonts w:ascii="Courier New" w:hAnsi="Courier New" w:cs="Courier New"/>
          <w:color w:val="116644"/>
          <w:sz w:val="21"/>
          <w:szCs w:val="21"/>
        </w:rPr>
        <w:t>10</w:t>
      </w:r>
      <w:r w:rsidRPr="00BB0106">
        <w:rPr>
          <w:rFonts w:ascii="Courier New" w:hAnsi="Courier New" w:cs="Courier New"/>
          <w:color w:val="000000"/>
          <w:sz w:val="21"/>
          <w:szCs w:val="21"/>
        </w:rPr>
        <w:t>).plot(kind=</w:t>
      </w:r>
      <w:r w:rsidRPr="00BB0106">
        <w:rPr>
          <w:rFonts w:ascii="Courier New" w:hAnsi="Courier New" w:cs="Courier New"/>
          <w:color w:val="A31515"/>
          <w:sz w:val="21"/>
          <w:szCs w:val="21"/>
        </w:rPr>
        <w:t>'bar'</w:t>
      </w:r>
      <w:r w:rsidRPr="00BB0106">
        <w:rPr>
          <w:rFonts w:ascii="Courier New" w:hAnsi="Courier New" w:cs="Courier New"/>
          <w:color w:val="000000"/>
          <w:sz w:val="21"/>
          <w:szCs w:val="21"/>
        </w:rPr>
        <w:t>)</w:t>
      </w:r>
    </w:p>
    <w:p w14:paraId="17A47B62"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54"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55"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956" w:author="Andries Pandia" w:date="2025-08-26T08:27:00Z">
            <w:rPr>
              <w:rFonts w:ascii="Courier New" w:hAnsi="Courier New" w:cs="Courier New"/>
              <w:color w:val="A31515"/>
              <w:sz w:val="21"/>
              <w:szCs w:val="21"/>
            </w:rPr>
          </w:rPrChange>
        </w:rPr>
        <w:t>'Hubungan Korban dan Perekrut'</w:t>
      </w:r>
      <w:r w:rsidRPr="00BB0106">
        <w:rPr>
          <w:rFonts w:ascii="Courier New" w:hAnsi="Courier New" w:cs="Courier New"/>
          <w:color w:val="000000"/>
          <w:sz w:val="21"/>
          <w:szCs w:val="21"/>
        </w:rPr>
        <w:t>)</w:t>
      </w:r>
    </w:p>
    <w:p w14:paraId="1C1E15AD"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5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58" w:author="Andries Pandia" w:date="2025-08-26T08:27:00Z">
            <w:rPr>
              <w:rFonts w:ascii="Courier New" w:hAnsi="Courier New" w:cs="Courier New"/>
              <w:color w:val="000000"/>
              <w:sz w:val="21"/>
              <w:szCs w:val="21"/>
            </w:rPr>
          </w:rPrChange>
        </w:rPr>
        <w:t>plt.ylabel(</w:t>
      </w:r>
      <w:r w:rsidRPr="00BB0106">
        <w:rPr>
          <w:rFonts w:ascii="Courier New" w:hAnsi="Courier New" w:cs="Courier New"/>
          <w:noProof/>
          <w:color w:val="A31515"/>
          <w:sz w:val="21"/>
          <w:szCs w:val="21"/>
          <w:lang w:val="id-ID"/>
          <w:rPrChange w:id="6959" w:author="Andries Pandia" w:date="2025-08-26T08:27:00Z">
            <w:rPr>
              <w:rFonts w:ascii="Courier New" w:hAnsi="Courier New" w:cs="Courier New"/>
              <w:color w:val="A31515"/>
              <w:sz w:val="21"/>
              <w:szCs w:val="21"/>
            </w:rPr>
          </w:rPrChange>
        </w:rPr>
        <w:t>'Jumlah Kasus'</w:t>
      </w:r>
      <w:r w:rsidRPr="00BB0106">
        <w:rPr>
          <w:rFonts w:ascii="Courier New" w:hAnsi="Courier New" w:cs="Courier New"/>
          <w:color w:val="000000"/>
          <w:sz w:val="21"/>
          <w:szCs w:val="21"/>
        </w:rPr>
        <w:t>)</w:t>
      </w:r>
    </w:p>
    <w:p w14:paraId="493254BB"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60"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61" w:author="Andries Pandia" w:date="2025-08-26T08:27:00Z">
            <w:rPr>
              <w:rFonts w:ascii="Courier New" w:hAnsi="Courier New" w:cs="Courier New"/>
              <w:color w:val="000000"/>
              <w:sz w:val="21"/>
              <w:szCs w:val="21"/>
            </w:rPr>
          </w:rPrChange>
        </w:rPr>
        <w:t>plt.xticks(rotation=</w:t>
      </w:r>
      <w:r w:rsidRPr="00BB0106">
        <w:rPr>
          <w:rFonts w:ascii="Courier New" w:hAnsi="Courier New" w:cs="Courier New"/>
          <w:noProof/>
          <w:color w:val="116644"/>
          <w:sz w:val="21"/>
          <w:szCs w:val="21"/>
          <w:lang w:val="id-ID"/>
          <w:rPrChange w:id="6962" w:author="Andries Pandia" w:date="2025-08-26T08:27:00Z">
            <w:rPr>
              <w:rFonts w:ascii="Courier New" w:hAnsi="Courier New" w:cs="Courier New"/>
              <w:color w:val="116644"/>
              <w:sz w:val="21"/>
              <w:szCs w:val="21"/>
            </w:rPr>
          </w:rPrChange>
        </w:rPr>
        <w:t>90</w:t>
      </w:r>
      <w:r w:rsidRPr="00BB0106">
        <w:rPr>
          <w:rFonts w:ascii="Courier New" w:hAnsi="Courier New" w:cs="Courier New"/>
          <w:color w:val="000000"/>
          <w:sz w:val="21"/>
          <w:szCs w:val="21"/>
        </w:rPr>
        <w:t>)</w:t>
      </w:r>
    </w:p>
    <w:p w14:paraId="2AE95D55"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63"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64" w:author="Andries Pandia" w:date="2025-08-26T08:27:00Z">
            <w:rPr>
              <w:rFonts w:ascii="Courier New" w:hAnsi="Courier New" w:cs="Courier New"/>
              <w:color w:val="000000"/>
              <w:sz w:val="21"/>
              <w:szCs w:val="21"/>
            </w:rPr>
          </w:rPrChange>
        </w:rPr>
        <w:t>plt.show()</w:t>
      </w:r>
    </w:p>
    <w:p w14:paraId="3344327B" w14:textId="77777777" w:rsidR="0001368B" w:rsidRPr="00BB0106" w:rsidRDefault="0001368B">
      <w:pPr>
        <w:ind w:firstLine="0"/>
        <w:rPr>
          <w:ins w:id="6965" w:author="grace bellandina" w:date="2025-08-22T22:53:00Z"/>
          <w:noProof/>
          <w:lang w:val="id-ID"/>
          <w:rPrChange w:id="6966" w:author="Andries Pandia" w:date="2025-08-26T08:27:00Z">
            <w:rPr>
              <w:ins w:id="6967" w:author="grace bellandina" w:date="2025-08-22T22:53:00Z"/>
            </w:rPr>
          </w:rPrChange>
        </w:rPr>
        <w:pPrChange w:id="6968" w:author="Andries Pandia" w:date="2025-08-26T08:41:00Z">
          <w:pPr>
            <w:ind w:firstLine="0"/>
            <w:jc w:val="center"/>
          </w:pPr>
        </w:pPrChange>
      </w:pPr>
    </w:p>
    <w:p w14:paraId="3738D409" w14:textId="299AD10D" w:rsidR="003C7C85" w:rsidRPr="00BB0106" w:rsidRDefault="0001368B" w:rsidP="000E41A6">
      <w:pPr>
        <w:ind w:firstLine="0"/>
        <w:jc w:val="center"/>
        <w:rPr>
          <w:ins w:id="6969" w:author="grace bellandina" w:date="2025-08-22T22:53:00Z"/>
          <w:noProof/>
          <w:lang w:val="id-ID"/>
          <w:rPrChange w:id="6970" w:author="Andries Pandia" w:date="2025-08-26T08:27:00Z">
            <w:rPr>
              <w:ins w:id="6971" w:author="grace bellandina" w:date="2025-08-22T22:53:00Z"/>
            </w:rPr>
          </w:rPrChange>
        </w:rPr>
      </w:pPr>
      <w:ins w:id="6972" w:author="grace bellandina" w:date="2025-08-22T22:53:00Z">
        <w:r w:rsidRPr="00BB0106">
          <w:rPr>
            <w:i/>
            <w:iCs/>
            <w:noProof/>
            <w:color w:val="000000" w:themeColor="text1"/>
            <w:lang w:val="id-ID"/>
            <w:rPrChange w:id="6973" w:author="Andries Pandia" w:date="2025-08-26T08:27:00Z">
              <w:rPr>
                <w:lang w:val="en-US"/>
              </w:rPr>
            </w:rPrChange>
          </w:rPr>
          <w:drawing>
            <wp:inline distT="0" distB="0" distL="0" distR="0" wp14:anchorId="3352B7C4" wp14:editId="07609E18">
              <wp:extent cx="2686685" cy="3059880"/>
              <wp:effectExtent l="0" t="0" r="5715" b="1270"/>
              <wp:docPr id="12129216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6233" name="Picture 1599956233"/>
                      <pic:cNvPicPr/>
                    </pic:nvPicPr>
                    <pic:blipFill rotWithShape="1">
                      <a:blip r:embed="rId40" cstate="print">
                        <a:extLst>
                          <a:ext uri="{28A0092B-C50C-407E-A947-70E740481C1C}">
                            <a14:useLocalDpi xmlns:a14="http://schemas.microsoft.com/office/drawing/2010/main" val="0"/>
                          </a:ext>
                        </a:extLst>
                      </a:blip>
                      <a:srcRect t="15794"/>
                      <a:stretch>
                        <a:fillRect/>
                      </a:stretch>
                    </pic:blipFill>
                    <pic:spPr bwMode="auto">
                      <a:xfrm>
                        <a:off x="0" y="0"/>
                        <a:ext cx="2735670" cy="3115669"/>
                      </a:xfrm>
                      <a:prstGeom prst="rect">
                        <a:avLst/>
                      </a:prstGeom>
                      <a:ln>
                        <a:noFill/>
                      </a:ln>
                      <a:extLst>
                        <a:ext uri="{53640926-AAD7-44D8-BBD7-CCE9431645EC}">
                          <a14:shadowObscured xmlns:a14="http://schemas.microsoft.com/office/drawing/2010/main"/>
                        </a:ext>
                      </a:extLst>
                    </pic:spPr>
                  </pic:pic>
                </a:graphicData>
              </a:graphic>
            </wp:inline>
          </w:drawing>
        </w:r>
      </w:ins>
    </w:p>
    <w:p w14:paraId="1A2B3743" w14:textId="77777777" w:rsidR="003C7C85" w:rsidRPr="00BB0106" w:rsidRDefault="003C7C85">
      <w:pPr>
        <w:keepNext/>
        <w:ind w:firstLine="0"/>
        <w:jc w:val="center"/>
        <w:rPr>
          <w:noProof/>
          <w:lang w:val="id-ID"/>
          <w:rPrChange w:id="6974" w:author="Andries Pandia" w:date="2025-08-26T08:27:00Z">
            <w:rPr/>
          </w:rPrChange>
        </w:rPr>
      </w:pPr>
      <w:ins w:id="6975" w:author="grace bellandina" w:date="2025-08-22T22:53:00Z">
        <w:r w:rsidRPr="00BB0106">
          <w:rPr>
            <w:noProof/>
            <w:color w:val="000000" w:themeColor="text1"/>
            <w:lang w:val="id-ID"/>
            <w:rPrChange w:id="6976" w:author="Andries Pandia" w:date="2025-08-26T08:27:00Z">
              <w:rPr>
                <w:lang w:val="en-US"/>
              </w:rPr>
            </w:rPrChange>
          </w:rPr>
          <w:drawing>
            <wp:inline distT="0" distB="0" distL="0" distR="0" wp14:anchorId="77B27CA3" wp14:editId="15645F32">
              <wp:extent cx="2722739" cy="690663"/>
              <wp:effectExtent l="0" t="0" r="0" b="0"/>
              <wp:docPr id="12933861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1795" name="Picture 658771795"/>
                      <pic:cNvPicPr/>
                    </pic:nvPicPr>
                    <pic:blipFill rotWithShape="1">
                      <a:blip r:embed="rId41" cstate="print">
                        <a:extLst>
                          <a:ext uri="{28A0092B-C50C-407E-A947-70E740481C1C}">
                            <a14:useLocalDpi xmlns:a14="http://schemas.microsoft.com/office/drawing/2010/main" val="0"/>
                          </a:ext>
                        </a:extLst>
                      </a:blip>
                      <a:srcRect b="72822"/>
                      <a:stretch>
                        <a:fillRect/>
                      </a:stretch>
                    </pic:blipFill>
                    <pic:spPr bwMode="auto">
                      <a:xfrm>
                        <a:off x="0" y="0"/>
                        <a:ext cx="2745600" cy="696462"/>
                      </a:xfrm>
                      <a:prstGeom prst="rect">
                        <a:avLst/>
                      </a:prstGeom>
                      <a:ln>
                        <a:noFill/>
                      </a:ln>
                      <a:extLst>
                        <a:ext uri="{53640926-AAD7-44D8-BBD7-CCE9431645EC}">
                          <a14:shadowObscured xmlns:a14="http://schemas.microsoft.com/office/drawing/2010/main"/>
                        </a:ext>
                      </a:extLst>
                    </pic:spPr>
                  </pic:pic>
                </a:graphicData>
              </a:graphic>
            </wp:inline>
          </w:drawing>
        </w:r>
      </w:ins>
    </w:p>
    <w:p w14:paraId="63B4134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77"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8000"/>
          <w:sz w:val="21"/>
          <w:szCs w:val="21"/>
          <w:lang w:val="id-ID"/>
          <w:rPrChange w:id="6978" w:author="Andries Pandia" w:date="2025-08-26T08:27:00Z">
            <w:rPr>
              <w:rFonts w:ascii="Courier New" w:hAnsi="Courier New" w:cs="Courier New"/>
              <w:color w:val="008000"/>
              <w:sz w:val="21"/>
              <w:szCs w:val="21"/>
            </w:rPr>
          </w:rPrChange>
        </w:rPr>
        <w:t># Negara Eksploitasi vs Jenis Eksploitasi</w:t>
      </w:r>
    </w:p>
    <w:p w14:paraId="0E55B643" w14:textId="2A149056"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7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80" w:author="Andries Pandia" w:date="2025-08-26T08:27:00Z">
            <w:rPr>
              <w:rFonts w:ascii="Courier New" w:hAnsi="Courier New" w:cs="Courier New"/>
              <w:color w:val="000000"/>
              <w:sz w:val="21"/>
              <w:szCs w:val="21"/>
            </w:rPr>
          </w:rPrChange>
        </w:rPr>
        <w:t>pivot = pd.pivot_table(df, values=</w:t>
      </w:r>
      <w:r w:rsidRPr="00BB0106">
        <w:rPr>
          <w:rFonts w:ascii="Courier New" w:hAnsi="Courier New" w:cs="Courier New"/>
          <w:noProof/>
          <w:color w:val="A31515"/>
          <w:sz w:val="21"/>
          <w:szCs w:val="21"/>
          <w:lang w:val="id-ID"/>
          <w:rPrChange w:id="6981" w:author="Andries Pandia" w:date="2025-08-26T08:27:00Z">
            <w:rPr>
              <w:rFonts w:ascii="Courier New" w:hAnsi="Courier New" w:cs="Courier New"/>
              <w:color w:val="A31515"/>
              <w:sz w:val="21"/>
              <w:szCs w:val="21"/>
            </w:rPr>
          </w:rPrChange>
        </w:rPr>
        <w:t>'gender'</w:t>
      </w:r>
      <w:r w:rsidRPr="00BB0106">
        <w:rPr>
          <w:rFonts w:ascii="Courier New" w:hAnsi="Courier New" w:cs="Courier New"/>
          <w:color w:val="000000"/>
          <w:sz w:val="21"/>
          <w:szCs w:val="21"/>
        </w:rPr>
        <w:t>, index=</w:t>
      </w:r>
      <w:r w:rsidRPr="00BB0106">
        <w:rPr>
          <w:rFonts w:ascii="Courier New" w:hAnsi="Courier New" w:cs="Courier New"/>
          <w:color w:val="A31515"/>
          <w:sz w:val="21"/>
          <w:szCs w:val="21"/>
        </w:rPr>
        <w:t>'</w:t>
      </w:r>
      <w:proofErr w:type="spellStart"/>
      <w:r w:rsidRPr="00BB0106">
        <w:rPr>
          <w:rFonts w:ascii="Courier New" w:hAnsi="Courier New" w:cs="Courier New"/>
          <w:color w:val="A31515"/>
          <w:sz w:val="21"/>
          <w:szCs w:val="21"/>
        </w:rPr>
        <w:t>CountryOfExploitation</w:t>
      </w:r>
      <w:proofErr w:type="spellEnd"/>
      <w:r w:rsidRPr="00BB0106">
        <w:rPr>
          <w:rFonts w:ascii="Courier New" w:hAnsi="Courier New" w:cs="Courier New"/>
          <w:color w:val="A31515"/>
          <w:sz w:val="21"/>
          <w:szCs w:val="21"/>
        </w:rPr>
        <w:t>'</w:t>
      </w:r>
      <w:r w:rsidRPr="00BB0106">
        <w:rPr>
          <w:rFonts w:ascii="Courier New" w:hAnsi="Courier New" w:cs="Courier New"/>
          <w:color w:val="000000"/>
          <w:sz w:val="21"/>
          <w:szCs w:val="21"/>
        </w:rPr>
        <w:t>,</w:t>
      </w:r>
    </w:p>
    <w:p w14:paraId="093DE5C9" w14:textId="71F1F0FB"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82"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83" w:author="Andries Pandia" w:date="2025-08-26T08:27:00Z">
            <w:rPr>
              <w:rFonts w:ascii="Courier New" w:hAnsi="Courier New" w:cs="Courier New"/>
              <w:color w:val="000000"/>
              <w:sz w:val="21"/>
              <w:szCs w:val="21"/>
            </w:rPr>
          </w:rPrChange>
        </w:rPr>
        <w:t>columns=</w:t>
      </w:r>
      <w:r w:rsidRPr="00BB0106">
        <w:rPr>
          <w:rFonts w:ascii="Courier New" w:hAnsi="Courier New" w:cs="Courier New"/>
          <w:noProof/>
          <w:color w:val="A31515"/>
          <w:sz w:val="21"/>
          <w:szCs w:val="21"/>
          <w:lang w:val="id-ID"/>
          <w:rPrChange w:id="6984" w:author="Andries Pandia" w:date="2025-08-26T08:27:00Z">
            <w:rPr>
              <w:rFonts w:ascii="Courier New" w:hAnsi="Courier New" w:cs="Courier New"/>
              <w:color w:val="A31515"/>
              <w:sz w:val="21"/>
              <w:szCs w:val="21"/>
            </w:rPr>
          </w:rPrChange>
        </w:rPr>
        <w:t>'isSexualExploit'</w:t>
      </w:r>
      <w:r w:rsidRPr="00BB0106">
        <w:rPr>
          <w:rFonts w:ascii="Courier New" w:hAnsi="Courier New" w:cs="Courier New"/>
          <w:color w:val="000000"/>
          <w:sz w:val="21"/>
          <w:szCs w:val="21"/>
        </w:rPr>
        <w:t xml:space="preserve">, </w:t>
      </w:r>
      <w:proofErr w:type="spellStart"/>
      <w:r w:rsidRPr="00BB0106">
        <w:rPr>
          <w:rFonts w:ascii="Courier New" w:hAnsi="Courier New" w:cs="Courier New"/>
          <w:color w:val="000000"/>
          <w:sz w:val="21"/>
          <w:szCs w:val="21"/>
        </w:rPr>
        <w:t>aggfunc</w:t>
      </w:r>
      <w:proofErr w:type="spellEnd"/>
      <w:r w:rsidRPr="00BB0106">
        <w:rPr>
          <w:rFonts w:ascii="Courier New" w:hAnsi="Courier New" w:cs="Courier New"/>
          <w:color w:val="000000"/>
          <w:sz w:val="21"/>
          <w:szCs w:val="21"/>
        </w:rPr>
        <w:t>=</w:t>
      </w:r>
      <w:r w:rsidRPr="00BB0106">
        <w:rPr>
          <w:rFonts w:ascii="Courier New" w:hAnsi="Courier New" w:cs="Courier New"/>
          <w:color w:val="A31515"/>
          <w:sz w:val="21"/>
          <w:szCs w:val="21"/>
        </w:rPr>
        <w:t>'count'</w:t>
      </w:r>
      <w:r w:rsidRPr="00BB0106">
        <w:rPr>
          <w:rFonts w:ascii="Courier New" w:hAnsi="Courier New" w:cs="Courier New"/>
          <w:color w:val="000000"/>
          <w:sz w:val="21"/>
          <w:szCs w:val="21"/>
        </w:rPr>
        <w:t>)</w:t>
      </w:r>
    </w:p>
    <w:p w14:paraId="26A5016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8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86" w:author="Andries Pandia" w:date="2025-08-26T08:27:00Z">
            <w:rPr>
              <w:rFonts w:ascii="Courier New" w:hAnsi="Courier New" w:cs="Courier New"/>
              <w:color w:val="000000"/>
              <w:sz w:val="21"/>
              <w:szCs w:val="21"/>
            </w:rPr>
          </w:rPrChange>
        </w:rPr>
        <w:t>sns.heatmap(pivot.fillna(</w:t>
      </w:r>
      <w:r w:rsidRPr="00BB0106">
        <w:rPr>
          <w:rFonts w:ascii="Courier New" w:hAnsi="Courier New" w:cs="Courier New"/>
          <w:noProof/>
          <w:color w:val="116644"/>
          <w:sz w:val="21"/>
          <w:szCs w:val="21"/>
          <w:lang w:val="id-ID"/>
          <w:rPrChange w:id="6987" w:author="Andries Pandia" w:date="2025-08-26T08:27:00Z">
            <w:rPr>
              <w:rFonts w:ascii="Courier New" w:hAnsi="Courier New" w:cs="Courier New"/>
              <w:color w:val="116644"/>
              <w:sz w:val="21"/>
              <w:szCs w:val="21"/>
            </w:rPr>
          </w:rPrChange>
        </w:rPr>
        <w:t>0</w:t>
      </w:r>
      <w:r w:rsidRPr="00BB0106">
        <w:rPr>
          <w:rFonts w:ascii="Courier New" w:hAnsi="Courier New" w:cs="Courier New"/>
          <w:noProof/>
          <w:color w:val="000000"/>
          <w:sz w:val="21"/>
          <w:szCs w:val="21"/>
          <w:lang w:val="id-ID"/>
          <w:rPrChange w:id="6988" w:author="Andries Pandia" w:date="2025-08-26T08:27:00Z">
            <w:rPr>
              <w:rFonts w:ascii="Courier New" w:hAnsi="Courier New" w:cs="Courier New"/>
              <w:color w:val="000000"/>
              <w:sz w:val="21"/>
              <w:szCs w:val="21"/>
            </w:rPr>
          </w:rPrChange>
        </w:rPr>
        <w:t>), cmap=</w:t>
      </w:r>
      <w:r w:rsidRPr="00BB0106">
        <w:rPr>
          <w:rFonts w:ascii="Courier New" w:hAnsi="Courier New" w:cs="Courier New"/>
          <w:color w:val="A31515"/>
          <w:sz w:val="21"/>
          <w:szCs w:val="21"/>
        </w:rPr>
        <w:t>'Reds'</w:t>
      </w:r>
      <w:r w:rsidRPr="00BB0106">
        <w:rPr>
          <w:rFonts w:ascii="Courier New" w:hAnsi="Courier New" w:cs="Courier New"/>
          <w:color w:val="000000"/>
          <w:sz w:val="21"/>
          <w:szCs w:val="21"/>
        </w:rPr>
        <w:t>)</w:t>
      </w:r>
    </w:p>
    <w:p w14:paraId="2333746F"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89"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90" w:author="Andries Pandia" w:date="2025-08-26T08:27:00Z">
            <w:rPr>
              <w:rFonts w:ascii="Courier New" w:hAnsi="Courier New" w:cs="Courier New"/>
              <w:color w:val="000000"/>
              <w:sz w:val="21"/>
              <w:szCs w:val="21"/>
            </w:rPr>
          </w:rPrChange>
        </w:rPr>
        <w:t>plt.title(</w:t>
      </w:r>
      <w:r w:rsidRPr="00BB0106">
        <w:rPr>
          <w:rFonts w:ascii="Courier New" w:hAnsi="Courier New" w:cs="Courier New"/>
          <w:noProof/>
          <w:color w:val="A31515"/>
          <w:sz w:val="21"/>
          <w:szCs w:val="21"/>
          <w:lang w:val="id-ID"/>
          <w:rPrChange w:id="6991" w:author="Andries Pandia" w:date="2025-08-26T08:27:00Z">
            <w:rPr>
              <w:rFonts w:ascii="Courier New" w:hAnsi="Courier New" w:cs="Courier New"/>
              <w:color w:val="A31515"/>
              <w:sz w:val="21"/>
              <w:szCs w:val="21"/>
            </w:rPr>
          </w:rPrChange>
        </w:rPr>
        <w:t>'Negara Eksploitasi vs Eksploitasi Seksual'</w:t>
      </w:r>
      <w:r w:rsidRPr="00BB0106">
        <w:rPr>
          <w:rFonts w:ascii="Courier New" w:hAnsi="Courier New" w:cs="Courier New"/>
          <w:color w:val="000000"/>
          <w:sz w:val="21"/>
          <w:szCs w:val="21"/>
        </w:rPr>
        <w:t>)</w:t>
      </w:r>
    </w:p>
    <w:p w14:paraId="080679A7"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92"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93" w:author="Andries Pandia" w:date="2025-08-26T08:27:00Z">
            <w:rPr>
              <w:rFonts w:ascii="Courier New" w:hAnsi="Courier New" w:cs="Courier New"/>
              <w:color w:val="000000"/>
              <w:sz w:val="21"/>
              <w:szCs w:val="21"/>
            </w:rPr>
          </w:rPrChange>
        </w:rPr>
        <w:t>plt.xlabel(</w:t>
      </w:r>
      <w:r w:rsidRPr="00BB0106">
        <w:rPr>
          <w:rFonts w:ascii="Courier New" w:hAnsi="Courier New" w:cs="Courier New"/>
          <w:noProof/>
          <w:color w:val="A31515"/>
          <w:sz w:val="21"/>
          <w:szCs w:val="21"/>
          <w:lang w:val="id-ID"/>
          <w:rPrChange w:id="6994" w:author="Andries Pandia" w:date="2025-08-26T08:27:00Z">
            <w:rPr>
              <w:rFonts w:ascii="Courier New" w:hAnsi="Courier New" w:cs="Courier New"/>
              <w:color w:val="A31515"/>
              <w:sz w:val="21"/>
              <w:szCs w:val="21"/>
            </w:rPr>
          </w:rPrChange>
        </w:rPr>
        <w:t>'Eksploitasi Seksual (0=Tidak, 1=Ya)'</w:t>
      </w:r>
      <w:r w:rsidRPr="00BB0106">
        <w:rPr>
          <w:rFonts w:ascii="Courier New" w:hAnsi="Courier New" w:cs="Courier New"/>
          <w:color w:val="000000"/>
          <w:sz w:val="21"/>
          <w:szCs w:val="21"/>
        </w:rPr>
        <w:t>)</w:t>
      </w:r>
    </w:p>
    <w:p w14:paraId="7B75BF66"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95"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96" w:author="Andries Pandia" w:date="2025-08-26T08:27:00Z">
            <w:rPr>
              <w:rFonts w:ascii="Courier New" w:hAnsi="Courier New" w:cs="Courier New"/>
              <w:color w:val="000000"/>
              <w:sz w:val="21"/>
              <w:szCs w:val="21"/>
            </w:rPr>
          </w:rPrChange>
        </w:rPr>
        <w:t>plt.ylabel(</w:t>
      </w:r>
      <w:r w:rsidRPr="00BB0106">
        <w:rPr>
          <w:rFonts w:ascii="Courier New" w:hAnsi="Courier New" w:cs="Courier New"/>
          <w:noProof/>
          <w:color w:val="A31515"/>
          <w:sz w:val="21"/>
          <w:szCs w:val="21"/>
          <w:lang w:val="id-ID"/>
          <w:rPrChange w:id="6997" w:author="Andries Pandia" w:date="2025-08-26T08:27:00Z">
            <w:rPr>
              <w:rFonts w:ascii="Courier New" w:hAnsi="Courier New" w:cs="Courier New"/>
              <w:color w:val="A31515"/>
              <w:sz w:val="21"/>
              <w:szCs w:val="21"/>
            </w:rPr>
          </w:rPrChange>
        </w:rPr>
        <w:t>'Negara'</w:t>
      </w:r>
      <w:r w:rsidRPr="00BB0106">
        <w:rPr>
          <w:rFonts w:ascii="Courier New" w:hAnsi="Courier New" w:cs="Courier New"/>
          <w:color w:val="000000"/>
          <w:sz w:val="21"/>
          <w:szCs w:val="21"/>
        </w:rPr>
        <w:t>)</w:t>
      </w:r>
    </w:p>
    <w:p w14:paraId="6F3CB40C" w14:textId="77777777" w:rsidR="0001368B" w:rsidRPr="00BB0106" w:rsidRDefault="0001368B">
      <w:pPr>
        <w:shd w:val="clear" w:color="auto" w:fill="F7F7F7"/>
        <w:spacing w:line="285" w:lineRule="atLeast"/>
        <w:ind w:firstLine="0"/>
        <w:rPr>
          <w:rFonts w:ascii="Courier New" w:hAnsi="Courier New" w:cs="Courier New"/>
          <w:noProof/>
          <w:color w:val="000000"/>
          <w:kern w:val="2"/>
          <w:sz w:val="21"/>
          <w:szCs w:val="21"/>
          <w:lang w:val="id-ID"/>
          <w14:ligatures w14:val="standardContextual"/>
          <w:rPrChange w:id="6998" w:author="Andries Pandia" w:date="2025-08-26T08:27:00Z">
            <w:rPr>
              <w:rFonts w:ascii="Courier New" w:hAnsi="Courier New" w:cs="Courier New"/>
              <w:color w:val="000000"/>
              <w:sz w:val="21"/>
              <w:szCs w:val="21"/>
            </w:rPr>
          </w:rPrChange>
        </w:rPr>
      </w:pPr>
      <w:r w:rsidRPr="00BB0106">
        <w:rPr>
          <w:rFonts w:ascii="Courier New" w:hAnsi="Courier New" w:cs="Courier New"/>
          <w:noProof/>
          <w:color w:val="000000"/>
          <w:sz w:val="21"/>
          <w:szCs w:val="21"/>
          <w:lang w:val="id-ID"/>
          <w:rPrChange w:id="6999" w:author="Andries Pandia" w:date="2025-08-26T08:27:00Z">
            <w:rPr>
              <w:rFonts w:ascii="Courier New" w:hAnsi="Courier New" w:cs="Courier New"/>
              <w:color w:val="000000"/>
              <w:sz w:val="21"/>
              <w:szCs w:val="21"/>
            </w:rPr>
          </w:rPrChange>
        </w:rPr>
        <w:t>plt.show()</w:t>
      </w:r>
    </w:p>
    <w:p w14:paraId="7593B7AD" w14:textId="77777777" w:rsidR="0001368B" w:rsidRPr="00BB0106" w:rsidRDefault="0001368B">
      <w:pPr>
        <w:keepNext/>
        <w:ind w:firstLine="0"/>
        <w:rPr>
          <w:ins w:id="7000" w:author="grace bellandina" w:date="2025-08-22T22:53:00Z"/>
          <w:noProof/>
          <w:lang w:val="id-ID"/>
          <w:rPrChange w:id="7001" w:author="Andries Pandia" w:date="2025-08-26T08:27:00Z">
            <w:rPr>
              <w:ins w:id="7002" w:author="grace bellandina" w:date="2025-08-22T22:53:00Z"/>
            </w:rPr>
          </w:rPrChange>
        </w:rPr>
        <w:pPrChange w:id="7003" w:author="Andries Pandia" w:date="2025-08-26T08:41:00Z">
          <w:pPr>
            <w:keepNext/>
            <w:ind w:firstLine="0"/>
            <w:jc w:val="center"/>
          </w:pPr>
        </w:pPrChange>
      </w:pPr>
    </w:p>
    <w:p w14:paraId="06F3BE97" w14:textId="77777777" w:rsidR="003C7C85" w:rsidRPr="00BB0106" w:rsidRDefault="003C7C85" w:rsidP="000E41A6">
      <w:pPr>
        <w:keepNext/>
        <w:ind w:firstLine="0"/>
        <w:jc w:val="center"/>
        <w:rPr>
          <w:ins w:id="7004" w:author="grace bellandina" w:date="2025-08-22T22:53:00Z"/>
          <w:noProof/>
          <w:lang w:val="id-ID"/>
          <w:rPrChange w:id="7005" w:author="Andries Pandia" w:date="2025-08-26T08:27:00Z">
            <w:rPr>
              <w:ins w:id="7006" w:author="grace bellandina" w:date="2025-08-22T22:53:00Z"/>
            </w:rPr>
          </w:rPrChange>
        </w:rPr>
      </w:pPr>
      <w:ins w:id="7007" w:author="grace bellandina" w:date="2025-08-22T22:53:00Z">
        <w:r w:rsidRPr="00BB0106">
          <w:rPr>
            <w:noProof/>
            <w:color w:val="000000" w:themeColor="text1"/>
            <w:lang w:val="id-ID"/>
            <w:rPrChange w:id="7008" w:author="Andries Pandia" w:date="2025-08-26T08:27:00Z">
              <w:rPr>
                <w:lang w:val="en-US"/>
              </w:rPr>
            </w:rPrChange>
          </w:rPr>
          <w:drawing>
            <wp:inline distT="0" distB="0" distL="0" distR="0" wp14:anchorId="46A4BCE2" wp14:editId="38EEFB06">
              <wp:extent cx="2454765" cy="1908625"/>
              <wp:effectExtent l="0" t="0" r="0" b="0"/>
              <wp:docPr id="21408616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1795" name="Picture 658771795"/>
                      <pic:cNvPicPr/>
                    </pic:nvPicPr>
                    <pic:blipFill rotWithShape="1">
                      <a:blip r:embed="rId42" cstate="print">
                        <a:extLst>
                          <a:ext uri="{28A0092B-C50C-407E-A947-70E740481C1C}">
                            <a14:useLocalDpi xmlns:a14="http://schemas.microsoft.com/office/drawing/2010/main" val="0"/>
                          </a:ext>
                        </a:extLst>
                      </a:blip>
                      <a:srcRect t="24881" r="9825"/>
                      <a:stretch>
                        <a:fillRect/>
                      </a:stretch>
                    </pic:blipFill>
                    <pic:spPr bwMode="auto">
                      <a:xfrm>
                        <a:off x="0" y="0"/>
                        <a:ext cx="2454765" cy="1908625"/>
                      </a:xfrm>
                      <a:prstGeom prst="rect">
                        <a:avLst/>
                      </a:prstGeom>
                      <a:ln>
                        <a:noFill/>
                      </a:ln>
                      <a:extLst>
                        <a:ext uri="{53640926-AAD7-44D8-BBD7-CCE9431645EC}">
                          <a14:shadowObscured xmlns:a14="http://schemas.microsoft.com/office/drawing/2010/main"/>
                        </a:ext>
                      </a:extLst>
                    </pic:spPr>
                  </pic:pic>
                </a:graphicData>
              </a:graphic>
            </wp:inline>
          </w:drawing>
        </w:r>
      </w:ins>
    </w:p>
    <w:p w14:paraId="4FE351A4" w14:textId="4C3122A1" w:rsidR="003C7C85" w:rsidRPr="00BB0106" w:rsidRDefault="003C7C85">
      <w:pPr>
        <w:ind w:firstLine="0"/>
        <w:rPr>
          <w:ins w:id="7009" w:author="grace bellandina" w:date="2025-08-22T22:53:00Z"/>
          <w:noProof/>
          <w:lang w:val="id-ID"/>
          <w:rPrChange w:id="7010" w:author="Andries Pandia" w:date="2025-08-26T08:27:00Z">
            <w:rPr>
              <w:ins w:id="7011" w:author="grace bellandina" w:date="2025-08-22T22:53:00Z"/>
            </w:rPr>
          </w:rPrChange>
        </w:rPr>
        <w:pPrChange w:id="7012" w:author="Andries Pandia" w:date="2025-08-26T08:41:00Z">
          <w:pPr>
            <w:ind w:firstLine="0"/>
            <w:jc w:val="center"/>
          </w:pPr>
        </w:pPrChange>
      </w:pPr>
    </w:p>
    <w:p w14:paraId="5EBFCF8D" w14:textId="77777777" w:rsidR="003C7C85" w:rsidRPr="00BB0106" w:rsidRDefault="003C7C85" w:rsidP="000E41A6">
      <w:pPr>
        <w:ind w:firstLine="0"/>
        <w:rPr>
          <w:ins w:id="7013" w:author="grace bellandina" w:date="2025-08-22T22:53:00Z"/>
          <w:noProof/>
          <w:lang w:val="id-ID"/>
          <w:rPrChange w:id="7014" w:author="Andries Pandia" w:date="2025-08-26T08:27:00Z">
            <w:rPr>
              <w:ins w:id="7015" w:author="grace bellandina" w:date="2025-08-22T22:53:00Z"/>
            </w:rPr>
          </w:rPrChange>
        </w:rPr>
      </w:pPr>
    </w:p>
    <w:p w14:paraId="183438AE" w14:textId="77777777" w:rsidR="003C7C85" w:rsidRPr="00BB0106" w:rsidRDefault="003C7C85">
      <w:pPr>
        <w:pStyle w:val="Lampiran"/>
        <w:rPr>
          <w:rPrChange w:id="7016" w:author="Andries Pandia" w:date="2025-08-26T08:27:00Z">
            <w:rPr>
              <w:lang w:val="en-US"/>
            </w:rPr>
          </w:rPrChange>
        </w:rPr>
        <w:pPrChange w:id="7017" w:author="grace bellandina" w:date="2025-08-22T22:54:00Z">
          <w:pPr/>
        </w:pPrChange>
      </w:pPr>
    </w:p>
    <w:sectPr w:rsidR="003C7C85" w:rsidRPr="00BB0106" w:rsidSect="00573383">
      <w:pgSz w:w="11906" w:h="16838" w:code="9"/>
      <w:pgMar w:top="2268" w:right="1701" w:bottom="1701" w:left="2268" w:header="720" w:footer="1134" w:gutter="0"/>
      <w:pgNumType w:fmt="decimal" w:start="0"/>
      <w:cols w:space="720"/>
      <w:docGrid w:linePitch="326"/>
      <w:sectPrChange w:id="7018" w:author="Andries Pandia" w:date="2025-08-22T18:42:00Z">
        <w:sectPr w:rsidR="003C7C85" w:rsidRPr="00BB0106" w:rsidSect="00573383">
          <w:pgSz w:code="0"/>
          <w:pgMar w:top="2268" w:right="1701" w:bottom="1701" w:left="2268" w:header="720" w:footer="720" w:gutter="0"/>
          <w:pgNumType w:fmt="lowerRoman"/>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8" w:author="Andries Pandia" w:date="2025-08-22T18:03:00Z" w:initials="AP">
    <w:p w14:paraId="79534E29" w14:textId="77777777" w:rsidR="0026797C" w:rsidRDefault="0026797C" w:rsidP="00373B61">
      <w:pPr>
        <w:pStyle w:val="CommentText"/>
        <w:rPr>
          <w:lang w:val="en-US"/>
        </w:rPr>
      </w:pPr>
      <w:r>
        <w:rPr>
          <w:rStyle w:val="CommentReference"/>
        </w:rPr>
        <w:annotationRef/>
      </w:r>
      <w:r>
        <w:rPr>
          <w:lang w:val="en-US"/>
        </w:rPr>
        <w:t>Konfirmasi ulang NPM:</w:t>
      </w:r>
    </w:p>
    <w:p w14:paraId="48F90247" w14:textId="5938C76A" w:rsidR="0026797C" w:rsidRPr="00373B61" w:rsidRDefault="0026797C" w:rsidP="00373B61">
      <w:pPr>
        <w:pStyle w:val="CommentText"/>
        <w:rPr>
          <w:lang w:val="en-US"/>
        </w:rPr>
      </w:pPr>
      <w:r>
        <w:rPr>
          <w:lang w:val="en-US"/>
        </w:rPr>
        <w:t xml:space="preserve">101122525 </w:t>
      </w:r>
      <w:r>
        <w:rPr>
          <w:b/>
          <w:lang w:val="en-US"/>
        </w:rPr>
        <w:t xml:space="preserve">atau </w:t>
      </w:r>
      <w:r w:rsidRPr="00373B61">
        <w:rPr>
          <w:lang w:val="en-US"/>
        </w:rPr>
        <w:t>10122525</w:t>
      </w:r>
    </w:p>
  </w:comment>
  <w:comment w:id="519" w:author="grace bellandina" w:date="2025-08-22T22:36:00Z" w:initials="gb">
    <w:p w14:paraId="3971634A" w14:textId="77777777" w:rsidR="0026797C" w:rsidRDefault="0026797C" w:rsidP="0081777C">
      <w:r>
        <w:rPr>
          <w:rStyle w:val="CommentReference"/>
        </w:rPr>
        <w:annotationRef/>
      </w:r>
      <w:r>
        <w:rPr>
          <w:sz w:val="20"/>
          <w:szCs w:val="20"/>
        </w:rPr>
        <w:t>10122525</w:t>
      </w:r>
    </w:p>
  </w:comment>
  <w:comment w:id="2799" w:author="Andries Pandia" w:date="2025-08-22T18:03:00Z" w:initials="AP">
    <w:p w14:paraId="2926C23F" w14:textId="5E81FDCB" w:rsidR="0026797C" w:rsidRPr="001F2670" w:rsidRDefault="0026797C">
      <w:pPr>
        <w:pStyle w:val="CommentText"/>
        <w:rPr>
          <w:lang w:val="en-US"/>
        </w:rPr>
      </w:pPr>
      <w:r>
        <w:rPr>
          <w:rStyle w:val="CommentReference"/>
        </w:rPr>
        <w:annotationRef/>
      </w:r>
      <w:r>
        <w:rPr>
          <w:lang w:val="en-US"/>
        </w:rPr>
        <w:t>Lengkapi referensi.</w:t>
      </w:r>
    </w:p>
  </w:comment>
  <w:comment w:id="2841" w:author="Andries Pandia" w:date="2025-08-22T18:03:00Z" w:initials="AP">
    <w:p w14:paraId="7E60C219" w14:textId="77777777" w:rsidR="0026797C" w:rsidRDefault="0026797C">
      <w:pPr>
        <w:pStyle w:val="CommentText"/>
        <w:rPr>
          <w:lang w:val="en-US"/>
        </w:rPr>
      </w:pPr>
      <w:r>
        <w:rPr>
          <w:rStyle w:val="CommentReference"/>
        </w:rPr>
        <w:annotationRef/>
      </w:r>
      <w:r>
        <w:rPr>
          <w:lang w:val="en-US"/>
        </w:rPr>
        <w:t>Usulan untuk revisi:</w:t>
      </w:r>
    </w:p>
    <w:p w14:paraId="325AE335" w14:textId="0F3366B4" w:rsidR="0026797C" w:rsidRPr="00804B12" w:rsidRDefault="0026797C" w:rsidP="00804B12">
      <w:pPr>
        <w:pStyle w:val="CommentText"/>
        <w:spacing w:before="240"/>
        <w:rPr>
          <w:b/>
          <w:lang w:val="en-US"/>
        </w:rPr>
      </w:pPr>
      <w:r>
        <w:rPr>
          <w:lang w:val="en-US"/>
        </w:rPr>
        <w:t>“</w:t>
      </w:r>
      <w:r>
        <w:rPr>
          <w:b/>
          <w:lang w:val="en-US"/>
        </w:rPr>
        <w:t>perangkat keras (</w:t>
      </w:r>
      <w:r>
        <w:rPr>
          <w:b/>
          <w:i/>
          <w:lang w:val="en-US"/>
        </w:rPr>
        <w:t>hardware</w:t>
      </w:r>
      <w:r>
        <w:rPr>
          <w:b/>
          <w:lang w:val="en-US"/>
        </w:rPr>
        <w:t>) dan perangkat lunak (</w:t>
      </w:r>
      <w:r>
        <w:rPr>
          <w:b/>
          <w:i/>
          <w:lang w:val="en-US"/>
        </w:rPr>
        <w:t>software</w:t>
      </w:r>
      <w:r>
        <w:rPr>
          <w:b/>
          <w:lang w:val="en-US"/>
        </w:rPr>
        <w:t>)”</w:t>
      </w:r>
    </w:p>
  </w:comment>
  <w:comment w:id="2944" w:author="Andries Pandia" w:date="2025-08-22T18:03:00Z" w:initials="AP">
    <w:p w14:paraId="49059FCF" w14:textId="32901DBA" w:rsidR="0026797C" w:rsidRPr="001F2670" w:rsidRDefault="0026797C">
      <w:pPr>
        <w:pStyle w:val="CommentText"/>
        <w:rPr>
          <w:lang w:val="en-US"/>
        </w:rPr>
      </w:pPr>
      <w:r>
        <w:rPr>
          <w:rStyle w:val="CommentReference"/>
        </w:rPr>
        <w:annotationRef/>
      </w:r>
      <w:r>
        <w:rPr>
          <w:lang w:val="en-US"/>
        </w:rPr>
        <w:t>Lengkapi referensi</w:t>
      </w:r>
    </w:p>
  </w:comment>
  <w:comment w:id="3301" w:author="Andries Pandia" w:date="2025-08-22T18:03:00Z" w:initials="AP">
    <w:p w14:paraId="1582F67F" w14:textId="5B8C0FF2" w:rsidR="0026797C" w:rsidRPr="001F2670" w:rsidRDefault="0026797C">
      <w:pPr>
        <w:pStyle w:val="CommentText"/>
        <w:rPr>
          <w:lang w:val="en-US"/>
        </w:rPr>
      </w:pPr>
      <w:r>
        <w:rPr>
          <w:rStyle w:val="CommentReference"/>
        </w:rPr>
        <w:annotationRef/>
      </w:r>
      <w:r>
        <w:rPr>
          <w:lang w:val="en-US"/>
        </w:rPr>
        <w:t>Lengkapi referensi</w:t>
      </w:r>
    </w:p>
  </w:comment>
  <w:comment w:id="3974" w:author="Andries Pandia" w:date="2025-08-22T18:03:00Z" w:initials="AP">
    <w:p w14:paraId="06A3D014" w14:textId="0D377E76" w:rsidR="0026797C" w:rsidRPr="00B300AA" w:rsidRDefault="0026797C">
      <w:pPr>
        <w:pStyle w:val="CommentText"/>
        <w:rPr>
          <w:lang w:val="en-US"/>
        </w:rPr>
      </w:pPr>
      <w:r>
        <w:rPr>
          <w:rStyle w:val="CommentReference"/>
        </w:rPr>
        <w:annotationRef/>
      </w:r>
      <w:r>
        <w:rPr>
          <w:lang w:val="en-US"/>
        </w:rPr>
        <w:t>Lengkapi referensi</w:t>
      </w:r>
    </w:p>
  </w:comment>
  <w:comment w:id="4240" w:author="Andries Pandia" w:date="2025-08-22T18:03:00Z" w:initials="AP">
    <w:p w14:paraId="408AA85D" w14:textId="7F83B6C1" w:rsidR="0026797C" w:rsidRPr="00EF76E4" w:rsidRDefault="0026797C">
      <w:pPr>
        <w:pStyle w:val="CommentText"/>
        <w:rPr>
          <w:lang w:val="en-US"/>
        </w:rPr>
      </w:pPr>
      <w:r>
        <w:rPr>
          <w:rStyle w:val="CommentReference"/>
        </w:rPr>
        <w:annotationRef/>
      </w:r>
      <w:r>
        <w:rPr>
          <w:lang w:val="en-US"/>
        </w:rPr>
        <w:t>Konfirmasi caption gambar.</w:t>
      </w:r>
    </w:p>
  </w:comment>
  <w:comment w:id="4246" w:author="Andries Pandia" w:date="2025-08-22T18:03:00Z" w:initials="AP">
    <w:p w14:paraId="6CCC5749" w14:textId="685F7F14" w:rsidR="0026797C" w:rsidRPr="00C77B5C" w:rsidRDefault="0026797C">
      <w:pPr>
        <w:pStyle w:val="CommentText"/>
        <w:rPr>
          <w:lang w:val="en-US"/>
        </w:rPr>
      </w:pPr>
      <w:r>
        <w:rPr>
          <w:rStyle w:val="CommentReference"/>
        </w:rPr>
        <w:annotationRef/>
      </w:r>
      <w:r>
        <w:rPr>
          <w:lang w:val="en-US"/>
        </w:rPr>
        <w:t>Lengkapi judul gambar</w:t>
      </w:r>
    </w:p>
  </w:comment>
  <w:comment w:id="4631" w:author="Andries Pandia" w:date="2025-08-22T18:03:00Z" w:initials="AP">
    <w:p w14:paraId="7BB95557" w14:textId="5DA69609" w:rsidR="0026797C" w:rsidRPr="00524254" w:rsidRDefault="0026797C">
      <w:pPr>
        <w:pStyle w:val="CommentText"/>
        <w:rPr>
          <w:lang w:val="en-US"/>
        </w:rPr>
      </w:pPr>
      <w:r>
        <w:rPr>
          <w:rStyle w:val="CommentReference"/>
        </w:rPr>
        <w:annotationRef/>
      </w:r>
      <w:r>
        <w:rPr>
          <w:lang w:val="en-US"/>
        </w:rPr>
        <w:t>Konfirmasi revisi.</w:t>
      </w:r>
    </w:p>
  </w:comment>
  <w:comment w:id="4684" w:author="Andries Pandia" w:date="2025-08-22T18:03:00Z" w:initials="AP">
    <w:p w14:paraId="726FF311" w14:textId="47EE9CDE" w:rsidR="0026797C" w:rsidRPr="00EF76E4" w:rsidRDefault="0026797C">
      <w:pPr>
        <w:pStyle w:val="CommentText"/>
        <w:rPr>
          <w:lang w:val="en-US"/>
        </w:rPr>
      </w:pPr>
      <w:r>
        <w:rPr>
          <w:rStyle w:val="CommentReference"/>
        </w:rPr>
        <w:annotationRef/>
      </w:r>
      <w:r>
        <w:rPr>
          <w:lang w:val="en-US"/>
        </w:rPr>
        <w:t>Konfirmasi penomoran gambar dan caption.</w:t>
      </w:r>
    </w:p>
  </w:comment>
  <w:comment w:id="4714" w:author="Andries Pandia" w:date="2025-08-22T18:03:00Z" w:initials="AP">
    <w:p w14:paraId="30528928" w14:textId="315BC64E" w:rsidR="0026797C" w:rsidRPr="00EF76E4" w:rsidRDefault="0026797C">
      <w:pPr>
        <w:pStyle w:val="CommentText"/>
        <w:rPr>
          <w:lang w:val="en-US"/>
        </w:rPr>
      </w:pPr>
      <w:r>
        <w:rPr>
          <w:rStyle w:val="CommentReference"/>
        </w:rPr>
        <w:annotationRef/>
      </w:r>
      <w:r>
        <w:rPr>
          <w:lang w:val="en-US"/>
        </w:rPr>
        <w:t>Konfirmasi perubahan subbagian 3.2.4. menjadi 3.3.</w:t>
      </w:r>
    </w:p>
  </w:comment>
  <w:comment w:id="4811" w:author="Andries Pandia" w:date="2025-08-22T18:03:00Z" w:initials="AP">
    <w:p w14:paraId="6DE9667F" w14:textId="77777777" w:rsidR="0026797C" w:rsidRPr="00EF76E4" w:rsidRDefault="0026797C" w:rsidP="00A72CFA">
      <w:pPr>
        <w:pStyle w:val="CommentText"/>
        <w:rPr>
          <w:lang w:val="en-US"/>
        </w:rPr>
      </w:pPr>
      <w:r>
        <w:rPr>
          <w:rStyle w:val="CommentReference"/>
        </w:rPr>
        <w:annotationRef/>
      </w:r>
      <w:r>
        <w:rPr>
          <w:lang w:val="en-US"/>
        </w:rPr>
        <w:t>Konfirmasi perubahan nomor dan caption gambar.</w:t>
      </w:r>
    </w:p>
  </w:comment>
  <w:comment w:id="4828" w:author="Andries Pandia" w:date="2025-08-22T18:03:00Z" w:initials="AP">
    <w:p w14:paraId="2D200758" w14:textId="1113CB6D" w:rsidR="0026797C" w:rsidRPr="008210F7" w:rsidRDefault="0026797C">
      <w:pPr>
        <w:pStyle w:val="CommentText"/>
        <w:rPr>
          <w:lang w:val="en-US"/>
        </w:rPr>
      </w:pPr>
      <w:r>
        <w:rPr>
          <w:rStyle w:val="CommentReference"/>
        </w:rPr>
        <w:annotationRef/>
      </w:r>
      <w:r>
        <w:rPr>
          <w:lang w:val="en-US"/>
        </w:rPr>
        <w:t>Konfirmasi ulang nomor gambar.</w:t>
      </w:r>
    </w:p>
  </w:comment>
  <w:comment w:id="4932" w:author="Andries Pandia" w:date="2025-08-22T18:03:00Z" w:initials="AP">
    <w:p w14:paraId="1C9D58E4" w14:textId="07FF73BF" w:rsidR="0026797C" w:rsidRPr="008210F7" w:rsidRDefault="0026797C">
      <w:pPr>
        <w:pStyle w:val="CommentText"/>
        <w:rPr>
          <w:lang w:val="en-US"/>
        </w:rPr>
      </w:pPr>
      <w:r>
        <w:rPr>
          <w:rStyle w:val="CommentReference"/>
        </w:rPr>
        <w:annotationRef/>
      </w:r>
      <w:r>
        <w:rPr>
          <w:lang w:val="en-US"/>
        </w:rPr>
        <w:t>Konfirmasi nomor gambar.</w:t>
      </w:r>
    </w:p>
  </w:comment>
  <w:comment w:id="5102" w:author="Andries Pandia" w:date="2025-08-22T18:03:00Z" w:initials="AP">
    <w:p w14:paraId="52374BC9" w14:textId="7CE49B90" w:rsidR="0026797C" w:rsidRPr="00C535B8" w:rsidRDefault="0026797C">
      <w:pPr>
        <w:pStyle w:val="CommentText"/>
        <w:rPr>
          <w:lang w:val="en-US"/>
        </w:rPr>
      </w:pPr>
      <w:r>
        <w:rPr>
          <w:rStyle w:val="CommentReference"/>
        </w:rPr>
        <w:annotationRef/>
      </w:r>
      <w:r>
        <w:rPr>
          <w:lang w:val="en-US"/>
        </w:rPr>
        <w:t>Konfirmasi nomor gambar.</w:t>
      </w:r>
    </w:p>
  </w:comment>
  <w:comment w:id="5511" w:author="Andries Pandia" w:date="2025-08-22T18:03:00Z" w:initials="AP">
    <w:p w14:paraId="3FF25E22" w14:textId="65CA6A56" w:rsidR="0026797C" w:rsidRPr="00342CB0" w:rsidRDefault="0026797C">
      <w:pPr>
        <w:pStyle w:val="CommentText"/>
        <w:rPr>
          <w:lang w:val="en-US"/>
        </w:rPr>
      </w:pPr>
      <w:r>
        <w:rPr>
          <w:rStyle w:val="CommentReference"/>
        </w:rPr>
        <w:annotationRef/>
      </w:r>
      <w:r>
        <w:rPr>
          <w:lang w:val="en-US"/>
        </w:rPr>
        <w:t>Konfirmasi nomor gambar.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F90247" w15:done="0"/>
  <w15:commentEx w15:paraId="3971634A" w15:done="0"/>
  <w15:commentEx w15:paraId="2926C23F" w15:done="0"/>
  <w15:commentEx w15:paraId="325AE335" w15:done="0"/>
  <w15:commentEx w15:paraId="49059FCF" w15:done="0"/>
  <w15:commentEx w15:paraId="1582F67F" w15:done="0"/>
  <w15:commentEx w15:paraId="06A3D014" w15:done="0"/>
  <w15:commentEx w15:paraId="408AA85D" w15:done="0"/>
  <w15:commentEx w15:paraId="6CCC5749" w15:done="0"/>
  <w15:commentEx w15:paraId="7BB95557" w15:done="0"/>
  <w15:commentEx w15:paraId="726FF311" w15:done="0"/>
  <w15:commentEx w15:paraId="30528928" w15:done="0"/>
  <w15:commentEx w15:paraId="6DE9667F" w15:done="0"/>
  <w15:commentEx w15:paraId="2D200758" w15:done="0"/>
  <w15:commentEx w15:paraId="1C9D58E4" w15:done="0"/>
  <w15:commentEx w15:paraId="52374BC9" w15:done="0"/>
  <w15:commentEx w15:paraId="3FF25E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90247" w16cid:durableId="48F90247"/>
  <w16cid:commentId w16cid:paraId="3971634A" w16cid:durableId="3971634A"/>
  <w16cid:commentId w16cid:paraId="2926C23F" w16cid:durableId="2926C23F"/>
  <w16cid:commentId w16cid:paraId="325AE335" w16cid:durableId="325AE335"/>
  <w16cid:commentId w16cid:paraId="49059FCF" w16cid:durableId="49059FCF"/>
  <w16cid:commentId w16cid:paraId="1582F67F" w16cid:durableId="1582F67F"/>
  <w16cid:commentId w16cid:paraId="06A3D014" w16cid:durableId="06A3D014"/>
  <w16cid:commentId w16cid:paraId="408AA85D" w16cid:durableId="408AA85D"/>
  <w16cid:commentId w16cid:paraId="6CCC5749" w16cid:durableId="6CCC5749"/>
  <w16cid:commentId w16cid:paraId="7BB95557" w16cid:durableId="7BB95557"/>
  <w16cid:commentId w16cid:paraId="726FF311" w16cid:durableId="726FF311"/>
  <w16cid:commentId w16cid:paraId="30528928" w16cid:durableId="30528928"/>
  <w16cid:commentId w16cid:paraId="6DE9667F" w16cid:durableId="6DE9667F"/>
  <w16cid:commentId w16cid:paraId="2D200758" w16cid:durableId="2D200758"/>
  <w16cid:commentId w16cid:paraId="1C9D58E4" w16cid:durableId="1C9D58E4"/>
  <w16cid:commentId w16cid:paraId="52374BC9" w16cid:durableId="52374BC9"/>
  <w16cid:commentId w16cid:paraId="3FF25E22" w16cid:durableId="3FF25E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FED2" w14:textId="77777777" w:rsidR="0074068D" w:rsidRDefault="0074068D" w:rsidP="006A4ECB">
      <w:r>
        <w:separator/>
      </w:r>
    </w:p>
  </w:endnote>
  <w:endnote w:type="continuationSeparator" w:id="0">
    <w:p w14:paraId="01397D46" w14:textId="77777777" w:rsidR="0074068D" w:rsidRDefault="0074068D" w:rsidP="006A4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6107646"/>
      <w:docPartObj>
        <w:docPartGallery w:val="Page Numbers (Bottom of Page)"/>
        <w:docPartUnique/>
      </w:docPartObj>
    </w:sdtPr>
    <w:sdtContent>
      <w:p w14:paraId="27F84DAF" w14:textId="69923FD3" w:rsidR="0026797C" w:rsidRDefault="0026797C" w:rsidP="00CE4C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380A84" w14:textId="77777777" w:rsidR="0026797C" w:rsidRDefault="00267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5F96" w14:textId="1333268F" w:rsidR="0026797C" w:rsidRDefault="0026797C">
    <w:pPr>
      <w:pStyle w:val="Footer"/>
      <w:ind w:firstLine="0"/>
      <w:jc w:val="center"/>
      <w:rPr>
        <w:ins w:id="311" w:author="Andries Pandia" w:date="2025-08-22T18:37:00Z"/>
      </w:rPr>
      <w:pPrChange w:id="312" w:author="Andries Pandia" w:date="2025-08-22T18:37:00Z">
        <w:pPr>
          <w:pStyle w:val="Footer"/>
          <w:jc w:val="center"/>
        </w:pPr>
      </w:pPrChange>
    </w:pPr>
  </w:p>
  <w:p w14:paraId="409CFBBC" w14:textId="0BD96336" w:rsidR="0026797C" w:rsidRDefault="0026797C">
    <w:pPr>
      <w:pStyle w:val="Footer"/>
      <w:tabs>
        <w:tab w:val="clear" w:pos="4680"/>
        <w:tab w:val="clear" w:pos="9360"/>
        <w:tab w:val="left" w:pos="3834"/>
      </w:tabs>
      <w:pPrChange w:id="313" w:author="Andries Pandia" w:date="2025-08-22T18:36:00Z">
        <w:pPr>
          <w:pStyle w:val="Footer"/>
        </w:pPr>
      </w:pPrChang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315990049"/>
      <w:docPartObj>
        <w:docPartGallery w:val="Page Numbers (Bottom of Page)"/>
        <w:docPartUnique/>
      </w:docPartObj>
    </w:sdtPr>
    <w:sdtEndPr>
      <w:rPr>
        <w:noProof/>
      </w:rPr>
    </w:sdtEndPr>
    <w:sdtContent>
      <w:p w14:paraId="26C81C94" w14:textId="3A281BB8" w:rsidR="0026797C" w:rsidRDefault="0026797C" w:rsidP="00573383">
        <w:pPr>
          <w:pStyle w:val="Footer"/>
          <w:tabs>
            <w:tab w:val="clear" w:pos="4680"/>
            <w:tab w:val="clear" w:pos="9360"/>
          </w:tabs>
          <w:ind w:firstLine="0"/>
          <w:jc w:val="center"/>
        </w:pPr>
        <w:r>
          <w:rPr>
            <w:noProof w:val="0"/>
          </w:rPr>
          <w:fldChar w:fldCharType="begin"/>
        </w:r>
        <w:r>
          <w:instrText xml:space="preserve"> PAGE   \* MERGEFORMAT </w:instrText>
        </w:r>
        <w:r>
          <w:rPr>
            <w:noProof w:val="0"/>
          </w:rPr>
          <w:fldChar w:fldCharType="separate"/>
        </w:r>
        <w:r w:rsidR="00C26A36">
          <w:t>xi</w:t>
        </w:r>
        <w:r w:rsidR="00C26A36">
          <w:t>i</w:t>
        </w:r>
        <w:r>
          <w:fldChar w:fldCharType="end"/>
        </w:r>
      </w:p>
    </w:sdtContent>
  </w:sdt>
  <w:p w14:paraId="485D61CA" w14:textId="4B29060A" w:rsidR="0026797C" w:rsidRDefault="0026797C">
    <w:pPr>
      <w:pStyle w:val="Footer"/>
      <w:tabs>
        <w:tab w:val="clear" w:pos="4680"/>
        <w:tab w:val="clear" w:pos="9360"/>
        <w:tab w:val="left" w:pos="3660"/>
      </w:tabs>
      <w:pPrChange w:id="653" w:author="Andries Pandia" w:date="2025-08-22T18:36:00Z">
        <w:pPr>
          <w:pStyle w:val="Footer"/>
        </w:pPr>
      </w:pPrChange>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169" w:author="Andries Pandia" w:date="2025-08-22T17:14:00Z"/>
  <w:sdt>
    <w:sdtPr>
      <w:rPr>
        <w:noProof w:val="0"/>
      </w:rPr>
      <w:id w:val="-377932022"/>
      <w:docPartObj>
        <w:docPartGallery w:val="Page Numbers (Bottom of Page)"/>
        <w:docPartUnique/>
      </w:docPartObj>
    </w:sdtPr>
    <w:sdtEndPr>
      <w:rPr>
        <w:noProof/>
      </w:rPr>
    </w:sdtEndPr>
    <w:sdtContent>
      <w:customXmlInsRangeEnd w:id="3169"/>
      <w:p w14:paraId="6F595629" w14:textId="4FBBDA94" w:rsidR="0026797C" w:rsidRDefault="0026797C">
        <w:pPr>
          <w:pStyle w:val="Footer"/>
          <w:ind w:firstLine="0"/>
          <w:jc w:val="center"/>
          <w:rPr>
            <w:ins w:id="3170" w:author="Andries Pandia" w:date="2025-08-22T17:14:00Z"/>
          </w:rPr>
          <w:pPrChange w:id="3171" w:author="Andries Pandia" w:date="2025-08-22T17:18:00Z">
            <w:pPr>
              <w:pStyle w:val="Footer"/>
              <w:jc w:val="center"/>
            </w:pPr>
          </w:pPrChange>
        </w:pPr>
        <w:ins w:id="3172" w:author="Andries Pandia" w:date="2025-08-22T17:14:00Z">
          <w:r>
            <w:rPr>
              <w:noProof w:val="0"/>
            </w:rPr>
            <w:fldChar w:fldCharType="begin"/>
          </w:r>
          <w:r>
            <w:instrText xml:space="preserve"> PAGE   \* MERGEFORMAT </w:instrText>
          </w:r>
          <w:r>
            <w:rPr>
              <w:noProof w:val="0"/>
            </w:rPr>
            <w:fldChar w:fldCharType="separate"/>
          </w:r>
        </w:ins>
        <w:r w:rsidR="00C26A36">
          <w:t>3</w:t>
        </w:r>
        <w:r w:rsidR="00C26A36">
          <w:t>8</w:t>
        </w:r>
        <w:ins w:id="3173" w:author="Andries Pandia" w:date="2025-08-22T17:14:00Z">
          <w:r>
            <w:fldChar w:fldCharType="end"/>
          </w:r>
        </w:ins>
      </w:p>
      <w:customXmlInsRangeStart w:id="3174" w:author="Andries Pandia" w:date="2025-08-22T17:14:00Z"/>
    </w:sdtContent>
  </w:sdt>
  <w:customXmlInsRangeEnd w:id="3174"/>
  <w:p w14:paraId="559C1EE8" w14:textId="77777777" w:rsidR="0026797C" w:rsidRDefault="002679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585" w:author="Andries Pandia" w:date="2025-08-22T18:41:00Z"/>
  <w:sdt>
    <w:sdtPr>
      <w:rPr>
        <w:noProof w:val="0"/>
      </w:rPr>
      <w:id w:val="-1635245948"/>
      <w:docPartObj>
        <w:docPartGallery w:val="Page Numbers (Bottom of Page)"/>
        <w:docPartUnique/>
      </w:docPartObj>
    </w:sdtPr>
    <w:sdtEndPr>
      <w:rPr>
        <w:noProof/>
      </w:rPr>
    </w:sdtEndPr>
    <w:sdtContent>
      <w:customXmlInsRangeEnd w:id="6585"/>
      <w:p w14:paraId="7F6607DE" w14:textId="537F9FBF" w:rsidR="0026797C" w:rsidRDefault="0026797C">
        <w:pPr>
          <w:pStyle w:val="Footer"/>
          <w:ind w:firstLine="0"/>
          <w:jc w:val="center"/>
          <w:rPr>
            <w:ins w:id="6586" w:author="Andries Pandia" w:date="2025-08-22T18:41:00Z"/>
          </w:rPr>
          <w:pPrChange w:id="6587" w:author="Andries Pandia" w:date="2025-08-22T18:41:00Z">
            <w:pPr>
              <w:pStyle w:val="Footer"/>
              <w:jc w:val="center"/>
            </w:pPr>
          </w:pPrChange>
        </w:pPr>
        <w:ins w:id="6588" w:author="Andries Pandia" w:date="2025-08-22T18:41:00Z">
          <w:r>
            <w:rPr>
              <w:noProof w:val="0"/>
              <w:lang w:val="en-US"/>
            </w:rPr>
            <w:t>L-</w:t>
          </w:r>
          <w:r>
            <w:rPr>
              <w:noProof w:val="0"/>
            </w:rPr>
            <w:fldChar w:fldCharType="begin"/>
          </w:r>
          <w:r>
            <w:instrText xml:space="preserve"> PAGE   \* MERGEFORMAT </w:instrText>
          </w:r>
          <w:r>
            <w:rPr>
              <w:noProof w:val="0"/>
            </w:rPr>
            <w:fldChar w:fldCharType="separate"/>
          </w:r>
        </w:ins>
        <w:r w:rsidR="00C26A36">
          <w:t>3</w:t>
        </w:r>
        <w:ins w:id="6589" w:author="Andries Pandia" w:date="2025-08-22T18:41:00Z">
          <w:r>
            <w:fldChar w:fldCharType="end"/>
          </w:r>
        </w:ins>
      </w:p>
      <w:customXmlInsRangeStart w:id="6590" w:author="Andries Pandia" w:date="2025-08-22T18:41:00Z"/>
    </w:sdtContent>
  </w:sdt>
  <w:customXmlInsRangeEnd w:id="6590"/>
  <w:p w14:paraId="4E65E656" w14:textId="6E1CF6D8" w:rsidR="0026797C" w:rsidRPr="000317A4" w:rsidRDefault="00267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3D88" w14:textId="77777777" w:rsidR="0074068D" w:rsidRDefault="0074068D" w:rsidP="006A4ECB">
      <w:r>
        <w:separator/>
      </w:r>
    </w:p>
  </w:footnote>
  <w:footnote w:type="continuationSeparator" w:id="0">
    <w:p w14:paraId="106B7583" w14:textId="77777777" w:rsidR="0074068D" w:rsidRDefault="0074068D" w:rsidP="006A4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5431155"/>
      <w:docPartObj>
        <w:docPartGallery w:val="Page Numbers (Top of Page)"/>
        <w:docPartUnique/>
      </w:docPartObj>
    </w:sdtPr>
    <w:sdtContent>
      <w:p w14:paraId="32DF114F" w14:textId="6BF393ED" w:rsidR="0026797C" w:rsidRDefault="0026797C" w:rsidP="00CE4C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246261" w14:textId="77777777" w:rsidR="0026797C" w:rsidRDefault="0026797C" w:rsidP="005413C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9005" w14:textId="77777777" w:rsidR="0026797C" w:rsidRDefault="0026797C" w:rsidP="005413CF">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1C19" w14:textId="77777777" w:rsidR="0026797C" w:rsidRDefault="0026797C" w:rsidP="005413C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20FF" w14:textId="77777777" w:rsidR="0026797C" w:rsidRDefault="0026797C" w:rsidP="005413CF">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E08D" w14:textId="77777777" w:rsidR="0026797C" w:rsidRDefault="0026797C" w:rsidP="005413CF">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BE3A" w14:textId="77777777" w:rsidR="0026797C" w:rsidRDefault="0026797C" w:rsidP="005413C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6EA"/>
    <w:multiLevelType w:val="hybridMultilevel"/>
    <w:tmpl w:val="D5908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A1339"/>
    <w:multiLevelType w:val="multilevel"/>
    <w:tmpl w:val="B48039D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503DB"/>
    <w:multiLevelType w:val="multilevel"/>
    <w:tmpl w:val="E5323A8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C2EA9"/>
    <w:multiLevelType w:val="hybridMultilevel"/>
    <w:tmpl w:val="7558296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3F2DF7"/>
    <w:multiLevelType w:val="hybridMultilevel"/>
    <w:tmpl w:val="19645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284A4A"/>
    <w:multiLevelType w:val="hybridMultilevel"/>
    <w:tmpl w:val="9F40D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155E28"/>
    <w:multiLevelType w:val="hybridMultilevel"/>
    <w:tmpl w:val="F1CA67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E3A6F"/>
    <w:multiLevelType w:val="hybridMultilevel"/>
    <w:tmpl w:val="D68E9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C75318"/>
    <w:multiLevelType w:val="hybridMultilevel"/>
    <w:tmpl w:val="04E41A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83D04"/>
    <w:multiLevelType w:val="hybridMultilevel"/>
    <w:tmpl w:val="BE8208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6C5734"/>
    <w:multiLevelType w:val="hybridMultilevel"/>
    <w:tmpl w:val="4FAA82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C74DE"/>
    <w:multiLevelType w:val="multilevel"/>
    <w:tmpl w:val="63AC17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2AF2F73"/>
    <w:multiLevelType w:val="hybridMultilevel"/>
    <w:tmpl w:val="17CEB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324303"/>
    <w:multiLevelType w:val="hybridMultilevel"/>
    <w:tmpl w:val="9DAAFD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7248E"/>
    <w:multiLevelType w:val="hybridMultilevel"/>
    <w:tmpl w:val="403805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4AB4B4B"/>
    <w:multiLevelType w:val="hybridMultilevel"/>
    <w:tmpl w:val="5CA475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006A3"/>
    <w:multiLevelType w:val="hybridMultilevel"/>
    <w:tmpl w:val="7D7C708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EB52F5"/>
    <w:multiLevelType w:val="hybridMultilevel"/>
    <w:tmpl w:val="35C88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B7528F"/>
    <w:multiLevelType w:val="multilevel"/>
    <w:tmpl w:val="DF28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252F1"/>
    <w:multiLevelType w:val="multilevel"/>
    <w:tmpl w:val="616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A613C"/>
    <w:multiLevelType w:val="hybridMultilevel"/>
    <w:tmpl w:val="7FCAD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A619E"/>
    <w:multiLevelType w:val="multilevel"/>
    <w:tmpl w:val="870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07433"/>
    <w:multiLevelType w:val="hybridMultilevel"/>
    <w:tmpl w:val="2340C0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D336504"/>
    <w:multiLevelType w:val="hybridMultilevel"/>
    <w:tmpl w:val="2EB6847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DB141CF"/>
    <w:multiLevelType w:val="hybridMultilevel"/>
    <w:tmpl w:val="F6C0C124"/>
    <w:lvl w:ilvl="0" w:tplc="1C0E906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064C92"/>
    <w:multiLevelType w:val="hybridMultilevel"/>
    <w:tmpl w:val="D764BA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3A0D51"/>
    <w:multiLevelType w:val="multilevel"/>
    <w:tmpl w:val="3E4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86B76"/>
    <w:multiLevelType w:val="hybridMultilevel"/>
    <w:tmpl w:val="A42808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826CE5"/>
    <w:multiLevelType w:val="hybridMultilevel"/>
    <w:tmpl w:val="BAC6D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7A4984"/>
    <w:multiLevelType w:val="hybridMultilevel"/>
    <w:tmpl w:val="D764BA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C572A1"/>
    <w:multiLevelType w:val="hybridMultilevel"/>
    <w:tmpl w:val="2500D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596277"/>
    <w:multiLevelType w:val="hybridMultilevel"/>
    <w:tmpl w:val="5DFC12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9EA02FB"/>
    <w:multiLevelType w:val="hybridMultilevel"/>
    <w:tmpl w:val="F8AC96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A405E2"/>
    <w:multiLevelType w:val="hybridMultilevel"/>
    <w:tmpl w:val="E46E04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4D14B15"/>
    <w:multiLevelType w:val="hybridMultilevel"/>
    <w:tmpl w:val="30745A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61497B"/>
    <w:multiLevelType w:val="hybridMultilevel"/>
    <w:tmpl w:val="8334CF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8855790"/>
    <w:multiLevelType w:val="hybridMultilevel"/>
    <w:tmpl w:val="F6E2F4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927DAE"/>
    <w:multiLevelType w:val="hybridMultilevel"/>
    <w:tmpl w:val="B9C8A0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EE72FF5"/>
    <w:multiLevelType w:val="hybridMultilevel"/>
    <w:tmpl w:val="0638D6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070582">
    <w:abstractNumId w:val="11"/>
  </w:num>
  <w:num w:numId="2" w16cid:durableId="1874003874">
    <w:abstractNumId w:val="21"/>
  </w:num>
  <w:num w:numId="3" w16cid:durableId="408424139">
    <w:abstractNumId w:val="0"/>
  </w:num>
  <w:num w:numId="4" w16cid:durableId="1255435660">
    <w:abstractNumId w:val="3"/>
  </w:num>
  <w:num w:numId="5" w16cid:durableId="1563370393">
    <w:abstractNumId w:val="31"/>
  </w:num>
  <w:num w:numId="6" w16cid:durableId="163979149">
    <w:abstractNumId w:val="35"/>
  </w:num>
  <w:num w:numId="7" w16cid:durableId="628125843">
    <w:abstractNumId w:val="24"/>
  </w:num>
  <w:num w:numId="8" w16cid:durableId="294410101">
    <w:abstractNumId w:val="20"/>
  </w:num>
  <w:num w:numId="9" w16cid:durableId="56904518">
    <w:abstractNumId w:val="17"/>
  </w:num>
  <w:num w:numId="10" w16cid:durableId="1487165871">
    <w:abstractNumId w:val="5"/>
  </w:num>
  <w:num w:numId="11" w16cid:durableId="1034305210">
    <w:abstractNumId w:val="16"/>
  </w:num>
  <w:num w:numId="12" w16cid:durableId="1129931923">
    <w:abstractNumId w:val="15"/>
  </w:num>
  <w:num w:numId="13" w16cid:durableId="199825222">
    <w:abstractNumId w:val="27"/>
  </w:num>
  <w:num w:numId="14" w16cid:durableId="913078604">
    <w:abstractNumId w:val="34"/>
  </w:num>
  <w:num w:numId="15" w16cid:durableId="1455369323">
    <w:abstractNumId w:val="10"/>
  </w:num>
  <w:num w:numId="16" w16cid:durableId="1302270925">
    <w:abstractNumId w:val="36"/>
  </w:num>
  <w:num w:numId="17" w16cid:durableId="2122524962">
    <w:abstractNumId w:val="28"/>
  </w:num>
  <w:num w:numId="18" w16cid:durableId="554969480">
    <w:abstractNumId w:val="26"/>
  </w:num>
  <w:num w:numId="19" w16cid:durableId="1207529280">
    <w:abstractNumId w:val="19"/>
  </w:num>
  <w:num w:numId="20" w16cid:durableId="1723400956">
    <w:abstractNumId w:val="18"/>
  </w:num>
  <w:num w:numId="21" w16cid:durableId="841578754">
    <w:abstractNumId w:val="2"/>
  </w:num>
  <w:num w:numId="22" w16cid:durableId="374238156">
    <w:abstractNumId w:val="1"/>
  </w:num>
  <w:num w:numId="23" w16cid:durableId="1318069473">
    <w:abstractNumId w:val="4"/>
  </w:num>
  <w:num w:numId="24" w16cid:durableId="1645235841">
    <w:abstractNumId w:val="30"/>
  </w:num>
  <w:num w:numId="25" w16cid:durableId="1602256741">
    <w:abstractNumId w:val="25"/>
  </w:num>
  <w:num w:numId="26" w16cid:durableId="1394818948">
    <w:abstractNumId w:val="29"/>
  </w:num>
  <w:num w:numId="27" w16cid:durableId="359941421">
    <w:abstractNumId w:val="8"/>
  </w:num>
  <w:num w:numId="28" w16cid:durableId="1577397114">
    <w:abstractNumId w:val="13"/>
  </w:num>
  <w:num w:numId="29" w16cid:durableId="1844591661">
    <w:abstractNumId w:val="32"/>
  </w:num>
  <w:num w:numId="30" w16cid:durableId="742340293">
    <w:abstractNumId w:val="14"/>
  </w:num>
  <w:num w:numId="31" w16cid:durableId="1341931279">
    <w:abstractNumId w:val="37"/>
  </w:num>
  <w:num w:numId="32" w16cid:durableId="1032999711">
    <w:abstractNumId w:val="33"/>
  </w:num>
  <w:num w:numId="33" w16cid:durableId="1675956564">
    <w:abstractNumId w:val="9"/>
  </w:num>
  <w:num w:numId="34" w16cid:durableId="624389684">
    <w:abstractNumId w:val="23"/>
  </w:num>
  <w:num w:numId="35" w16cid:durableId="701828401">
    <w:abstractNumId w:val="12"/>
  </w:num>
  <w:num w:numId="36" w16cid:durableId="575437797">
    <w:abstractNumId w:val="7"/>
  </w:num>
  <w:num w:numId="37" w16cid:durableId="171458456">
    <w:abstractNumId w:val="6"/>
  </w:num>
  <w:num w:numId="38" w16cid:durableId="1057818039">
    <w:abstractNumId w:val="38"/>
  </w:num>
  <w:num w:numId="39" w16cid:durableId="2010407641">
    <w:abstractNumId w:val="2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ce bellandina">
    <w15:presenceInfo w15:providerId="Windows Live" w15:userId="b92b7d9ea9024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11"/>
    <w:rsid w:val="000005DF"/>
    <w:rsid w:val="00004A75"/>
    <w:rsid w:val="0001368B"/>
    <w:rsid w:val="00022F35"/>
    <w:rsid w:val="00026C2F"/>
    <w:rsid w:val="000317A4"/>
    <w:rsid w:val="000366B8"/>
    <w:rsid w:val="00041383"/>
    <w:rsid w:val="00051014"/>
    <w:rsid w:val="00053B2D"/>
    <w:rsid w:val="00063021"/>
    <w:rsid w:val="00066AF8"/>
    <w:rsid w:val="00067825"/>
    <w:rsid w:val="000704F7"/>
    <w:rsid w:val="00070B5E"/>
    <w:rsid w:val="00080EC1"/>
    <w:rsid w:val="000827DB"/>
    <w:rsid w:val="000855C8"/>
    <w:rsid w:val="00087BB1"/>
    <w:rsid w:val="00093D90"/>
    <w:rsid w:val="000B28B5"/>
    <w:rsid w:val="000B32B1"/>
    <w:rsid w:val="000C38E7"/>
    <w:rsid w:val="000C43C3"/>
    <w:rsid w:val="000C4C2C"/>
    <w:rsid w:val="000C606D"/>
    <w:rsid w:val="000D2261"/>
    <w:rsid w:val="000D5A0F"/>
    <w:rsid w:val="000E41A6"/>
    <w:rsid w:val="000E62E7"/>
    <w:rsid w:val="000F15B9"/>
    <w:rsid w:val="000F5CBE"/>
    <w:rsid w:val="0010116E"/>
    <w:rsid w:val="00113B4E"/>
    <w:rsid w:val="00121B78"/>
    <w:rsid w:val="00122DC1"/>
    <w:rsid w:val="00130C3D"/>
    <w:rsid w:val="00133E1E"/>
    <w:rsid w:val="00134927"/>
    <w:rsid w:val="00143A07"/>
    <w:rsid w:val="00144E25"/>
    <w:rsid w:val="00151074"/>
    <w:rsid w:val="001519DA"/>
    <w:rsid w:val="0016076E"/>
    <w:rsid w:val="00172459"/>
    <w:rsid w:val="0017688C"/>
    <w:rsid w:val="001772BC"/>
    <w:rsid w:val="00193BF9"/>
    <w:rsid w:val="001A1B58"/>
    <w:rsid w:val="001C08B1"/>
    <w:rsid w:val="001C21DF"/>
    <w:rsid w:val="001D24DE"/>
    <w:rsid w:val="001F06A5"/>
    <w:rsid w:val="001F14EA"/>
    <w:rsid w:val="001F2670"/>
    <w:rsid w:val="001F7B12"/>
    <w:rsid w:val="00201BAD"/>
    <w:rsid w:val="00210BE1"/>
    <w:rsid w:val="002260D0"/>
    <w:rsid w:val="00226153"/>
    <w:rsid w:val="00235A4A"/>
    <w:rsid w:val="002364EA"/>
    <w:rsid w:val="00241C8F"/>
    <w:rsid w:val="0024292E"/>
    <w:rsid w:val="00245EE7"/>
    <w:rsid w:val="002527F7"/>
    <w:rsid w:val="00261CE2"/>
    <w:rsid w:val="00263EF4"/>
    <w:rsid w:val="00266D61"/>
    <w:rsid w:val="0026797C"/>
    <w:rsid w:val="00272455"/>
    <w:rsid w:val="00280E59"/>
    <w:rsid w:val="00285B97"/>
    <w:rsid w:val="002929BB"/>
    <w:rsid w:val="00293684"/>
    <w:rsid w:val="00294460"/>
    <w:rsid w:val="00296786"/>
    <w:rsid w:val="002A31AC"/>
    <w:rsid w:val="002A7766"/>
    <w:rsid w:val="002B2F58"/>
    <w:rsid w:val="002C1108"/>
    <w:rsid w:val="002C6853"/>
    <w:rsid w:val="002D5E98"/>
    <w:rsid w:val="002F1543"/>
    <w:rsid w:val="00302011"/>
    <w:rsid w:val="003211D6"/>
    <w:rsid w:val="00342CB0"/>
    <w:rsid w:val="0035049D"/>
    <w:rsid w:val="00357BE3"/>
    <w:rsid w:val="003701CC"/>
    <w:rsid w:val="00373B61"/>
    <w:rsid w:val="00390ED6"/>
    <w:rsid w:val="00394DB1"/>
    <w:rsid w:val="003A19D5"/>
    <w:rsid w:val="003A2CB4"/>
    <w:rsid w:val="003A387E"/>
    <w:rsid w:val="003C7C85"/>
    <w:rsid w:val="003D66FC"/>
    <w:rsid w:val="003E1C29"/>
    <w:rsid w:val="003F454F"/>
    <w:rsid w:val="003F4A9D"/>
    <w:rsid w:val="003F4AB1"/>
    <w:rsid w:val="004026A1"/>
    <w:rsid w:val="00403C01"/>
    <w:rsid w:val="0045112C"/>
    <w:rsid w:val="00456879"/>
    <w:rsid w:val="00457B07"/>
    <w:rsid w:val="00471E45"/>
    <w:rsid w:val="00473991"/>
    <w:rsid w:val="00475C42"/>
    <w:rsid w:val="00482A64"/>
    <w:rsid w:val="004928D1"/>
    <w:rsid w:val="00496102"/>
    <w:rsid w:val="0049698A"/>
    <w:rsid w:val="00496F70"/>
    <w:rsid w:val="004A31EC"/>
    <w:rsid w:val="004B2D28"/>
    <w:rsid w:val="004B2E4A"/>
    <w:rsid w:val="004B4372"/>
    <w:rsid w:val="004C2070"/>
    <w:rsid w:val="004D0D6C"/>
    <w:rsid w:val="004D2CCA"/>
    <w:rsid w:val="004E1757"/>
    <w:rsid w:val="004E1D5D"/>
    <w:rsid w:val="004E35C9"/>
    <w:rsid w:val="004E3C32"/>
    <w:rsid w:val="004F56CB"/>
    <w:rsid w:val="004F6D3C"/>
    <w:rsid w:val="005021C3"/>
    <w:rsid w:val="0050435B"/>
    <w:rsid w:val="00511D9F"/>
    <w:rsid w:val="005167D5"/>
    <w:rsid w:val="00524254"/>
    <w:rsid w:val="005262DA"/>
    <w:rsid w:val="00540F97"/>
    <w:rsid w:val="005413CF"/>
    <w:rsid w:val="00543FDB"/>
    <w:rsid w:val="0055225A"/>
    <w:rsid w:val="0055469C"/>
    <w:rsid w:val="005627F5"/>
    <w:rsid w:val="00567C33"/>
    <w:rsid w:val="00572860"/>
    <w:rsid w:val="00573383"/>
    <w:rsid w:val="005816C7"/>
    <w:rsid w:val="00593819"/>
    <w:rsid w:val="0059531A"/>
    <w:rsid w:val="005A474D"/>
    <w:rsid w:val="005B37D4"/>
    <w:rsid w:val="005B6DDC"/>
    <w:rsid w:val="005D10D9"/>
    <w:rsid w:val="005E50C3"/>
    <w:rsid w:val="005F348E"/>
    <w:rsid w:val="005F3C0B"/>
    <w:rsid w:val="005F3F80"/>
    <w:rsid w:val="005F4355"/>
    <w:rsid w:val="0060385F"/>
    <w:rsid w:val="00610265"/>
    <w:rsid w:val="0062460C"/>
    <w:rsid w:val="006365E5"/>
    <w:rsid w:val="0064731D"/>
    <w:rsid w:val="00664278"/>
    <w:rsid w:val="00674F05"/>
    <w:rsid w:val="0069135A"/>
    <w:rsid w:val="006942CF"/>
    <w:rsid w:val="006A4ECB"/>
    <w:rsid w:val="006B5570"/>
    <w:rsid w:val="006C0B5E"/>
    <w:rsid w:val="006C6F33"/>
    <w:rsid w:val="006F1C0E"/>
    <w:rsid w:val="00702640"/>
    <w:rsid w:val="00704C44"/>
    <w:rsid w:val="00707233"/>
    <w:rsid w:val="00713B00"/>
    <w:rsid w:val="007141B3"/>
    <w:rsid w:val="00715AF2"/>
    <w:rsid w:val="00730EE7"/>
    <w:rsid w:val="007368EE"/>
    <w:rsid w:val="00736C4B"/>
    <w:rsid w:val="0074068D"/>
    <w:rsid w:val="00757C9C"/>
    <w:rsid w:val="00762570"/>
    <w:rsid w:val="00784B03"/>
    <w:rsid w:val="007949D0"/>
    <w:rsid w:val="007A3716"/>
    <w:rsid w:val="007B28BC"/>
    <w:rsid w:val="007B2D38"/>
    <w:rsid w:val="007C4C9D"/>
    <w:rsid w:val="007C6AA6"/>
    <w:rsid w:val="007D736F"/>
    <w:rsid w:val="007E459A"/>
    <w:rsid w:val="007E6049"/>
    <w:rsid w:val="007F0149"/>
    <w:rsid w:val="007F2FCD"/>
    <w:rsid w:val="00804B12"/>
    <w:rsid w:val="00811568"/>
    <w:rsid w:val="0081777C"/>
    <w:rsid w:val="008210F7"/>
    <w:rsid w:val="00824B55"/>
    <w:rsid w:val="0082605E"/>
    <w:rsid w:val="0084153F"/>
    <w:rsid w:val="00847187"/>
    <w:rsid w:val="00854EFC"/>
    <w:rsid w:val="00865AC2"/>
    <w:rsid w:val="00866A48"/>
    <w:rsid w:val="00867577"/>
    <w:rsid w:val="00896532"/>
    <w:rsid w:val="008A5548"/>
    <w:rsid w:val="008D2263"/>
    <w:rsid w:val="008E7979"/>
    <w:rsid w:val="008F46CF"/>
    <w:rsid w:val="009027D7"/>
    <w:rsid w:val="00925D55"/>
    <w:rsid w:val="0092771F"/>
    <w:rsid w:val="009328DB"/>
    <w:rsid w:val="0093457F"/>
    <w:rsid w:val="009446F1"/>
    <w:rsid w:val="009700D4"/>
    <w:rsid w:val="0097206C"/>
    <w:rsid w:val="00975975"/>
    <w:rsid w:val="00982DE9"/>
    <w:rsid w:val="00984AFE"/>
    <w:rsid w:val="00986651"/>
    <w:rsid w:val="0099148D"/>
    <w:rsid w:val="009A352B"/>
    <w:rsid w:val="009A411B"/>
    <w:rsid w:val="009C1BE1"/>
    <w:rsid w:val="009C6C36"/>
    <w:rsid w:val="009D1A2D"/>
    <w:rsid w:val="009D40F3"/>
    <w:rsid w:val="009D510D"/>
    <w:rsid w:val="009E12BF"/>
    <w:rsid w:val="009E143F"/>
    <w:rsid w:val="009F0CE8"/>
    <w:rsid w:val="009F77F7"/>
    <w:rsid w:val="00A0307E"/>
    <w:rsid w:val="00A05455"/>
    <w:rsid w:val="00A060EB"/>
    <w:rsid w:val="00A30E84"/>
    <w:rsid w:val="00A3179A"/>
    <w:rsid w:val="00A434C9"/>
    <w:rsid w:val="00A44590"/>
    <w:rsid w:val="00A53758"/>
    <w:rsid w:val="00A5622E"/>
    <w:rsid w:val="00A564A3"/>
    <w:rsid w:val="00A60B4C"/>
    <w:rsid w:val="00A66A25"/>
    <w:rsid w:val="00A72CFA"/>
    <w:rsid w:val="00A86A0D"/>
    <w:rsid w:val="00A870BE"/>
    <w:rsid w:val="00A87287"/>
    <w:rsid w:val="00A91E50"/>
    <w:rsid w:val="00A96BCD"/>
    <w:rsid w:val="00AA06D8"/>
    <w:rsid w:val="00AA6060"/>
    <w:rsid w:val="00AA6160"/>
    <w:rsid w:val="00AA6F5D"/>
    <w:rsid w:val="00AB7A72"/>
    <w:rsid w:val="00AD0982"/>
    <w:rsid w:val="00AD2A26"/>
    <w:rsid w:val="00AD3746"/>
    <w:rsid w:val="00AF4743"/>
    <w:rsid w:val="00B11190"/>
    <w:rsid w:val="00B1210E"/>
    <w:rsid w:val="00B1556B"/>
    <w:rsid w:val="00B26B26"/>
    <w:rsid w:val="00B300AA"/>
    <w:rsid w:val="00B30F9D"/>
    <w:rsid w:val="00B40184"/>
    <w:rsid w:val="00B417AE"/>
    <w:rsid w:val="00B60065"/>
    <w:rsid w:val="00B61FFD"/>
    <w:rsid w:val="00B643CF"/>
    <w:rsid w:val="00B73995"/>
    <w:rsid w:val="00B8324A"/>
    <w:rsid w:val="00B96F2B"/>
    <w:rsid w:val="00B97D1E"/>
    <w:rsid w:val="00BB0106"/>
    <w:rsid w:val="00BB650D"/>
    <w:rsid w:val="00BC2EE4"/>
    <w:rsid w:val="00BC5CFC"/>
    <w:rsid w:val="00BD3EE3"/>
    <w:rsid w:val="00BD3F33"/>
    <w:rsid w:val="00BE69B9"/>
    <w:rsid w:val="00BE6C11"/>
    <w:rsid w:val="00BE7416"/>
    <w:rsid w:val="00BF2C0F"/>
    <w:rsid w:val="00C01BEC"/>
    <w:rsid w:val="00C055D0"/>
    <w:rsid w:val="00C10682"/>
    <w:rsid w:val="00C1553E"/>
    <w:rsid w:val="00C230B5"/>
    <w:rsid w:val="00C26A36"/>
    <w:rsid w:val="00C27672"/>
    <w:rsid w:val="00C34F93"/>
    <w:rsid w:val="00C360EF"/>
    <w:rsid w:val="00C45D1D"/>
    <w:rsid w:val="00C46B1D"/>
    <w:rsid w:val="00C535B8"/>
    <w:rsid w:val="00C77B12"/>
    <w:rsid w:val="00C77B5C"/>
    <w:rsid w:val="00C838B9"/>
    <w:rsid w:val="00C84137"/>
    <w:rsid w:val="00C87EE2"/>
    <w:rsid w:val="00C90B35"/>
    <w:rsid w:val="00C94BF7"/>
    <w:rsid w:val="00CA142D"/>
    <w:rsid w:val="00CA28FC"/>
    <w:rsid w:val="00CA2BD9"/>
    <w:rsid w:val="00CA78FC"/>
    <w:rsid w:val="00CB19CC"/>
    <w:rsid w:val="00CB2D27"/>
    <w:rsid w:val="00CB2EDC"/>
    <w:rsid w:val="00CB718C"/>
    <w:rsid w:val="00CD0635"/>
    <w:rsid w:val="00CD4E77"/>
    <w:rsid w:val="00CE4C16"/>
    <w:rsid w:val="00CE6A09"/>
    <w:rsid w:val="00CF1A9A"/>
    <w:rsid w:val="00CF249F"/>
    <w:rsid w:val="00D050CD"/>
    <w:rsid w:val="00D0722F"/>
    <w:rsid w:val="00D2172E"/>
    <w:rsid w:val="00D26A6C"/>
    <w:rsid w:val="00D33138"/>
    <w:rsid w:val="00D3521C"/>
    <w:rsid w:val="00D357A7"/>
    <w:rsid w:val="00D40363"/>
    <w:rsid w:val="00D47D0F"/>
    <w:rsid w:val="00D510F8"/>
    <w:rsid w:val="00D51A08"/>
    <w:rsid w:val="00D60838"/>
    <w:rsid w:val="00D65D3F"/>
    <w:rsid w:val="00D74517"/>
    <w:rsid w:val="00D8111C"/>
    <w:rsid w:val="00D812EF"/>
    <w:rsid w:val="00D85AFB"/>
    <w:rsid w:val="00D86760"/>
    <w:rsid w:val="00D97977"/>
    <w:rsid w:val="00DA2F08"/>
    <w:rsid w:val="00DB4E98"/>
    <w:rsid w:val="00DB5AC5"/>
    <w:rsid w:val="00DC3541"/>
    <w:rsid w:val="00DD1E4B"/>
    <w:rsid w:val="00DE1947"/>
    <w:rsid w:val="00DE3803"/>
    <w:rsid w:val="00DF54B0"/>
    <w:rsid w:val="00DF7794"/>
    <w:rsid w:val="00DF7ACA"/>
    <w:rsid w:val="00E037FE"/>
    <w:rsid w:val="00E06BD9"/>
    <w:rsid w:val="00E11D63"/>
    <w:rsid w:val="00E3363A"/>
    <w:rsid w:val="00E37787"/>
    <w:rsid w:val="00E5010D"/>
    <w:rsid w:val="00E527C9"/>
    <w:rsid w:val="00E54DF5"/>
    <w:rsid w:val="00E5519A"/>
    <w:rsid w:val="00E67EE4"/>
    <w:rsid w:val="00E863B6"/>
    <w:rsid w:val="00E877B0"/>
    <w:rsid w:val="00E91C08"/>
    <w:rsid w:val="00E92C45"/>
    <w:rsid w:val="00E95F71"/>
    <w:rsid w:val="00E9770A"/>
    <w:rsid w:val="00EA0407"/>
    <w:rsid w:val="00EA0796"/>
    <w:rsid w:val="00EA10EC"/>
    <w:rsid w:val="00EA7A00"/>
    <w:rsid w:val="00EB261B"/>
    <w:rsid w:val="00EB40E1"/>
    <w:rsid w:val="00EB5280"/>
    <w:rsid w:val="00EB7B28"/>
    <w:rsid w:val="00EB7C4C"/>
    <w:rsid w:val="00EC1AEF"/>
    <w:rsid w:val="00EC46BA"/>
    <w:rsid w:val="00ED6B4B"/>
    <w:rsid w:val="00EF0138"/>
    <w:rsid w:val="00EF76E4"/>
    <w:rsid w:val="00F133DF"/>
    <w:rsid w:val="00F24D17"/>
    <w:rsid w:val="00F42455"/>
    <w:rsid w:val="00F547C2"/>
    <w:rsid w:val="00F5550F"/>
    <w:rsid w:val="00F641B8"/>
    <w:rsid w:val="00F716D1"/>
    <w:rsid w:val="00F777E8"/>
    <w:rsid w:val="00F843D5"/>
    <w:rsid w:val="00F85400"/>
    <w:rsid w:val="00FA2C36"/>
    <w:rsid w:val="00FA51AE"/>
    <w:rsid w:val="00FA6D1C"/>
    <w:rsid w:val="00FC4DEA"/>
    <w:rsid w:val="00FC500D"/>
    <w:rsid w:val="00FC6597"/>
    <w:rsid w:val="00FE0C21"/>
    <w:rsid w:val="00FE3A7E"/>
    <w:rsid w:val="00FF12A3"/>
    <w:rsid w:val="00FF3423"/>
    <w:rsid w:val="00FF4E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26245"/>
  <w15:docId w15:val="{B7EC9C0B-C021-9549-8C85-8948E6DE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49F"/>
    <w:pPr>
      <w:spacing w:after="0" w:line="360" w:lineRule="auto"/>
      <w:ind w:firstLine="720"/>
      <w:jc w:val="both"/>
      <w:pPrChange w:id="0" w:author="Andries Pandia" w:date="2025-08-25T20:47:00Z">
        <w:pPr>
          <w:spacing w:line="360" w:lineRule="auto"/>
          <w:ind w:firstLine="720"/>
          <w:contextualSpacing/>
          <w:jc w:val="both"/>
        </w:pPr>
      </w:pPrChange>
    </w:pPr>
    <w:rPr>
      <w:rFonts w:ascii="Times New Roman" w:eastAsia="Times New Roman" w:hAnsi="Times New Roman" w:cs="Times New Roman"/>
      <w:kern w:val="0"/>
      <w14:ligatures w14:val="none"/>
      <w:rPrChange w:id="0" w:author="Andries Pandia" w:date="2025-08-25T20:47:00Z">
        <w:rPr>
          <w:noProof/>
          <w:kern w:val="2"/>
          <w:sz w:val="24"/>
          <w:szCs w:val="24"/>
          <w:lang w:val="id-ID" w:eastAsia="en-US" w:bidi="ar-SA"/>
          <w14:ligatures w14:val="standardContextual"/>
        </w:rPr>
      </w:rPrChange>
    </w:rPr>
  </w:style>
  <w:style w:type="paragraph" w:styleId="Heading1">
    <w:name w:val="heading 1"/>
    <w:basedOn w:val="Title"/>
    <w:link w:val="Heading1Char"/>
    <w:autoRedefine/>
    <w:uiPriority w:val="9"/>
    <w:qFormat/>
    <w:rsid w:val="00241C8F"/>
    <w:pPr>
      <w:spacing w:after="0"/>
      <w:ind w:firstLine="0"/>
      <w:jc w:val="center"/>
      <w:outlineLvl w:val="0"/>
      <w:pPrChange w:id="1" w:author="Andries Pandia" w:date="2025-08-22T17:01:00Z">
        <w:pPr>
          <w:numPr>
            <w:numId w:val="7"/>
          </w:numPr>
          <w:spacing w:line="360" w:lineRule="auto"/>
          <w:ind w:left="720" w:hanging="360"/>
          <w:contextualSpacing/>
          <w:jc w:val="center"/>
          <w:outlineLvl w:val="0"/>
        </w:pPr>
      </w:pPrChange>
    </w:pPr>
    <w:rPr>
      <w:rFonts w:ascii="Times New Roman" w:hAnsi="Times New Roman"/>
      <w:b/>
      <w:bCs/>
      <w:color w:val="000000"/>
      <w:kern w:val="0"/>
      <w:sz w:val="28"/>
      <w:szCs w:val="28"/>
      <w14:ligatures w14:val="none"/>
      <w:rPrChange w:id="1" w:author="Andries Pandia" w:date="2025-08-22T17:01:00Z">
        <w:rPr>
          <w:b/>
          <w:bCs/>
          <w:noProof/>
          <w:color w:val="000000"/>
          <w:sz w:val="28"/>
          <w:szCs w:val="28"/>
          <w:lang w:val="id-ID" w:eastAsia="en-US" w:bidi="ar-SA"/>
        </w:rPr>
      </w:rPrChange>
    </w:rPr>
  </w:style>
  <w:style w:type="paragraph" w:styleId="Heading2">
    <w:name w:val="heading 2"/>
    <w:basedOn w:val="Subtitle"/>
    <w:link w:val="Heading2Char"/>
    <w:autoRedefine/>
    <w:uiPriority w:val="9"/>
    <w:unhideWhenUsed/>
    <w:qFormat/>
    <w:rsid w:val="0099148D"/>
    <w:pPr>
      <w:ind w:firstLine="0"/>
      <w:jc w:val="left"/>
      <w:outlineLvl w:val="1"/>
      <w:pPrChange w:id="2" w:author="Andries Pandia" w:date="2025-08-22T18:52:00Z">
        <w:pPr>
          <w:spacing w:line="360" w:lineRule="auto"/>
          <w:contextualSpacing/>
          <w:outlineLvl w:val="1"/>
        </w:pPr>
      </w:pPrChange>
    </w:pPr>
    <w:rPr>
      <w:b/>
      <w:color w:val="000000"/>
      <w:sz w:val="24"/>
      <w:szCs w:val="24"/>
      <w:lang w:val="en-US"/>
      <w:rPrChange w:id="2" w:author="Andries Pandia" w:date="2025-08-22T18:52:00Z">
        <w:rPr>
          <w:noProof/>
          <w:kern w:val="2"/>
          <w:sz w:val="24"/>
          <w:szCs w:val="24"/>
          <w:lang w:val="id-ID" w:eastAsia="en-US" w:bidi="ar-SA"/>
          <w14:ligatures w14:val="standardContextual"/>
        </w:rPr>
      </w:rPrChange>
    </w:rPr>
  </w:style>
  <w:style w:type="paragraph" w:styleId="Heading3">
    <w:name w:val="heading 3"/>
    <w:basedOn w:val="Heading2"/>
    <w:next w:val="Normal"/>
    <w:link w:val="Heading3Char"/>
    <w:autoRedefine/>
    <w:uiPriority w:val="9"/>
    <w:unhideWhenUsed/>
    <w:qFormat/>
    <w:rsid w:val="000B28B5"/>
    <w:pPr>
      <w:outlineLvl w:val="2"/>
      <w:pPrChange w:id="3" w:author="Andries Pandia" w:date="2025-08-22T15:52:00Z">
        <w:pPr>
          <w:numPr>
            <w:ilvl w:val="1"/>
          </w:numPr>
          <w:spacing w:line="360" w:lineRule="auto"/>
          <w:contextualSpacing/>
          <w:outlineLvl w:val="2"/>
        </w:pPr>
      </w:pPrChange>
    </w:pPr>
    <w:rPr>
      <w:rPrChange w:id="3" w:author="Andries Pandia" w:date="2025-08-22T15:52:00Z">
        <w:rPr>
          <w:rFonts w:eastAsiaTheme="majorEastAsia" w:cstheme="majorBidi"/>
          <w:b/>
          <w:noProof/>
          <w:spacing w:val="15"/>
          <w:kern w:val="2"/>
          <w:sz w:val="24"/>
          <w:szCs w:val="28"/>
          <w:lang w:val="id-ID" w:eastAsia="en-US" w:bidi="ar-SA"/>
          <w14:ligatures w14:val="standardContextual"/>
        </w:rPr>
      </w:rPrChange>
    </w:rPr>
  </w:style>
  <w:style w:type="paragraph" w:styleId="Heading4">
    <w:name w:val="heading 4"/>
    <w:basedOn w:val="Normal"/>
    <w:next w:val="Normal"/>
    <w:link w:val="Heading4Char"/>
    <w:uiPriority w:val="9"/>
    <w:unhideWhenUsed/>
    <w:qFormat/>
    <w:rsid w:val="000B32B1"/>
    <w:pPr>
      <w:contextualSpacing/>
      <w:outlineLvl w:val="3"/>
    </w:pPr>
    <w:rPr>
      <w:b/>
      <w:bCs/>
      <w:noProof/>
      <w:kern w:val="2"/>
      <w:lang w:val="en-US"/>
      <w14:ligatures w14:val="standardContextual"/>
    </w:rPr>
  </w:style>
  <w:style w:type="paragraph" w:styleId="Heading5">
    <w:name w:val="heading 5"/>
    <w:basedOn w:val="Normal"/>
    <w:next w:val="Normal"/>
    <w:link w:val="Heading5Char"/>
    <w:uiPriority w:val="9"/>
    <w:unhideWhenUsed/>
    <w:qFormat/>
    <w:rsid w:val="000B32B1"/>
    <w:pPr>
      <w:contextualSpacing/>
      <w:outlineLvl w:val="4"/>
    </w:pPr>
    <w:rPr>
      <w:b/>
      <w:bCs/>
      <w:noProof/>
      <w:kern w:val="2"/>
      <w:lang w:val="id-ID"/>
      <w14:ligatures w14:val="standardContextual"/>
    </w:rPr>
  </w:style>
  <w:style w:type="paragraph" w:styleId="Heading6">
    <w:name w:val="heading 6"/>
    <w:basedOn w:val="Normal"/>
    <w:next w:val="Normal"/>
    <w:link w:val="Heading6Char"/>
    <w:uiPriority w:val="9"/>
    <w:semiHidden/>
    <w:unhideWhenUsed/>
    <w:qFormat/>
    <w:rsid w:val="00BE6C11"/>
    <w:pPr>
      <w:keepNext/>
      <w:keepLines/>
      <w:spacing w:before="40"/>
      <w:contextualSpacing/>
      <w:outlineLvl w:val="5"/>
    </w:pPr>
    <w:rPr>
      <w:rFonts w:eastAsiaTheme="majorEastAsia" w:cstheme="majorBidi"/>
      <w:i/>
      <w:iCs/>
      <w:noProof/>
      <w:color w:val="595959" w:themeColor="text1" w:themeTint="A6"/>
      <w:kern w:val="2"/>
      <w:lang w:val="id-ID"/>
      <w14:ligatures w14:val="standardContextual"/>
    </w:rPr>
  </w:style>
  <w:style w:type="paragraph" w:styleId="Heading7">
    <w:name w:val="heading 7"/>
    <w:basedOn w:val="Normal"/>
    <w:next w:val="Normal"/>
    <w:link w:val="Heading7Char"/>
    <w:uiPriority w:val="9"/>
    <w:semiHidden/>
    <w:unhideWhenUsed/>
    <w:qFormat/>
    <w:rsid w:val="00BE6C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C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C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8F"/>
    <w:rPr>
      <w:rFonts w:ascii="Times New Roman" w:eastAsiaTheme="majorEastAsia" w:hAnsi="Times New Roman" w:cstheme="majorBidi"/>
      <w:b/>
      <w:bCs/>
      <w:noProof/>
      <w:color w:val="000000"/>
      <w:spacing w:val="-10"/>
      <w:kern w:val="0"/>
      <w:sz w:val="28"/>
      <w:szCs w:val="28"/>
      <w:lang w:val="id-ID"/>
      <w14:ligatures w14:val="none"/>
    </w:rPr>
  </w:style>
  <w:style w:type="character" w:customStyle="1" w:styleId="Heading2Char">
    <w:name w:val="Heading 2 Char"/>
    <w:basedOn w:val="DefaultParagraphFont"/>
    <w:link w:val="Heading2"/>
    <w:uiPriority w:val="9"/>
    <w:rsid w:val="0099148D"/>
    <w:rPr>
      <w:rFonts w:ascii="Times New Roman" w:eastAsiaTheme="majorEastAsia" w:hAnsi="Times New Roman" w:cstheme="majorBidi"/>
      <w:b/>
      <w:noProof/>
      <w:color w:val="000000"/>
      <w:spacing w:val="15"/>
      <w:lang w:val="en-US"/>
    </w:rPr>
  </w:style>
  <w:style w:type="character" w:customStyle="1" w:styleId="Heading3Char">
    <w:name w:val="Heading 3 Char"/>
    <w:basedOn w:val="DefaultParagraphFont"/>
    <w:link w:val="Heading3"/>
    <w:uiPriority w:val="9"/>
    <w:rsid w:val="000B28B5"/>
    <w:rPr>
      <w:rFonts w:ascii="Times New Roman" w:eastAsiaTheme="majorEastAsia" w:hAnsi="Times New Roman" w:cstheme="majorBidi"/>
      <w:b/>
      <w:noProof/>
      <w:color w:val="000000"/>
      <w:spacing w:val="15"/>
      <w:lang w:val="en-US"/>
    </w:rPr>
  </w:style>
  <w:style w:type="character" w:customStyle="1" w:styleId="Heading4Char">
    <w:name w:val="Heading 4 Char"/>
    <w:basedOn w:val="DefaultParagraphFont"/>
    <w:link w:val="Heading4"/>
    <w:uiPriority w:val="9"/>
    <w:rsid w:val="000B32B1"/>
    <w:rPr>
      <w:rFonts w:ascii="Times New Roman" w:eastAsia="Times New Roman" w:hAnsi="Times New Roman" w:cs="Times New Roman"/>
      <w:b/>
      <w:bCs/>
      <w:noProof/>
      <w:lang w:val="en-US"/>
    </w:rPr>
  </w:style>
  <w:style w:type="character" w:customStyle="1" w:styleId="Heading5Char">
    <w:name w:val="Heading 5 Char"/>
    <w:basedOn w:val="DefaultParagraphFont"/>
    <w:link w:val="Heading5"/>
    <w:uiPriority w:val="9"/>
    <w:rsid w:val="000B32B1"/>
    <w:rPr>
      <w:rFonts w:ascii="Times New Roman" w:eastAsia="Times New Roman" w:hAnsi="Times New Roman" w:cs="Times New Roman"/>
      <w:b/>
      <w:bCs/>
      <w:noProof/>
      <w:lang w:val="id-ID"/>
    </w:rPr>
  </w:style>
  <w:style w:type="character" w:customStyle="1" w:styleId="Heading6Char">
    <w:name w:val="Heading 6 Char"/>
    <w:basedOn w:val="DefaultParagraphFont"/>
    <w:link w:val="Heading6"/>
    <w:uiPriority w:val="9"/>
    <w:semiHidden/>
    <w:rsid w:val="00BE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C11"/>
    <w:rPr>
      <w:rFonts w:eastAsiaTheme="majorEastAsia" w:cstheme="majorBidi"/>
      <w:color w:val="272727" w:themeColor="text1" w:themeTint="D8"/>
    </w:rPr>
  </w:style>
  <w:style w:type="paragraph" w:styleId="Title">
    <w:name w:val="Title"/>
    <w:basedOn w:val="Normal"/>
    <w:next w:val="Normal"/>
    <w:link w:val="TitleChar"/>
    <w:uiPriority w:val="10"/>
    <w:qFormat/>
    <w:rsid w:val="00BE6C11"/>
    <w:pPr>
      <w:spacing w:after="80"/>
      <w:contextualSpacing/>
    </w:pPr>
    <w:rPr>
      <w:rFonts w:asciiTheme="majorHAnsi" w:eastAsiaTheme="majorEastAsia" w:hAnsiTheme="majorHAnsi" w:cstheme="majorBidi"/>
      <w:noProof/>
      <w:spacing w:val="-10"/>
      <w:kern w:val="28"/>
      <w:sz w:val="56"/>
      <w:szCs w:val="56"/>
      <w:lang w:val="id-ID"/>
      <w14:ligatures w14:val="standardContextual"/>
    </w:rPr>
  </w:style>
  <w:style w:type="character" w:customStyle="1" w:styleId="TitleChar">
    <w:name w:val="Title Char"/>
    <w:basedOn w:val="DefaultParagraphFont"/>
    <w:link w:val="Title"/>
    <w:uiPriority w:val="10"/>
    <w:rsid w:val="00BE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11"/>
    <w:pPr>
      <w:numPr>
        <w:ilvl w:val="1"/>
      </w:numPr>
      <w:ind w:firstLine="720"/>
      <w:contextualSpacing/>
    </w:pPr>
    <w:rPr>
      <w:rFonts w:eastAsiaTheme="majorEastAsia" w:cstheme="majorBidi"/>
      <w:noProof/>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BE6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C11"/>
    <w:pPr>
      <w:spacing w:before="160"/>
      <w:contextualSpacing/>
      <w:jc w:val="center"/>
    </w:pPr>
    <w:rPr>
      <w:i/>
      <w:iCs/>
      <w:noProof/>
      <w:color w:val="404040" w:themeColor="text1" w:themeTint="BF"/>
      <w:kern w:val="2"/>
      <w:lang w:val="id-ID"/>
      <w14:ligatures w14:val="standardContextual"/>
    </w:rPr>
  </w:style>
  <w:style w:type="character" w:customStyle="1" w:styleId="QuoteChar">
    <w:name w:val="Quote Char"/>
    <w:basedOn w:val="DefaultParagraphFont"/>
    <w:link w:val="Quote"/>
    <w:uiPriority w:val="29"/>
    <w:rsid w:val="00BE6C11"/>
    <w:rPr>
      <w:i/>
      <w:iCs/>
      <w:color w:val="404040" w:themeColor="text1" w:themeTint="BF"/>
    </w:rPr>
  </w:style>
  <w:style w:type="paragraph" w:styleId="ListParagraph">
    <w:name w:val="List Paragraph"/>
    <w:basedOn w:val="Normal"/>
    <w:uiPriority w:val="34"/>
    <w:qFormat/>
    <w:rsid w:val="00BE6C11"/>
    <w:pPr>
      <w:ind w:left="720"/>
      <w:contextualSpacing/>
    </w:pPr>
    <w:rPr>
      <w:noProof/>
      <w:kern w:val="2"/>
      <w:lang w:val="id-ID"/>
      <w14:ligatures w14:val="standardContextual"/>
    </w:rPr>
  </w:style>
  <w:style w:type="character" w:styleId="IntenseEmphasis">
    <w:name w:val="Intense Emphasis"/>
    <w:basedOn w:val="DefaultParagraphFont"/>
    <w:uiPriority w:val="21"/>
    <w:qFormat/>
    <w:rsid w:val="00BE6C11"/>
    <w:rPr>
      <w:i/>
      <w:iCs/>
      <w:color w:val="2F5496" w:themeColor="accent1" w:themeShade="BF"/>
    </w:rPr>
  </w:style>
  <w:style w:type="paragraph" w:styleId="IntenseQuote">
    <w:name w:val="Intense Quote"/>
    <w:basedOn w:val="Normal"/>
    <w:next w:val="Normal"/>
    <w:link w:val="IntenseQuoteChar"/>
    <w:uiPriority w:val="30"/>
    <w:qFormat/>
    <w:rsid w:val="00BE6C11"/>
    <w:pPr>
      <w:pBdr>
        <w:top w:val="single" w:sz="4" w:space="10" w:color="2F5496" w:themeColor="accent1" w:themeShade="BF"/>
        <w:bottom w:val="single" w:sz="4" w:space="10" w:color="2F5496" w:themeColor="accent1" w:themeShade="BF"/>
      </w:pBdr>
      <w:spacing w:before="360" w:after="360"/>
      <w:ind w:left="864" w:right="864"/>
      <w:contextualSpacing/>
      <w:jc w:val="center"/>
    </w:pPr>
    <w:rPr>
      <w:i/>
      <w:iCs/>
      <w:noProof/>
      <w:color w:val="2F5496" w:themeColor="accent1" w:themeShade="BF"/>
      <w:kern w:val="2"/>
      <w:lang w:val="id-ID"/>
      <w14:ligatures w14:val="standardContextual"/>
    </w:rPr>
  </w:style>
  <w:style w:type="character" w:customStyle="1" w:styleId="IntenseQuoteChar">
    <w:name w:val="Intense Quote Char"/>
    <w:basedOn w:val="DefaultParagraphFont"/>
    <w:link w:val="IntenseQuote"/>
    <w:uiPriority w:val="30"/>
    <w:rsid w:val="00BE6C11"/>
    <w:rPr>
      <w:i/>
      <w:iCs/>
      <w:color w:val="2F5496" w:themeColor="accent1" w:themeShade="BF"/>
    </w:rPr>
  </w:style>
  <w:style w:type="character" w:styleId="IntenseReference">
    <w:name w:val="Intense Reference"/>
    <w:basedOn w:val="DefaultParagraphFont"/>
    <w:uiPriority w:val="32"/>
    <w:qFormat/>
    <w:rsid w:val="00BE6C11"/>
    <w:rPr>
      <w:b/>
      <w:bCs/>
      <w:smallCaps/>
      <w:color w:val="2F5496" w:themeColor="accent1" w:themeShade="BF"/>
      <w:spacing w:val="5"/>
    </w:rPr>
  </w:style>
  <w:style w:type="paragraph" w:styleId="NormalWeb">
    <w:name w:val="Normal (Web)"/>
    <w:basedOn w:val="Normal"/>
    <w:uiPriority w:val="99"/>
    <w:unhideWhenUsed/>
    <w:rsid w:val="00BE6C11"/>
    <w:pPr>
      <w:spacing w:before="100" w:beforeAutospacing="1" w:after="100" w:afterAutospacing="1"/>
      <w:contextualSpacing/>
    </w:pPr>
    <w:rPr>
      <w:noProof/>
      <w:lang w:val="id-ID"/>
    </w:rPr>
  </w:style>
  <w:style w:type="character" w:customStyle="1" w:styleId="apple-tab-span">
    <w:name w:val="apple-tab-span"/>
    <w:basedOn w:val="DefaultParagraphFont"/>
    <w:rsid w:val="00BE6C11"/>
  </w:style>
  <w:style w:type="paragraph" w:styleId="Header">
    <w:name w:val="header"/>
    <w:basedOn w:val="Normal"/>
    <w:link w:val="HeaderChar"/>
    <w:uiPriority w:val="99"/>
    <w:unhideWhenUsed/>
    <w:rsid w:val="002364EA"/>
    <w:pPr>
      <w:tabs>
        <w:tab w:val="center" w:pos="4680"/>
        <w:tab w:val="right" w:pos="9360"/>
      </w:tabs>
      <w:contextualSpacing/>
    </w:pPr>
    <w:rPr>
      <w:noProof/>
      <w:kern w:val="2"/>
      <w:lang w:val="id-ID"/>
      <w14:ligatures w14:val="standardContextual"/>
    </w:rPr>
  </w:style>
  <w:style w:type="character" w:customStyle="1" w:styleId="HeaderChar">
    <w:name w:val="Header Char"/>
    <w:basedOn w:val="DefaultParagraphFont"/>
    <w:link w:val="Header"/>
    <w:uiPriority w:val="99"/>
    <w:rsid w:val="002364EA"/>
  </w:style>
  <w:style w:type="paragraph" w:styleId="Footer">
    <w:name w:val="footer"/>
    <w:basedOn w:val="Normal"/>
    <w:link w:val="FooterChar"/>
    <w:uiPriority w:val="99"/>
    <w:unhideWhenUsed/>
    <w:rsid w:val="002364EA"/>
    <w:pPr>
      <w:tabs>
        <w:tab w:val="center" w:pos="4680"/>
        <w:tab w:val="right" w:pos="9360"/>
      </w:tabs>
      <w:contextualSpacing/>
    </w:pPr>
    <w:rPr>
      <w:noProof/>
      <w:kern w:val="2"/>
      <w:lang w:val="id-ID"/>
      <w14:ligatures w14:val="standardContextual"/>
    </w:rPr>
  </w:style>
  <w:style w:type="character" w:customStyle="1" w:styleId="FooterChar">
    <w:name w:val="Footer Char"/>
    <w:basedOn w:val="DefaultParagraphFont"/>
    <w:link w:val="Footer"/>
    <w:uiPriority w:val="99"/>
    <w:rsid w:val="002364EA"/>
  </w:style>
  <w:style w:type="paragraph" w:customStyle="1" w:styleId="my-0">
    <w:name w:val="my-0"/>
    <w:basedOn w:val="Normal"/>
    <w:rsid w:val="002364EA"/>
    <w:pPr>
      <w:spacing w:before="100" w:beforeAutospacing="1" w:after="100" w:afterAutospacing="1"/>
      <w:contextualSpacing/>
    </w:pPr>
    <w:rPr>
      <w:noProof/>
      <w:lang w:val="id-ID"/>
    </w:rPr>
  </w:style>
  <w:style w:type="table" w:styleId="TableGrid">
    <w:name w:val="Table Grid"/>
    <w:basedOn w:val="TableNormal"/>
    <w:uiPriority w:val="39"/>
    <w:rsid w:val="00EA1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D40F3"/>
    <w:rPr>
      <w:i/>
      <w:iCs/>
    </w:rPr>
  </w:style>
  <w:style w:type="character" w:styleId="Strong">
    <w:name w:val="Strong"/>
    <w:basedOn w:val="DefaultParagraphFont"/>
    <w:uiPriority w:val="22"/>
    <w:qFormat/>
    <w:rsid w:val="00FE0C21"/>
    <w:rPr>
      <w:b/>
      <w:bCs/>
    </w:rPr>
  </w:style>
  <w:style w:type="paragraph" w:styleId="TOCHeading">
    <w:name w:val="TOC Heading"/>
    <w:basedOn w:val="Heading1"/>
    <w:next w:val="Normal"/>
    <w:uiPriority w:val="39"/>
    <w:unhideWhenUsed/>
    <w:qFormat/>
    <w:rsid w:val="00736C4B"/>
    <w:pPr>
      <w:keepNext/>
      <w:keepLines/>
      <w:spacing w:before="480" w:line="276" w:lineRule="auto"/>
      <w:contextualSpacing w:val="0"/>
      <w:jc w:val="left"/>
      <w:outlineLvl w:val="9"/>
    </w:pPr>
    <w:rPr>
      <w:rFonts w:asciiTheme="majorHAnsi" w:hAnsiTheme="majorHAnsi"/>
      <w:noProof w:val="0"/>
      <w:color w:val="2F5496" w:themeColor="accent1" w:themeShade="BF"/>
      <w:lang w:val="en-US"/>
    </w:rPr>
  </w:style>
  <w:style w:type="paragraph" w:styleId="TOC1">
    <w:name w:val="toc 1"/>
    <w:basedOn w:val="Normal"/>
    <w:next w:val="Normal"/>
    <w:autoRedefine/>
    <w:uiPriority w:val="39"/>
    <w:unhideWhenUsed/>
    <w:qFormat/>
    <w:rsid w:val="009A411B"/>
    <w:pPr>
      <w:tabs>
        <w:tab w:val="right" w:leader="dot" w:pos="7927"/>
      </w:tabs>
      <w:contextualSpacing/>
      <w:pPrChange w:id="4" w:author="Andries Pandia" w:date="2025-08-22T18:25:00Z">
        <w:pPr>
          <w:spacing w:before="120" w:line="360" w:lineRule="auto"/>
          <w:ind w:firstLine="720"/>
          <w:contextualSpacing/>
        </w:pPr>
      </w:pPrChange>
    </w:pPr>
    <w:rPr>
      <w:rFonts w:cstheme="minorHAnsi"/>
      <w:b/>
      <w:bCs/>
      <w:iCs/>
      <w:noProof/>
      <w:kern w:val="2"/>
      <w:lang w:val="en-US"/>
      <w14:ligatures w14:val="standardContextual"/>
      <w:rPrChange w:id="4" w:author="Andries Pandia" w:date="2025-08-22T18:25:00Z">
        <w:rPr>
          <w:rFonts w:asciiTheme="minorHAnsi" w:hAnsiTheme="minorHAnsi" w:cstheme="minorHAnsi"/>
          <w:b/>
          <w:bCs/>
          <w:i/>
          <w:iCs/>
          <w:noProof/>
          <w:kern w:val="2"/>
          <w:sz w:val="24"/>
          <w:szCs w:val="24"/>
          <w:lang w:val="id-ID" w:eastAsia="en-US" w:bidi="ar-SA"/>
          <w14:ligatures w14:val="standardContextual"/>
        </w:rPr>
      </w:rPrChange>
    </w:rPr>
  </w:style>
  <w:style w:type="character" w:styleId="Hyperlink">
    <w:name w:val="Hyperlink"/>
    <w:basedOn w:val="DefaultParagraphFont"/>
    <w:uiPriority w:val="99"/>
    <w:unhideWhenUsed/>
    <w:rsid w:val="00736C4B"/>
    <w:rPr>
      <w:color w:val="0563C1" w:themeColor="hyperlink"/>
      <w:u w:val="single"/>
    </w:rPr>
  </w:style>
  <w:style w:type="paragraph" w:styleId="TOC2">
    <w:name w:val="toc 2"/>
    <w:basedOn w:val="Normal"/>
    <w:next w:val="Normal"/>
    <w:autoRedefine/>
    <w:uiPriority w:val="39"/>
    <w:unhideWhenUsed/>
    <w:rsid w:val="001F7B12"/>
    <w:pPr>
      <w:tabs>
        <w:tab w:val="left" w:pos="1680"/>
        <w:tab w:val="right" w:leader="dot" w:pos="7927"/>
      </w:tabs>
      <w:spacing w:before="120"/>
      <w:ind w:left="238"/>
      <w:contextualSpacing/>
      <w:pPrChange w:id="5" w:author="Andries Pandia" w:date="2025-08-22T18:59:00Z">
        <w:pPr>
          <w:spacing w:before="120" w:line="360" w:lineRule="auto"/>
          <w:ind w:left="240" w:firstLine="720"/>
          <w:contextualSpacing/>
        </w:pPr>
      </w:pPrChange>
    </w:pPr>
    <w:rPr>
      <w:bCs/>
      <w:noProof/>
      <w:kern w:val="2"/>
      <w:lang w:val="id-ID"/>
      <w14:ligatures w14:val="standardContextual"/>
      <w:rPrChange w:id="5" w:author="Andries Pandia" w:date="2025-08-22T18:59:00Z">
        <w:rPr>
          <w:rFonts w:asciiTheme="minorHAnsi" w:hAnsiTheme="minorHAnsi" w:cstheme="minorHAnsi"/>
          <w:b/>
          <w:bCs/>
          <w:noProof/>
          <w:kern w:val="2"/>
          <w:sz w:val="22"/>
          <w:szCs w:val="22"/>
          <w:lang w:val="id-ID" w:eastAsia="en-US" w:bidi="ar-SA"/>
          <w14:ligatures w14:val="standardContextual"/>
        </w:rPr>
      </w:rPrChange>
    </w:rPr>
  </w:style>
  <w:style w:type="paragraph" w:styleId="TOC3">
    <w:name w:val="toc 3"/>
    <w:basedOn w:val="Normal"/>
    <w:next w:val="Normal"/>
    <w:autoRedefine/>
    <w:uiPriority w:val="39"/>
    <w:unhideWhenUsed/>
    <w:rsid w:val="001F7B12"/>
    <w:pPr>
      <w:tabs>
        <w:tab w:val="left" w:pos="2020"/>
        <w:tab w:val="right" w:leader="dot" w:pos="7927"/>
      </w:tabs>
      <w:ind w:left="482"/>
      <w:contextualSpacing/>
      <w:pPrChange w:id="6" w:author="Andries Pandia" w:date="2025-08-22T18:58:00Z">
        <w:pPr>
          <w:spacing w:line="360" w:lineRule="auto"/>
          <w:ind w:left="480" w:firstLine="720"/>
          <w:contextualSpacing/>
        </w:pPr>
      </w:pPrChange>
    </w:pPr>
    <w:rPr>
      <w:noProof/>
      <w:kern w:val="2"/>
      <w:lang w:val="id-ID"/>
      <w14:ligatures w14:val="standardContextual"/>
      <w:rPrChange w:id="6" w:author="Andries Pandia" w:date="2025-08-22T18:58:00Z">
        <w:rPr>
          <w:rFonts w:asciiTheme="minorHAnsi" w:hAnsiTheme="minorHAnsi" w:cstheme="minorHAnsi"/>
          <w:noProof/>
          <w:kern w:val="2"/>
          <w:lang w:val="id-ID" w:eastAsia="en-US" w:bidi="ar-SA"/>
          <w14:ligatures w14:val="standardContextual"/>
        </w:rPr>
      </w:rPrChange>
    </w:rPr>
  </w:style>
  <w:style w:type="paragraph" w:styleId="TOC4">
    <w:name w:val="toc 4"/>
    <w:basedOn w:val="Normal"/>
    <w:next w:val="Normal"/>
    <w:autoRedefine/>
    <w:uiPriority w:val="39"/>
    <w:unhideWhenUsed/>
    <w:rsid w:val="00736C4B"/>
    <w:pPr>
      <w:ind w:left="720"/>
      <w:contextualSpacing/>
    </w:pPr>
    <w:rPr>
      <w:rFonts w:asciiTheme="minorHAnsi" w:hAnsiTheme="minorHAnsi" w:cstheme="minorHAnsi"/>
      <w:noProof/>
      <w:kern w:val="2"/>
      <w:sz w:val="20"/>
      <w:szCs w:val="20"/>
      <w:lang w:val="id-ID"/>
      <w14:ligatures w14:val="standardContextual"/>
    </w:rPr>
  </w:style>
  <w:style w:type="paragraph" w:styleId="TOC5">
    <w:name w:val="toc 5"/>
    <w:basedOn w:val="Normal"/>
    <w:next w:val="Normal"/>
    <w:autoRedefine/>
    <w:uiPriority w:val="39"/>
    <w:unhideWhenUsed/>
    <w:rsid w:val="00736C4B"/>
    <w:pPr>
      <w:ind w:left="960"/>
      <w:contextualSpacing/>
    </w:pPr>
    <w:rPr>
      <w:rFonts w:asciiTheme="minorHAnsi" w:hAnsiTheme="minorHAnsi" w:cstheme="minorHAnsi"/>
      <w:noProof/>
      <w:kern w:val="2"/>
      <w:sz w:val="20"/>
      <w:szCs w:val="20"/>
      <w:lang w:val="id-ID"/>
      <w14:ligatures w14:val="standardContextual"/>
    </w:rPr>
  </w:style>
  <w:style w:type="paragraph" w:styleId="TOC6">
    <w:name w:val="toc 6"/>
    <w:basedOn w:val="Normal"/>
    <w:next w:val="Normal"/>
    <w:autoRedefine/>
    <w:uiPriority w:val="39"/>
    <w:unhideWhenUsed/>
    <w:rsid w:val="00736C4B"/>
    <w:pPr>
      <w:ind w:left="1200"/>
      <w:contextualSpacing/>
    </w:pPr>
    <w:rPr>
      <w:rFonts w:asciiTheme="minorHAnsi" w:hAnsiTheme="minorHAnsi" w:cstheme="minorHAnsi"/>
      <w:noProof/>
      <w:kern w:val="2"/>
      <w:sz w:val="20"/>
      <w:szCs w:val="20"/>
      <w:lang w:val="id-ID"/>
      <w14:ligatures w14:val="standardContextual"/>
    </w:rPr>
  </w:style>
  <w:style w:type="paragraph" w:styleId="TOC7">
    <w:name w:val="toc 7"/>
    <w:basedOn w:val="Normal"/>
    <w:next w:val="Normal"/>
    <w:autoRedefine/>
    <w:uiPriority w:val="39"/>
    <w:unhideWhenUsed/>
    <w:rsid w:val="00736C4B"/>
    <w:pPr>
      <w:ind w:left="1440"/>
      <w:contextualSpacing/>
    </w:pPr>
    <w:rPr>
      <w:rFonts w:asciiTheme="minorHAnsi" w:hAnsiTheme="minorHAnsi" w:cstheme="minorHAnsi"/>
      <w:noProof/>
      <w:kern w:val="2"/>
      <w:sz w:val="20"/>
      <w:szCs w:val="20"/>
      <w:lang w:val="id-ID"/>
      <w14:ligatures w14:val="standardContextual"/>
    </w:rPr>
  </w:style>
  <w:style w:type="paragraph" w:styleId="TOC8">
    <w:name w:val="toc 8"/>
    <w:basedOn w:val="Normal"/>
    <w:next w:val="Normal"/>
    <w:autoRedefine/>
    <w:uiPriority w:val="39"/>
    <w:unhideWhenUsed/>
    <w:rsid w:val="00736C4B"/>
    <w:pPr>
      <w:ind w:left="1680"/>
      <w:contextualSpacing/>
    </w:pPr>
    <w:rPr>
      <w:rFonts w:asciiTheme="minorHAnsi" w:hAnsiTheme="minorHAnsi" w:cstheme="minorHAnsi"/>
      <w:noProof/>
      <w:kern w:val="2"/>
      <w:sz w:val="20"/>
      <w:szCs w:val="20"/>
      <w:lang w:val="id-ID"/>
      <w14:ligatures w14:val="standardContextual"/>
    </w:rPr>
  </w:style>
  <w:style w:type="paragraph" w:styleId="TOC9">
    <w:name w:val="toc 9"/>
    <w:basedOn w:val="Normal"/>
    <w:next w:val="Normal"/>
    <w:autoRedefine/>
    <w:uiPriority w:val="39"/>
    <w:unhideWhenUsed/>
    <w:rsid w:val="00736C4B"/>
    <w:pPr>
      <w:ind w:left="1920"/>
      <w:contextualSpacing/>
    </w:pPr>
    <w:rPr>
      <w:rFonts w:asciiTheme="minorHAnsi" w:hAnsiTheme="minorHAnsi" w:cstheme="minorHAnsi"/>
      <w:noProof/>
      <w:kern w:val="2"/>
      <w:sz w:val="20"/>
      <w:szCs w:val="20"/>
      <w:lang w:val="id-ID"/>
      <w14:ligatures w14:val="standardContextual"/>
    </w:rPr>
  </w:style>
  <w:style w:type="paragraph" w:styleId="Caption">
    <w:name w:val="caption"/>
    <w:basedOn w:val="Normal"/>
    <w:next w:val="Normal"/>
    <w:uiPriority w:val="35"/>
    <w:unhideWhenUsed/>
    <w:qFormat/>
    <w:rsid w:val="0024292E"/>
    <w:pPr>
      <w:spacing w:after="200"/>
      <w:contextualSpacing/>
    </w:pPr>
    <w:rPr>
      <w:i/>
      <w:iCs/>
      <w:noProof/>
      <w:color w:val="44546A" w:themeColor="text2"/>
      <w:kern w:val="2"/>
      <w:sz w:val="18"/>
      <w:szCs w:val="18"/>
      <w:lang w:val="id-ID"/>
      <w14:ligatures w14:val="standardContextual"/>
    </w:rPr>
  </w:style>
  <w:style w:type="paragraph" w:styleId="TableofFigures">
    <w:name w:val="table of figures"/>
    <w:basedOn w:val="Normal"/>
    <w:next w:val="Normal"/>
    <w:link w:val="TableofFiguresChar"/>
    <w:uiPriority w:val="99"/>
    <w:unhideWhenUsed/>
    <w:rsid w:val="007B2D38"/>
    <w:pPr>
      <w:contextualSpacing/>
      <w:pPrChange w:id="7" w:author="Andries Pandia" w:date="2025-08-22T19:15:00Z">
        <w:pPr>
          <w:spacing w:line="360" w:lineRule="auto"/>
          <w:ind w:firstLine="720"/>
          <w:contextualSpacing/>
          <w:jc w:val="both"/>
        </w:pPr>
      </w:pPrChange>
    </w:pPr>
    <w:rPr>
      <w:noProof/>
      <w:kern w:val="2"/>
      <w:lang w:val="id-ID"/>
      <w14:ligatures w14:val="standardContextual"/>
      <w:rPrChange w:id="7" w:author="Andries Pandia" w:date="2025-08-22T19:15:00Z">
        <w:rPr>
          <w:noProof/>
          <w:kern w:val="2"/>
          <w:sz w:val="24"/>
          <w:szCs w:val="24"/>
          <w:lang w:val="id-ID" w:eastAsia="en-US" w:bidi="ar-SA"/>
          <w14:ligatures w14:val="standardContextual"/>
        </w:rPr>
      </w:rPrChange>
    </w:rPr>
  </w:style>
  <w:style w:type="character" w:customStyle="1" w:styleId="UnresolvedMention1">
    <w:name w:val="Unresolved Mention1"/>
    <w:basedOn w:val="DefaultParagraphFont"/>
    <w:uiPriority w:val="99"/>
    <w:semiHidden/>
    <w:unhideWhenUsed/>
    <w:rsid w:val="00026C2F"/>
    <w:rPr>
      <w:color w:val="605E5C"/>
      <w:shd w:val="clear" w:color="auto" w:fill="E1DFDD"/>
    </w:rPr>
  </w:style>
  <w:style w:type="character" w:styleId="FollowedHyperlink">
    <w:name w:val="FollowedHyperlink"/>
    <w:basedOn w:val="DefaultParagraphFont"/>
    <w:uiPriority w:val="99"/>
    <w:semiHidden/>
    <w:unhideWhenUsed/>
    <w:rsid w:val="00226153"/>
    <w:rPr>
      <w:color w:val="954F72" w:themeColor="followedHyperlink"/>
      <w:u w:val="single"/>
    </w:rPr>
  </w:style>
  <w:style w:type="paragraph" w:customStyle="1" w:styleId="s7">
    <w:name w:val="s7"/>
    <w:basedOn w:val="Normal"/>
    <w:rsid w:val="00357BE3"/>
    <w:pPr>
      <w:spacing w:before="100" w:beforeAutospacing="1" w:after="100" w:afterAutospacing="1"/>
    </w:pPr>
  </w:style>
  <w:style w:type="character" w:customStyle="1" w:styleId="s6">
    <w:name w:val="s6"/>
    <w:basedOn w:val="DefaultParagraphFont"/>
    <w:rsid w:val="00357BE3"/>
  </w:style>
  <w:style w:type="paragraph" w:customStyle="1" w:styleId="s5">
    <w:name w:val="s5"/>
    <w:basedOn w:val="Normal"/>
    <w:rsid w:val="00357BE3"/>
    <w:pPr>
      <w:spacing w:before="100" w:beforeAutospacing="1" w:after="100" w:afterAutospacing="1"/>
    </w:pPr>
  </w:style>
  <w:style w:type="character" w:customStyle="1" w:styleId="s4">
    <w:name w:val="s4"/>
    <w:basedOn w:val="DefaultParagraphFont"/>
    <w:rsid w:val="00357BE3"/>
  </w:style>
  <w:style w:type="paragraph" w:styleId="NoSpacing">
    <w:name w:val="No Spacing"/>
    <w:uiPriority w:val="1"/>
    <w:qFormat/>
    <w:rsid w:val="001772BC"/>
    <w:pPr>
      <w:spacing w:after="0" w:line="240" w:lineRule="auto"/>
      <w:ind w:firstLine="720"/>
      <w:contextualSpacing/>
      <w:jc w:val="both"/>
    </w:pPr>
    <w:rPr>
      <w:rFonts w:ascii="Times New Roman" w:eastAsia="Times New Roman" w:hAnsi="Times New Roman" w:cs="Times New Roman"/>
      <w:noProof/>
      <w:lang w:val="id-ID"/>
    </w:rPr>
  </w:style>
  <w:style w:type="character" w:styleId="PageNumber">
    <w:name w:val="page number"/>
    <w:basedOn w:val="DefaultParagraphFont"/>
    <w:uiPriority w:val="99"/>
    <w:semiHidden/>
    <w:unhideWhenUsed/>
    <w:rsid w:val="005413CF"/>
  </w:style>
  <w:style w:type="character" w:styleId="HTMLCode">
    <w:name w:val="HTML Code"/>
    <w:basedOn w:val="DefaultParagraphFont"/>
    <w:uiPriority w:val="99"/>
    <w:semiHidden/>
    <w:unhideWhenUsed/>
    <w:rsid w:val="003701C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E4C16"/>
    <w:rPr>
      <w:rFonts w:ascii="Tahoma" w:hAnsi="Tahoma" w:cs="Tahoma"/>
      <w:sz w:val="16"/>
      <w:szCs w:val="16"/>
    </w:rPr>
  </w:style>
  <w:style w:type="character" w:customStyle="1" w:styleId="BalloonTextChar">
    <w:name w:val="Balloon Text Char"/>
    <w:basedOn w:val="DefaultParagraphFont"/>
    <w:link w:val="BalloonText"/>
    <w:uiPriority w:val="99"/>
    <w:semiHidden/>
    <w:rsid w:val="00CE4C16"/>
    <w:rPr>
      <w:rFonts w:ascii="Tahoma" w:eastAsia="Times New Roman" w:hAnsi="Tahoma" w:cs="Tahoma"/>
      <w:noProof/>
      <w:sz w:val="16"/>
      <w:szCs w:val="16"/>
      <w:lang w:val="id-ID"/>
    </w:rPr>
  </w:style>
  <w:style w:type="character" w:styleId="CommentReference">
    <w:name w:val="annotation reference"/>
    <w:basedOn w:val="DefaultParagraphFont"/>
    <w:uiPriority w:val="99"/>
    <w:semiHidden/>
    <w:unhideWhenUsed/>
    <w:rsid w:val="00373B61"/>
    <w:rPr>
      <w:sz w:val="16"/>
      <w:szCs w:val="16"/>
    </w:rPr>
  </w:style>
  <w:style w:type="paragraph" w:styleId="CommentText">
    <w:name w:val="annotation text"/>
    <w:basedOn w:val="Normal"/>
    <w:link w:val="CommentTextChar"/>
    <w:uiPriority w:val="99"/>
    <w:semiHidden/>
    <w:unhideWhenUsed/>
    <w:rsid w:val="00373B61"/>
    <w:pPr>
      <w:contextualSpacing/>
    </w:pPr>
    <w:rPr>
      <w:noProof/>
      <w:kern w:val="2"/>
      <w:sz w:val="20"/>
      <w:szCs w:val="20"/>
      <w:lang w:val="id-ID"/>
      <w14:ligatures w14:val="standardContextual"/>
    </w:rPr>
  </w:style>
  <w:style w:type="character" w:customStyle="1" w:styleId="CommentTextChar">
    <w:name w:val="Comment Text Char"/>
    <w:basedOn w:val="DefaultParagraphFont"/>
    <w:link w:val="CommentText"/>
    <w:uiPriority w:val="99"/>
    <w:semiHidden/>
    <w:rsid w:val="00373B61"/>
    <w:rPr>
      <w:rFonts w:ascii="Times New Roman" w:eastAsia="Times New Roman" w:hAnsi="Times New Roman" w:cs="Times New Roman"/>
      <w:noProof/>
      <w:sz w:val="20"/>
      <w:szCs w:val="20"/>
      <w:lang w:val="id-ID"/>
    </w:rPr>
  </w:style>
  <w:style w:type="paragraph" w:styleId="CommentSubject">
    <w:name w:val="annotation subject"/>
    <w:basedOn w:val="CommentText"/>
    <w:next w:val="CommentText"/>
    <w:link w:val="CommentSubjectChar"/>
    <w:uiPriority w:val="99"/>
    <w:semiHidden/>
    <w:unhideWhenUsed/>
    <w:rsid w:val="00373B61"/>
    <w:rPr>
      <w:b/>
      <w:bCs/>
    </w:rPr>
  </w:style>
  <w:style w:type="character" w:customStyle="1" w:styleId="CommentSubjectChar">
    <w:name w:val="Comment Subject Char"/>
    <w:basedOn w:val="CommentTextChar"/>
    <w:link w:val="CommentSubject"/>
    <w:uiPriority w:val="99"/>
    <w:semiHidden/>
    <w:rsid w:val="00373B61"/>
    <w:rPr>
      <w:rFonts w:ascii="Times New Roman" w:eastAsia="Times New Roman" w:hAnsi="Times New Roman" w:cs="Times New Roman"/>
      <w:b/>
      <w:bCs/>
      <w:noProof/>
      <w:sz w:val="20"/>
      <w:szCs w:val="20"/>
      <w:lang w:val="id-ID"/>
    </w:rPr>
  </w:style>
  <w:style w:type="paragraph" w:styleId="Revision">
    <w:name w:val="Revision"/>
    <w:hidden/>
    <w:uiPriority w:val="99"/>
    <w:semiHidden/>
    <w:rsid w:val="00373B61"/>
    <w:pPr>
      <w:spacing w:after="0" w:line="240" w:lineRule="auto"/>
    </w:pPr>
    <w:rPr>
      <w:rFonts w:ascii="Times New Roman" w:eastAsia="Times New Roman" w:hAnsi="Times New Roman" w:cs="Times New Roman"/>
      <w:noProof/>
      <w:lang w:val="id-ID"/>
    </w:rPr>
  </w:style>
  <w:style w:type="paragraph" w:customStyle="1" w:styleId="TOF">
    <w:name w:val="TOF"/>
    <w:basedOn w:val="TableofFigures"/>
    <w:link w:val="TOFChar"/>
    <w:autoRedefine/>
    <w:qFormat/>
    <w:rsid w:val="004E35C9"/>
    <w:pPr>
      <w:ind w:firstLine="0"/>
      <w:jc w:val="center"/>
      <w:pPrChange w:id="8" w:author="Andries Pandia" w:date="2025-08-26T08:17:00Z">
        <w:pPr>
          <w:spacing w:line="360" w:lineRule="auto"/>
          <w:ind w:firstLine="720"/>
          <w:contextualSpacing/>
          <w:jc w:val="center"/>
        </w:pPr>
      </w:pPrChange>
    </w:pPr>
    <w:rPr>
      <w:iCs/>
      <w:rPrChange w:id="8" w:author="Andries Pandia" w:date="2025-08-26T08:17:00Z">
        <w:rPr>
          <w:noProof/>
          <w:kern w:val="2"/>
          <w:sz w:val="24"/>
          <w:szCs w:val="24"/>
          <w:lang w:val="id-ID" w:eastAsia="en-US" w:bidi="ar-SA"/>
          <w14:ligatures w14:val="standardContextual"/>
        </w:rPr>
      </w:rPrChange>
    </w:rPr>
  </w:style>
  <w:style w:type="character" w:customStyle="1" w:styleId="TableofFiguresChar">
    <w:name w:val="Table of Figures Char"/>
    <w:basedOn w:val="DefaultParagraphFont"/>
    <w:link w:val="TableofFigures"/>
    <w:uiPriority w:val="99"/>
    <w:rsid w:val="007B2D38"/>
    <w:rPr>
      <w:rFonts w:ascii="Times New Roman" w:eastAsia="Times New Roman" w:hAnsi="Times New Roman" w:cs="Times New Roman"/>
      <w:noProof/>
      <w:lang w:val="id-ID"/>
    </w:rPr>
  </w:style>
  <w:style w:type="character" w:customStyle="1" w:styleId="TOFChar">
    <w:name w:val="TOF Char"/>
    <w:basedOn w:val="TableofFiguresChar"/>
    <w:link w:val="TOF"/>
    <w:rsid w:val="004E35C9"/>
    <w:rPr>
      <w:rFonts w:ascii="Times New Roman" w:eastAsia="Times New Roman" w:hAnsi="Times New Roman" w:cs="Times New Roman"/>
      <w:iCs/>
      <w:noProof/>
      <w:lang w:val="id-ID"/>
    </w:rPr>
  </w:style>
  <w:style w:type="paragraph" w:customStyle="1" w:styleId="Lampiran">
    <w:name w:val="Lampiran"/>
    <w:basedOn w:val="Normal"/>
    <w:link w:val="LampiranChar"/>
    <w:qFormat/>
    <w:rsid w:val="007B2D38"/>
    <w:pPr>
      <w:contextualSpacing/>
      <w:jc w:val="center"/>
      <w:outlineLvl w:val="0"/>
      <w:pPrChange w:id="9" w:author="Andries Pandia" w:date="2025-08-22T19:14:00Z">
        <w:pPr>
          <w:spacing w:line="360" w:lineRule="auto"/>
          <w:contextualSpacing/>
          <w:jc w:val="center"/>
          <w:outlineLvl w:val="0"/>
        </w:pPr>
      </w:pPrChange>
    </w:pPr>
    <w:rPr>
      <w:b/>
      <w:noProof/>
      <w:kern w:val="2"/>
      <w:sz w:val="28"/>
      <w:szCs w:val="28"/>
      <w:lang w:val="id-ID"/>
      <w14:ligatures w14:val="standardContextual"/>
      <w:rPrChange w:id="9" w:author="Andries Pandia" w:date="2025-08-22T19:14:00Z">
        <w:rPr>
          <w:b/>
          <w:noProof/>
          <w:kern w:val="2"/>
          <w:sz w:val="28"/>
          <w:szCs w:val="28"/>
          <w:lang w:val="id-ID" w:eastAsia="en-US" w:bidi="ar-SA"/>
          <w14:ligatures w14:val="standardContextual"/>
        </w:rPr>
      </w:rPrChange>
    </w:rPr>
  </w:style>
  <w:style w:type="character" w:customStyle="1" w:styleId="LampiranChar">
    <w:name w:val="Lampiran Char"/>
    <w:basedOn w:val="DefaultParagraphFont"/>
    <w:link w:val="Lampiran"/>
    <w:rsid w:val="007B2D38"/>
    <w:rPr>
      <w:rFonts w:ascii="Times New Roman" w:eastAsia="Times New Roman" w:hAnsi="Times New Roman" w:cs="Times New Roman"/>
      <w:b/>
      <w:noProof/>
      <w:sz w:val="28"/>
      <w:szCs w:val="28"/>
      <w:lang w:val="id-ID"/>
    </w:rPr>
  </w:style>
  <w:style w:type="paragraph" w:customStyle="1" w:styleId="Abstrak">
    <w:name w:val="Abstrak"/>
    <w:basedOn w:val="Normal"/>
    <w:link w:val="AbstrakChar"/>
    <w:qFormat/>
    <w:rsid w:val="00A66A25"/>
    <w:pPr>
      <w:spacing w:line="240" w:lineRule="auto"/>
      <w:ind w:firstLine="0"/>
      <w:contextualSpacing/>
      <w:pPrChange w:id="10" w:author="Andries Pandia" w:date="2025-08-25T19:44:00Z">
        <w:pPr>
          <w:jc w:val="both"/>
        </w:pPr>
      </w:pPrChange>
    </w:pPr>
    <w:rPr>
      <w:noProof/>
      <w:lang w:val="id-ID"/>
      <w:rPrChange w:id="10" w:author="Andries Pandia" w:date="2025-08-25T19:44:00Z">
        <w:rPr>
          <w:noProof/>
          <w:sz w:val="24"/>
          <w:szCs w:val="24"/>
          <w:lang w:val="id-ID" w:eastAsia="en-US" w:bidi="ar-SA"/>
        </w:rPr>
      </w:rPrChange>
    </w:rPr>
  </w:style>
  <w:style w:type="character" w:customStyle="1" w:styleId="AbstrakChar">
    <w:name w:val="Abstrak Char"/>
    <w:basedOn w:val="DefaultParagraphFont"/>
    <w:link w:val="Abstrak"/>
    <w:rsid w:val="00A66A25"/>
    <w:rPr>
      <w:rFonts w:ascii="Times New Roman" w:eastAsia="Times New Roman" w:hAnsi="Times New Roman" w:cs="Times New Roman"/>
      <w:noProof/>
      <w:kern w:val="0"/>
      <w:lang w:val="id-ID"/>
      <w14:ligatures w14:val="none"/>
    </w:rPr>
  </w:style>
  <w:style w:type="paragraph" w:styleId="Bibliography">
    <w:name w:val="Bibliography"/>
    <w:basedOn w:val="Normal"/>
    <w:next w:val="Normal"/>
    <w:uiPriority w:val="37"/>
    <w:unhideWhenUsed/>
    <w:rsid w:val="0026797C"/>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564890">
      <w:bodyDiv w:val="1"/>
      <w:marLeft w:val="0"/>
      <w:marRight w:val="0"/>
      <w:marTop w:val="0"/>
      <w:marBottom w:val="0"/>
      <w:divBdr>
        <w:top w:val="none" w:sz="0" w:space="0" w:color="auto"/>
        <w:left w:val="none" w:sz="0" w:space="0" w:color="auto"/>
        <w:bottom w:val="none" w:sz="0" w:space="0" w:color="auto"/>
        <w:right w:val="none" w:sz="0" w:space="0" w:color="auto"/>
      </w:divBdr>
    </w:div>
    <w:div w:id="716510042">
      <w:bodyDiv w:val="1"/>
      <w:marLeft w:val="0"/>
      <w:marRight w:val="0"/>
      <w:marTop w:val="0"/>
      <w:marBottom w:val="0"/>
      <w:divBdr>
        <w:top w:val="none" w:sz="0" w:space="0" w:color="auto"/>
        <w:left w:val="none" w:sz="0" w:space="0" w:color="auto"/>
        <w:bottom w:val="none" w:sz="0" w:space="0" w:color="auto"/>
        <w:right w:val="none" w:sz="0" w:space="0" w:color="auto"/>
      </w:divBdr>
    </w:div>
    <w:div w:id="1258059553">
      <w:bodyDiv w:val="1"/>
      <w:marLeft w:val="0"/>
      <w:marRight w:val="0"/>
      <w:marTop w:val="0"/>
      <w:marBottom w:val="0"/>
      <w:divBdr>
        <w:top w:val="none" w:sz="0" w:space="0" w:color="auto"/>
        <w:left w:val="none" w:sz="0" w:space="0" w:color="auto"/>
        <w:bottom w:val="none" w:sz="0" w:space="0" w:color="auto"/>
        <w:right w:val="none" w:sz="0" w:space="0" w:color="auto"/>
      </w:divBdr>
    </w:div>
    <w:div w:id="1380205890">
      <w:bodyDiv w:val="1"/>
      <w:marLeft w:val="0"/>
      <w:marRight w:val="0"/>
      <w:marTop w:val="0"/>
      <w:marBottom w:val="0"/>
      <w:divBdr>
        <w:top w:val="none" w:sz="0" w:space="0" w:color="auto"/>
        <w:left w:val="none" w:sz="0" w:space="0" w:color="auto"/>
        <w:bottom w:val="none" w:sz="0" w:space="0" w:color="auto"/>
        <w:right w:val="none" w:sz="0" w:space="0" w:color="auto"/>
      </w:divBdr>
    </w:div>
    <w:div w:id="1491873127">
      <w:bodyDiv w:val="1"/>
      <w:marLeft w:val="0"/>
      <w:marRight w:val="0"/>
      <w:marTop w:val="0"/>
      <w:marBottom w:val="0"/>
      <w:divBdr>
        <w:top w:val="none" w:sz="0" w:space="0" w:color="auto"/>
        <w:left w:val="none" w:sz="0" w:space="0" w:color="auto"/>
        <w:bottom w:val="none" w:sz="0" w:space="0" w:color="auto"/>
        <w:right w:val="none" w:sz="0" w:space="0" w:color="auto"/>
      </w:divBdr>
    </w:div>
    <w:div w:id="1622691710">
      <w:bodyDiv w:val="1"/>
      <w:marLeft w:val="0"/>
      <w:marRight w:val="0"/>
      <w:marTop w:val="0"/>
      <w:marBottom w:val="0"/>
      <w:divBdr>
        <w:top w:val="none" w:sz="0" w:space="0" w:color="auto"/>
        <w:left w:val="none" w:sz="0" w:space="0" w:color="auto"/>
        <w:bottom w:val="none" w:sz="0" w:space="0" w:color="auto"/>
        <w:right w:val="none" w:sz="0" w:space="0" w:color="auto"/>
      </w:divBdr>
    </w:div>
    <w:div w:id="1689792688">
      <w:bodyDiv w:val="1"/>
      <w:marLeft w:val="0"/>
      <w:marRight w:val="0"/>
      <w:marTop w:val="0"/>
      <w:marBottom w:val="0"/>
      <w:divBdr>
        <w:top w:val="none" w:sz="0" w:space="0" w:color="auto"/>
        <w:left w:val="none" w:sz="0" w:space="0" w:color="auto"/>
        <w:bottom w:val="none" w:sz="0" w:space="0" w:color="auto"/>
        <w:right w:val="none" w:sz="0" w:space="0" w:color="auto"/>
      </w:divBdr>
    </w:div>
    <w:div w:id="1946231018">
      <w:bodyDiv w:val="1"/>
      <w:marLeft w:val="0"/>
      <w:marRight w:val="0"/>
      <w:marTop w:val="0"/>
      <w:marBottom w:val="0"/>
      <w:divBdr>
        <w:top w:val="none" w:sz="0" w:space="0" w:color="auto"/>
        <w:left w:val="none" w:sz="0" w:space="0" w:color="auto"/>
        <w:bottom w:val="none" w:sz="0" w:space="0" w:color="auto"/>
        <w:right w:val="none" w:sz="0" w:space="0" w:color="auto"/>
      </w:divBdr>
    </w:div>
    <w:div w:id="207716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5.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image" Target="media/image15.png"/><Relationship Id="rId10" Type="http://schemas.microsoft.com/office/2007/relationships/hdphoto" Target="media/hdphoto1.wdp"/><Relationship Id="rId19"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microsoft.com/office/2011/relationships/people" Target="people.xml"/><Relationship Id="rId20" Type="http://schemas.openxmlformats.org/officeDocument/2006/relationships/footer" Target="footer3.xm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48678-D3EF-40CB-BFCD-1A5EF6198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13421</Words>
  <Characters>76502</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bellandina</dc:creator>
  <cp:keywords/>
  <dc:description/>
  <cp:lastModifiedBy>Franzenn28</cp:lastModifiedBy>
  <cp:revision>6</cp:revision>
  <cp:lastPrinted>2025-08-26T02:54:00Z</cp:lastPrinted>
  <dcterms:created xsi:type="dcterms:W3CDTF">2025-08-26T02:30:00Z</dcterms:created>
  <dcterms:modified xsi:type="dcterms:W3CDTF">2025-08-28T09:24:00Z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id="D363K8oV"/&gt;&lt;style id="http://www.zotero.org/styles/universitas-negeri-yogyakarta-program-pascasarjana" hasBibliography="1" bibliographyStyleHasBeenSet="1"/&gt;&lt;prefs&gt;&lt;pref name="fieldType" value="Fi</vt:lpwstr>
  </property>
  <property fmtid="{D5CDD505-2E9C-101B-9397-08002B2CF9AE}" pid="3" name="ZOTERO_PREF_2">
    <vt:lpwstr>eld"/&gt;&lt;/prefs&gt;&lt;/data&gt;</vt:lpwstr>
  </property>
</Properties>
</file>